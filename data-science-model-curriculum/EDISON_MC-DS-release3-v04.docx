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232FDE" w14:textId="77777777" w:rsidR="00F46E46" w:rsidRPr="00F955B1" w:rsidRDefault="00F46E46" w:rsidP="00353174"/>
    <w:p w14:paraId="09F02A26" w14:textId="77777777" w:rsidR="00F46E46" w:rsidRPr="00F955B1" w:rsidRDefault="00F46E46" w:rsidP="00353174"/>
    <w:p w14:paraId="5D8DA6C1" w14:textId="030EA9D0" w:rsidR="00F46E46" w:rsidRPr="00F955B1" w:rsidRDefault="00B00A02" w:rsidP="00353174">
      <w:r w:rsidRPr="00BD204E">
        <w:rPr>
          <w:noProof/>
        </w:rPr>
        <w:drawing>
          <wp:anchor distT="0" distB="0" distL="114300" distR="114300" simplePos="0" relativeHeight="251659264" behindDoc="0" locked="0" layoutInCell="1" allowOverlap="1" wp14:anchorId="0F3CD95B" wp14:editId="30A66EFA">
            <wp:simplePos x="0" y="0"/>
            <wp:positionH relativeFrom="margin">
              <wp:posOffset>1905990</wp:posOffset>
            </wp:positionH>
            <wp:positionV relativeFrom="margin">
              <wp:posOffset>407208</wp:posOffset>
            </wp:positionV>
            <wp:extent cx="2264410" cy="6858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son_logo.png"/>
                    <pic:cNvPicPr/>
                  </pic:nvPicPr>
                  <pic:blipFill>
                    <a:blip r:embed="rId8">
                      <a:extLst>
                        <a:ext uri="{28A0092B-C50C-407E-A947-70E740481C1C}">
                          <a14:useLocalDpi xmlns:a14="http://schemas.microsoft.com/office/drawing/2010/main" val="0"/>
                        </a:ext>
                      </a:extLst>
                    </a:blip>
                    <a:stretch>
                      <a:fillRect/>
                    </a:stretch>
                  </pic:blipFill>
                  <pic:spPr>
                    <a:xfrm>
                      <a:off x="0" y="0"/>
                      <a:ext cx="2264410" cy="6858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pic:spPr>
                </pic:pic>
              </a:graphicData>
            </a:graphic>
            <wp14:sizeRelH relativeFrom="margin">
              <wp14:pctWidth>0</wp14:pctWidth>
            </wp14:sizeRelH>
            <wp14:sizeRelV relativeFrom="margin">
              <wp14:pctHeight>0</wp14:pctHeight>
            </wp14:sizeRelV>
          </wp:anchor>
        </w:drawing>
      </w:r>
    </w:p>
    <w:p w14:paraId="1E4327BC" w14:textId="2F3799A9" w:rsidR="00F46E46" w:rsidRPr="00F955B1" w:rsidRDefault="00F46E46" w:rsidP="00353174"/>
    <w:p w14:paraId="1158272C" w14:textId="585BB23E" w:rsidR="00F46E46" w:rsidRPr="00F955B1" w:rsidRDefault="00F46E46" w:rsidP="00353174"/>
    <w:p w14:paraId="7DE38E95" w14:textId="0513EE82" w:rsidR="00F46E46" w:rsidRPr="00F955B1" w:rsidRDefault="00F46E46" w:rsidP="00353174"/>
    <w:p w14:paraId="1DE1F4E6" w14:textId="77777777" w:rsidR="00F46E46" w:rsidRPr="00F955B1" w:rsidRDefault="00F46E46" w:rsidP="00353174"/>
    <w:p w14:paraId="0F63B597" w14:textId="77777777" w:rsidR="004F7C66" w:rsidRDefault="004F7C66" w:rsidP="00353174"/>
    <w:p w14:paraId="7F3A1241" w14:textId="77777777" w:rsidR="004F7C66" w:rsidRDefault="004F7C66" w:rsidP="00353174"/>
    <w:p w14:paraId="71DB54DA" w14:textId="77777777" w:rsidR="004F7C66" w:rsidRDefault="004F7C66" w:rsidP="00353174"/>
    <w:p w14:paraId="60D0EAF4" w14:textId="77777777" w:rsidR="00256D77" w:rsidRDefault="00256D77" w:rsidP="00353174"/>
    <w:p w14:paraId="49D28F9F" w14:textId="77777777" w:rsidR="00256D77" w:rsidRDefault="00256D77" w:rsidP="00353174"/>
    <w:p w14:paraId="2DDC9FB4" w14:textId="77777777" w:rsidR="00256D77" w:rsidRDefault="00256D77" w:rsidP="00353174"/>
    <w:p w14:paraId="23693CFE" w14:textId="77777777" w:rsidR="008A1C85" w:rsidRPr="00B00A02" w:rsidRDefault="008A1C85" w:rsidP="008A1C85">
      <w:pPr>
        <w:pStyle w:val="Title"/>
      </w:pPr>
      <w:r w:rsidRPr="00B00A02">
        <w:t xml:space="preserve">EDISON </w:t>
      </w:r>
      <w:r>
        <w:t>Data Science Framework:</w:t>
      </w:r>
    </w:p>
    <w:p w14:paraId="6C7D39AC" w14:textId="5B3CF517" w:rsidR="00372FAB" w:rsidRPr="00372FAB" w:rsidRDefault="008A1C85" w:rsidP="008A1C85">
      <w:pPr>
        <w:pStyle w:val="Title"/>
        <w:rPr>
          <w:sz w:val="40"/>
        </w:rPr>
      </w:pPr>
      <w:r>
        <w:rPr>
          <w:sz w:val="40"/>
        </w:rPr>
        <w:t xml:space="preserve">Part 3. </w:t>
      </w:r>
      <w:r w:rsidR="00072566" w:rsidRPr="00372FAB">
        <w:rPr>
          <w:sz w:val="40"/>
        </w:rPr>
        <w:t xml:space="preserve">Data Science </w:t>
      </w:r>
      <w:r w:rsidR="00B75EF3" w:rsidRPr="00372FAB">
        <w:rPr>
          <w:sz w:val="40"/>
        </w:rPr>
        <w:t>Model Curriculum</w:t>
      </w:r>
      <w:r w:rsidR="00196E25" w:rsidRPr="00372FAB">
        <w:rPr>
          <w:sz w:val="40"/>
        </w:rPr>
        <w:t xml:space="preserve"> </w:t>
      </w:r>
      <w:r w:rsidR="00072566" w:rsidRPr="00372FAB">
        <w:rPr>
          <w:sz w:val="40"/>
        </w:rPr>
        <w:t>(</w:t>
      </w:r>
      <w:r w:rsidR="00B75EF3" w:rsidRPr="00372FAB">
        <w:rPr>
          <w:sz w:val="40"/>
        </w:rPr>
        <w:t>MC-</w:t>
      </w:r>
      <w:r w:rsidR="00072566" w:rsidRPr="00372FAB">
        <w:rPr>
          <w:sz w:val="40"/>
        </w:rPr>
        <w:t>DS)</w:t>
      </w:r>
    </w:p>
    <w:p w14:paraId="5BC063DA" w14:textId="3BCBB7E4" w:rsidR="00F46E46" w:rsidRPr="00212624" w:rsidRDefault="00B26868" w:rsidP="00353174">
      <w:pPr>
        <w:pStyle w:val="Title"/>
        <w:rPr>
          <w:sz w:val="32"/>
          <w:szCs w:val="32"/>
        </w:rPr>
      </w:pPr>
      <w:r>
        <w:t xml:space="preserve">Release </w:t>
      </w:r>
      <w:r w:rsidR="00762930">
        <w:t>3</w:t>
      </w:r>
    </w:p>
    <w:p w14:paraId="7EC37B95" w14:textId="77777777" w:rsidR="00F46E46" w:rsidRDefault="00F46E46" w:rsidP="00353174"/>
    <w:p w14:paraId="7BFC2F6E" w14:textId="77777777" w:rsidR="00B00A02" w:rsidRDefault="00B00A02" w:rsidP="00353174"/>
    <w:p w14:paraId="03E7872C" w14:textId="77777777" w:rsidR="00256D77" w:rsidRDefault="00256D77" w:rsidP="00353174"/>
    <w:p w14:paraId="64396119" w14:textId="77777777" w:rsidR="00256D77" w:rsidRDefault="00256D77" w:rsidP="00353174"/>
    <w:p w14:paraId="084EEC2E" w14:textId="77777777" w:rsidR="00256D77" w:rsidRDefault="00256D77" w:rsidP="00353174"/>
    <w:p w14:paraId="56C749FF" w14:textId="77777777" w:rsidR="00256D77" w:rsidRDefault="00256D77" w:rsidP="00353174"/>
    <w:p w14:paraId="366E98B3" w14:textId="77777777" w:rsidR="00256D77" w:rsidRDefault="00256D77" w:rsidP="00353174"/>
    <w:p w14:paraId="4BE4D56E" w14:textId="77777777" w:rsidR="00256D77" w:rsidRDefault="00256D77" w:rsidP="00353174"/>
    <w:p w14:paraId="14B47B29" w14:textId="77777777" w:rsidR="00B00A02" w:rsidRPr="00F955B1" w:rsidRDefault="00B00A02" w:rsidP="00353174"/>
    <w:p w14:paraId="5EF33B50" w14:textId="77777777" w:rsidR="004F3D8F" w:rsidRDefault="004F3D8F" w:rsidP="004F3D8F">
      <w:pPr>
        <w:rPr>
          <w:sz w:val="24"/>
        </w:rPr>
      </w:pPr>
      <w:r w:rsidRPr="008208C3">
        <w:rPr>
          <w:sz w:val="24"/>
        </w:rPr>
        <w:t>EDISON Community Initiative</w:t>
      </w:r>
    </w:p>
    <w:p w14:paraId="34374501" w14:textId="77777777" w:rsidR="004F3D8F" w:rsidRPr="008208C3" w:rsidRDefault="004F3D8F" w:rsidP="004F3D8F">
      <w:pPr>
        <w:rPr>
          <w:sz w:val="24"/>
        </w:rPr>
      </w:pPr>
      <w:r>
        <w:rPr>
          <w:sz w:val="24"/>
        </w:rPr>
        <w:t>(Maintaining the H2020 EDISON project outcome)</w:t>
      </w:r>
    </w:p>
    <w:p w14:paraId="1C86CE90" w14:textId="2D7C08C4" w:rsidR="00F46E46" w:rsidRDefault="00F46E46" w:rsidP="00353174"/>
    <w:p w14:paraId="0653182C" w14:textId="77777777" w:rsidR="004F7C66" w:rsidRDefault="004F7C66" w:rsidP="00353174"/>
    <w:p w14:paraId="3CD315E5" w14:textId="77777777" w:rsidR="004F7C66" w:rsidRDefault="004F7C66" w:rsidP="00353174"/>
    <w:p w14:paraId="08FBB7BB" w14:textId="77777777" w:rsidR="004F7C66" w:rsidRDefault="004F7C66" w:rsidP="00353174"/>
    <w:p w14:paraId="0430860C" w14:textId="77777777" w:rsidR="00B00A02" w:rsidRDefault="00B00A02" w:rsidP="00353174"/>
    <w:p w14:paraId="5493316E" w14:textId="77777777" w:rsidR="00B00A02" w:rsidRDefault="00B00A02" w:rsidP="00353174"/>
    <w:p w14:paraId="1219CA1A" w14:textId="77777777" w:rsidR="004F3D8F" w:rsidRPr="00BD204E" w:rsidRDefault="004F3D8F" w:rsidP="004F3D8F"/>
    <w:tbl>
      <w:tblPr>
        <w:tblW w:w="8089" w:type="dxa"/>
        <w:tblInd w:w="684" w:type="dxa"/>
        <w:tblLayout w:type="fixed"/>
        <w:tblLook w:val="0000" w:firstRow="0" w:lastRow="0" w:firstColumn="0" w:lastColumn="0" w:noHBand="0" w:noVBand="0"/>
      </w:tblPr>
      <w:tblGrid>
        <w:gridCol w:w="3252"/>
        <w:gridCol w:w="4837"/>
      </w:tblGrid>
      <w:tr w:rsidR="004F3D8F" w:rsidRPr="00BD204E" w14:paraId="10852238" w14:textId="77777777" w:rsidTr="004F3D8F">
        <w:tc>
          <w:tcPr>
            <w:tcW w:w="3252" w:type="dxa"/>
            <w:tcBorders>
              <w:top w:val="single" w:sz="4" w:space="0" w:color="000000"/>
              <w:left w:val="single" w:sz="4" w:space="0" w:color="000000"/>
              <w:bottom w:val="single" w:sz="4" w:space="0" w:color="000000"/>
            </w:tcBorders>
          </w:tcPr>
          <w:p w14:paraId="026B0F75" w14:textId="77777777" w:rsidR="004F3D8F" w:rsidRPr="00BD204E" w:rsidRDefault="004F3D8F" w:rsidP="004F3D8F">
            <w:r>
              <w:t>Release</w:t>
            </w:r>
            <w:r w:rsidRPr="00BD204E">
              <w:t xml:space="preserve"> Date</w:t>
            </w:r>
          </w:p>
        </w:tc>
        <w:tc>
          <w:tcPr>
            <w:tcW w:w="4837" w:type="dxa"/>
            <w:tcBorders>
              <w:top w:val="single" w:sz="4" w:space="0" w:color="000000"/>
              <w:left w:val="single" w:sz="4" w:space="0" w:color="000000"/>
              <w:bottom w:val="single" w:sz="4" w:space="0" w:color="000000"/>
              <w:right w:val="single" w:sz="4" w:space="0" w:color="000000"/>
            </w:tcBorders>
          </w:tcPr>
          <w:p w14:paraId="603C9DF8" w14:textId="77777777" w:rsidR="004F3D8F" w:rsidRPr="00BD204E" w:rsidRDefault="004F3D8F" w:rsidP="004F3D8F">
            <w:r>
              <w:t>7 September</w:t>
            </w:r>
            <w:r w:rsidRPr="00BD204E">
              <w:t xml:space="preserve"> 201</w:t>
            </w:r>
            <w:r>
              <w:t>8</w:t>
            </w:r>
          </w:p>
        </w:tc>
      </w:tr>
      <w:tr w:rsidR="004F3D8F" w:rsidRPr="00BD204E" w14:paraId="5EF82A49" w14:textId="77777777" w:rsidTr="004F3D8F">
        <w:tc>
          <w:tcPr>
            <w:tcW w:w="3252" w:type="dxa"/>
            <w:tcBorders>
              <w:top w:val="single" w:sz="4" w:space="0" w:color="000000"/>
              <w:left w:val="single" w:sz="4" w:space="0" w:color="000000"/>
              <w:bottom w:val="single" w:sz="4" w:space="0" w:color="000000"/>
            </w:tcBorders>
          </w:tcPr>
          <w:p w14:paraId="5E7E70C5" w14:textId="77777777" w:rsidR="004F3D8F" w:rsidRPr="00BD204E" w:rsidRDefault="004F3D8F" w:rsidP="004F3D8F">
            <w:r w:rsidRPr="00BD204E">
              <w:t xml:space="preserve">Document </w:t>
            </w:r>
            <w:r>
              <w:t>Edit</w:t>
            </w:r>
            <w:r w:rsidRPr="00BD204E">
              <w:t xml:space="preserve">or/s </w:t>
            </w:r>
          </w:p>
        </w:tc>
        <w:tc>
          <w:tcPr>
            <w:tcW w:w="4837" w:type="dxa"/>
            <w:tcBorders>
              <w:top w:val="single" w:sz="4" w:space="0" w:color="000000"/>
              <w:left w:val="single" w:sz="4" w:space="0" w:color="000000"/>
              <w:bottom w:val="single" w:sz="4" w:space="0" w:color="000000"/>
              <w:right w:val="single" w:sz="4" w:space="0" w:color="000000"/>
            </w:tcBorders>
          </w:tcPr>
          <w:p w14:paraId="33B918C6" w14:textId="77777777" w:rsidR="004F3D8F" w:rsidRPr="00BD204E" w:rsidRDefault="004F3D8F" w:rsidP="004F3D8F">
            <w:r>
              <w:t>Yuri Demchenko</w:t>
            </w:r>
          </w:p>
        </w:tc>
      </w:tr>
      <w:tr w:rsidR="004F3D8F" w:rsidRPr="00BD204E" w14:paraId="6D25E3CD" w14:textId="77777777" w:rsidTr="004F3D8F">
        <w:tc>
          <w:tcPr>
            <w:tcW w:w="3252" w:type="dxa"/>
            <w:tcBorders>
              <w:top w:val="single" w:sz="4" w:space="0" w:color="000000"/>
              <w:left w:val="single" w:sz="4" w:space="0" w:color="000000"/>
              <w:bottom w:val="single" w:sz="4" w:space="0" w:color="000000"/>
            </w:tcBorders>
          </w:tcPr>
          <w:p w14:paraId="717B21DC" w14:textId="77777777" w:rsidR="004F3D8F" w:rsidRPr="00BD204E" w:rsidRDefault="004F3D8F" w:rsidP="004F3D8F">
            <w:r w:rsidRPr="00BD204E">
              <w:t>Version</w:t>
            </w:r>
          </w:p>
        </w:tc>
        <w:tc>
          <w:tcPr>
            <w:tcW w:w="4837" w:type="dxa"/>
            <w:tcBorders>
              <w:top w:val="single" w:sz="4" w:space="0" w:color="000000"/>
              <w:left w:val="single" w:sz="4" w:space="0" w:color="000000"/>
              <w:bottom w:val="single" w:sz="4" w:space="0" w:color="000000"/>
              <w:right w:val="single" w:sz="4" w:space="0" w:color="000000"/>
            </w:tcBorders>
          </w:tcPr>
          <w:p w14:paraId="1BCEF1FB" w14:textId="48F24D43" w:rsidR="004F3D8F" w:rsidRPr="00BD204E" w:rsidRDefault="004F3D8F" w:rsidP="004F3D8F">
            <w:r>
              <w:t>Release 3, v</w:t>
            </w:r>
            <w:r w:rsidRPr="00BD204E">
              <w:t>0.</w:t>
            </w:r>
            <w:r w:rsidR="003A4D21">
              <w:t>4</w:t>
            </w:r>
            <w:r>
              <w:t xml:space="preserve"> </w:t>
            </w:r>
          </w:p>
        </w:tc>
      </w:tr>
      <w:tr w:rsidR="004F3D8F" w:rsidRPr="00BD204E" w14:paraId="39D34887" w14:textId="77777777" w:rsidTr="004F3D8F">
        <w:tc>
          <w:tcPr>
            <w:tcW w:w="3252" w:type="dxa"/>
            <w:tcBorders>
              <w:top w:val="single" w:sz="4" w:space="0" w:color="000000"/>
              <w:left w:val="single" w:sz="4" w:space="0" w:color="000000"/>
              <w:bottom w:val="single" w:sz="4" w:space="0" w:color="000000"/>
            </w:tcBorders>
          </w:tcPr>
          <w:p w14:paraId="61A12376" w14:textId="77777777" w:rsidR="004F3D8F" w:rsidRPr="00BD204E" w:rsidRDefault="004F3D8F" w:rsidP="004F3D8F">
            <w:r w:rsidRPr="00BD204E">
              <w:t>Status</w:t>
            </w:r>
          </w:p>
        </w:tc>
        <w:tc>
          <w:tcPr>
            <w:tcW w:w="4837" w:type="dxa"/>
            <w:tcBorders>
              <w:top w:val="single" w:sz="4" w:space="0" w:color="000000"/>
              <w:left w:val="single" w:sz="4" w:space="0" w:color="000000"/>
              <w:bottom w:val="single" w:sz="4" w:space="0" w:color="000000"/>
              <w:right w:val="single" w:sz="4" w:space="0" w:color="000000"/>
            </w:tcBorders>
          </w:tcPr>
          <w:p w14:paraId="7DDA4699" w14:textId="77777777" w:rsidR="004F3D8F" w:rsidRPr="00BD204E" w:rsidRDefault="004F3D8F" w:rsidP="004F3D8F">
            <w:r>
              <w:t>Working document, request for comments</w:t>
            </w:r>
          </w:p>
        </w:tc>
      </w:tr>
    </w:tbl>
    <w:p w14:paraId="79924113" w14:textId="7AD77487" w:rsidR="004F3D8F" w:rsidRDefault="004F3D8F" w:rsidP="004F3D8F"/>
    <w:p w14:paraId="369E5E59" w14:textId="7496472F" w:rsidR="004F3D8F" w:rsidRDefault="004F3D8F" w:rsidP="004F3D8F"/>
    <w:p w14:paraId="4435C185" w14:textId="5D4DF770" w:rsidR="004F3D8F" w:rsidRDefault="004F3D8F" w:rsidP="004F3D8F"/>
    <w:p w14:paraId="131A61A7" w14:textId="77777777" w:rsidR="004F3D8F" w:rsidRPr="00BD204E" w:rsidRDefault="004F3D8F" w:rsidP="004F3D8F">
      <w:bookmarkStart w:id="0" w:name="_GoBack"/>
      <w:bookmarkEnd w:id="0"/>
    </w:p>
    <w:p w14:paraId="68B172DB" w14:textId="77777777" w:rsidR="00020E5A" w:rsidRDefault="00020E5A" w:rsidP="00020E5A"/>
    <w:p w14:paraId="7A902C06" w14:textId="77777777" w:rsidR="00020E5A" w:rsidRDefault="00020E5A" w:rsidP="00020E5A"/>
    <w:p w14:paraId="07F5D4AD" w14:textId="77777777" w:rsidR="00020E5A" w:rsidRPr="00BD204E" w:rsidRDefault="00020E5A" w:rsidP="00020E5A"/>
    <w:tbl>
      <w:tblPr>
        <w:tblW w:w="0" w:type="auto"/>
        <w:tblLook w:val="04A0" w:firstRow="1" w:lastRow="0" w:firstColumn="1" w:lastColumn="0" w:noHBand="0" w:noVBand="1"/>
      </w:tblPr>
      <w:tblGrid>
        <w:gridCol w:w="2405"/>
        <w:gridCol w:w="6657"/>
      </w:tblGrid>
      <w:tr w:rsidR="00020E5A" w:rsidRPr="008514F7" w14:paraId="6A0FE28E" w14:textId="77777777" w:rsidTr="00EE598B">
        <w:trPr>
          <w:trHeight w:val="480"/>
        </w:trPr>
        <w:tc>
          <w:tcPr>
            <w:tcW w:w="2405" w:type="dxa"/>
          </w:tcPr>
          <w:p w14:paraId="7CEC92F0" w14:textId="77777777" w:rsidR="00020E5A" w:rsidRPr="008514F7" w:rsidRDefault="00020E5A" w:rsidP="00EE598B">
            <w:pPr>
              <w:rPr>
                <w:sz w:val="18"/>
              </w:rPr>
            </w:pPr>
            <w:r>
              <w:rPr>
                <w:noProof/>
                <w:sz w:val="18"/>
              </w:rPr>
              <w:drawing>
                <wp:inline distT="0" distB="0" distL="0" distR="0" wp14:anchorId="2A4D81A3" wp14:editId="7A730807">
                  <wp:extent cx="1227411" cy="429442"/>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y.png"/>
                          <pic:cNvPicPr/>
                        </pic:nvPicPr>
                        <pic:blipFill>
                          <a:blip r:embed="rId9">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tc>
        <w:tc>
          <w:tcPr>
            <w:tcW w:w="6657" w:type="dxa"/>
          </w:tcPr>
          <w:p w14:paraId="1ACDF3D5" w14:textId="77777777" w:rsidR="00020E5A" w:rsidRPr="008514F7" w:rsidRDefault="00020E5A" w:rsidP="00EE598B">
            <w:pPr>
              <w:rPr>
                <w:sz w:val="18"/>
              </w:rPr>
            </w:pPr>
            <w:r w:rsidRPr="008514F7">
              <w:rPr>
                <w:sz w:val="18"/>
              </w:rPr>
              <w:t>This work is licensed under the Creative Commons Attribution 4.0 International License. To view a copy of this license, visit http://creativecommons.org/licenses/by/4.0/</w:t>
            </w:r>
          </w:p>
        </w:tc>
      </w:tr>
    </w:tbl>
    <w:p w14:paraId="7E7359EB" w14:textId="77777777" w:rsidR="00020E5A" w:rsidRDefault="00020E5A" w:rsidP="00020E5A"/>
    <w:p w14:paraId="2C619C9C" w14:textId="77777777" w:rsidR="00F46E46" w:rsidRPr="00F955B1" w:rsidRDefault="00F46E46" w:rsidP="00353174"/>
    <w:p w14:paraId="677AD3B1" w14:textId="7FE1BAE1" w:rsidR="00072566" w:rsidRDefault="00072566" w:rsidP="00353174">
      <w:r>
        <w:br w:type="page"/>
      </w:r>
    </w:p>
    <w:p w14:paraId="11CB43BA" w14:textId="0303332D" w:rsidR="00FF48AD" w:rsidRDefault="00FF48AD" w:rsidP="00353174">
      <w:bookmarkStart w:id="1" w:name="_Hlk519610155"/>
      <w:r w:rsidRPr="00BD204E">
        <w:lastRenderedPageBreak/>
        <w:t>Document Version Control</w:t>
      </w:r>
    </w:p>
    <w:p w14:paraId="2CCEF47B" w14:textId="77777777" w:rsidR="00FF48AD" w:rsidRDefault="00FF48AD" w:rsidP="00353174"/>
    <w:tbl>
      <w:tblPr>
        <w:tblW w:w="89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063"/>
        <w:gridCol w:w="1002"/>
        <w:gridCol w:w="1440"/>
        <w:gridCol w:w="3960"/>
        <w:gridCol w:w="1529"/>
      </w:tblGrid>
      <w:tr w:rsidR="00FF48AD" w:rsidRPr="00BD204E" w14:paraId="34BEBA92" w14:textId="77777777" w:rsidTr="00AD054A">
        <w:trPr>
          <w:cantSplit/>
          <w:trHeight w:val="336"/>
        </w:trPr>
        <w:tc>
          <w:tcPr>
            <w:tcW w:w="1063" w:type="dxa"/>
            <w:tcBorders>
              <w:top w:val="single" w:sz="4" w:space="0" w:color="auto"/>
              <w:left w:val="single" w:sz="4" w:space="0" w:color="auto"/>
              <w:bottom w:val="single" w:sz="4" w:space="0" w:color="auto"/>
              <w:right w:val="single" w:sz="4" w:space="0" w:color="auto"/>
            </w:tcBorders>
            <w:shd w:val="pct10" w:color="auto" w:fill="FFFFFF"/>
          </w:tcPr>
          <w:p w14:paraId="33EF56CD" w14:textId="77777777" w:rsidR="00FF48AD" w:rsidRDefault="00FF48AD" w:rsidP="00FF48AD"/>
          <w:p w14:paraId="75A44102" w14:textId="79AE6F43" w:rsidR="00FF48AD" w:rsidRPr="00BD204E" w:rsidRDefault="00FF48AD" w:rsidP="00FF48AD"/>
        </w:tc>
        <w:tc>
          <w:tcPr>
            <w:tcW w:w="1002" w:type="dxa"/>
            <w:tcBorders>
              <w:top w:val="single" w:sz="4" w:space="0" w:color="auto"/>
              <w:left w:val="single" w:sz="4" w:space="0" w:color="auto"/>
              <w:bottom w:val="single" w:sz="4" w:space="0" w:color="auto"/>
              <w:right w:val="single" w:sz="4" w:space="0" w:color="auto"/>
            </w:tcBorders>
            <w:shd w:val="pct10" w:color="auto" w:fill="FFFFFF"/>
          </w:tcPr>
          <w:p w14:paraId="701A259D" w14:textId="14C80E2C" w:rsidR="00FF48AD" w:rsidRPr="00BD204E" w:rsidRDefault="00FF48AD" w:rsidP="00FF48AD">
            <w:r w:rsidRPr="00BD204E">
              <w:t>Version</w:t>
            </w:r>
          </w:p>
        </w:tc>
        <w:tc>
          <w:tcPr>
            <w:tcW w:w="1440" w:type="dxa"/>
            <w:tcBorders>
              <w:top w:val="single" w:sz="4" w:space="0" w:color="auto"/>
              <w:left w:val="single" w:sz="4" w:space="0" w:color="auto"/>
              <w:bottom w:val="single" w:sz="4" w:space="0" w:color="auto"/>
              <w:right w:val="single" w:sz="4" w:space="0" w:color="auto"/>
            </w:tcBorders>
            <w:shd w:val="pct10" w:color="auto" w:fill="FFFFFF"/>
            <w:hideMark/>
          </w:tcPr>
          <w:p w14:paraId="395EE549" w14:textId="411F7D63" w:rsidR="00FF48AD" w:rsidRPr="00BD204E" w:rsidRDefault="00FF48AD" w:rsidP="00FF48AD">
            <w:r w:rsidRPr="00BD204E">
              <w:t>Date</w:t>
            </w:r>
          </w:p>
        </w:tc>
        <w:tc>
          <w:tcPr>
            <w:tcW w:w="3960" w:type="dxa"/>
            <w:tcBorders>
              <w:top w:val="single" w:sz="4" w:space="0" w:color="auto"/>
              <w:left w:val="single" w:sz="4" w:space="0" w:color="auto"/>
              <w:bottom w:val="single" w:sz="4" w:space="0" w:color="auto"/>
              <w:right w:val="single" w:sz="4" w:space="0" w:color="auto"/>
            </w:tcBorders>
            <w:shd w:val="pct10" w:color="auto" w:fill="FFFFFF"/>
            <w:hideMark/>
          </w:tcPr>
          <w:p w14:paraId="088EE93B" w14:textId="77777777" w:rsidR="00FF48AD" w:rsidRPr="00BD204E" w:rsidRDefault="00FF48AD" w:rsidP="00FF48AD">
            <w:r w:rsidRPr="00BD204E">
              <w:t>Change Made (and if appropriate reason for change)</w:t>
            </w:r>
          </w:p>
        </w:tc>
        <w:tc>
          <w:tcPr>
            <w:tcW w:w="1529" w:type="dxa"/>
            <w:tcBorders>
              <w:top w:val="single" w:sz="4" w:space="0" w:color="auto"/>
              <w:left w:val="single" w:sz="4" w:space="0" w:color="auto"/>
              <w:bottom w:val="single" w:sz="4" w:space="0" w:color="auto"/>
              <w:right w:val="single" w:sz="4" w:space="0" w:color="auto"/>
            </w:tcBorders>
            <w:shd w:val="pct10" w:color="auto" w:fill="FFFFFF"/>
            <w:hideMark/>
          </w:tcPr>
          <w:p w14:paraId="6D962963" w14:textId="77777777" w:rsidR="00FF48AD" w:rsidRPr="00BD204E" w:rsidRDefault="00FF48AD" w:rsidP="00FF48AD">
            <w:r w:rsidRPr="00BD204E">
              <w:t>Initials of Commentator(s) or Author(s)</w:t>
            </w:r>
          </w:p>
        </w:tc>
      </w:tr>
      <w:tr w:rsidR="00FF48AD" w:rsidRPr="00BD204E" w14:paraId="14B5F0D7" w14:textId="77777777" w:rsidTr="00AD054A">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5F4BA0B1" w14:textId="77777777" w:rsidR="00FF48AD" w:rsidRPr="00BD204E" w:rsidRDefault="00FF48AD" w:rsidP="00FF48AD">
            <w:r>
              <w:t>Release 1</w:t>
            </w:r>
          </w:p>
        </w:tc>
        <w:tc>
          <w:tcPr>
            <w:tcW w:w="1002" w:type="dxa"/>
            <w:tcBorders>
              <w:top w:val="single" w:sz="4" w:space="0" w:color="auto"/>
              <w:left w:val="single" w:sz="4" w:space="0" w:color="auto"/>
              <w:bottom w:val="single" w:sz="4" w:space="0" w:color="auto"/>
              <w:right w:val="single" w:sz="4" w:space="0" w:color="auto"/>
            </w:tcBorders>
          </w:tcPr>
          <w:p w14:paraId="4F5CD7FE" w14:textId="3ED95635" w:rsidR="00FF48AD" w:rsidRDefault="00FF48AD" w:rsidP="00FF48AD">
            <w:r>
              <w:t>0.1</w:t>
            </w:r>
          </w:p>
        </w:tc>
        <w:tc>
          <w:tcPr>
            <w:tcW w:w="1440" w:type="dxa"/>
            <w:tcBorders>
              <w:top w:val="single" w:sz="4" w:space="0" w:color="auto"/>
              <w:left w:val="single" w:sz="4" w:space="0" w:color="auto"/>
              <w:bottom w:val="single" w:sz="4" w:space="0" w:color="auto"/>
              <w:right w:val="single" w:sz="4" w:space="0" w:color="auto"/>
            </w:tcBorders>
            <w:vAlign w:val="center"/>
          </w:tcPr>
          <w:p w14:paraId="736081DC" w14:textId="3621F265" w:rsidR="00FF48AD" w:rsidRPr="00BD204E" w:rsidRDefault="00FF48AD" w:rsidP="00FF48AD">
            <w:r>
              <w:t>10/10/2016</w:t>
            </w:r>
          </w:p>
        </w:tc>
        <w:tc>
          <w:tcPr>
            <w:tcW w:w="3960" w:type="dxa"/>
            <w:tcBorders>
              <w:top w:val="single" w:sz="4" w:space="0" w:color="auto"/>
              <w:left w:val="single" w:sz="4" w:space="0" w:color="auto"/>
              <w:bottom w:val="single" w:sz="4" w:space="0" w:color="auto"/>
              <w:right w:val="single" w:sz="4" w:space="0" w:color="auto"/>
            </w:tcBorders>
            <w:vAlign w:val="center"/>
          </w:tcPr>
          <w:p w14:paraId="5862D3C6" w14:textId="77777777" w:rsidR="00FF48AD" w:rsidRPr="00BD204E" w:rsidRDefault="00FF48AD" w:rsidP="00FF48AD">
            <w:r>
              <w:t>Release 1 after ELG03 meeting discussion</w:t>
            </w:r>
          </w:p>
        </w:tc>
        <w:tc>
          <w:tcPr>
            <w:tcW w:w="1529" w:type="dxa"/>
            <w:tcBorders>
              <w:top w:val="single" w:sz="4" w:space="0" w:color="auto"/>
              <w:left w:val="single" w:sz="4" w:space="0" w:color="auto"/>
              <w:bottom w:val="single" w:sz="4" w:space="0" w:color="auto"/>
              <w:right w:val="single" w:sz="4" w:space="0" w:color="auto"/>
            </w:tcBorders>
            <w:vAlign w:val="center"/>
          </w:tcPr>
          <w:p w14:paraId="626340B3" w14:textId="77777777" w:rsidR="00FF48AD" w:rsidRPr="00BD204E" w:rsidRDefault="00FF48AD" w:rsidP="00FF48AD">
            <w:r>
              <w:t>YD</w:t>
            </w:r>
          </w:p>
        </w:tc>
      </w:tr>
      <w:tr w:rsidR="00FF48AD" w:rsidRPr="00BD204E" w14:paraId="7DCB2091" w14:textId="77777777" w:rsidTr="00AD054A">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22E52B78" w14:textId="77777777" w:rsidR="00FF48AD" w:rsidRPr="00BD204E" w:rsidRDefault="00FF48AD" w:rsidP="00FF48AD">
            <w:r>
              <w:t>Release 2</w:t>
            </w:r>
          </w:p>
        </w:tc>
        <w:tc>
          <w:tcPr>
            <w:tcW w:w="1002" w:type="dxa"/>
            <w:tcBorders>
              <w:top w:val="single" w:sz="4" w:space="0" w:color="auto"/>
              <w:left w:val="single" w:sz="4" w:space="0" w:color="auto"/>
              <w:bottom w:val="single" w:sz="4" w:space="0" w:color="auto"/>
              <w:right w:val="single" w:sz="4" w:space="0" w:color="auto"/>
            </w:tcBorders>
          </w:tcPr>
          <w:p w14:paraId="5213B6DE" w14:textId="502CC61B" w:rsidR="00FF48AD" w:rsidRDefault="00FF48AD" w:rsidP="00FF48AD">
            <w:r>
              <w:t>0.3</w:t>
            </w:r>
          </w:p>
        </w:tc>
        <w:tc>
          <w:tcPr>
            <w:tcW w:w="1440" w:type="dxa"/>
            <w:tcBorders>
              <w:top w:val="single" w:sz="4" w:space="0" w:color="auto"/>
              <w:left w:val="single" w:sz="4" w:space="0" w:color="auto"/>
              <w:bottom w:val="single" w:sz="4" w:space="0" w:color="auto"/>
              <w:right w:val="single" w:sz="4" w:space="0" w:color="auto"/>
            </w:tcBorders>
            <w:vAlign w:val="center"/>
          </w:tcPr>
          <w:p w14:paraId="4CC15962" w14:textId="37D71A2B" w:rsidR="00FF48AD" w:rsidRPr="00BD204E" w:rsidRDefault="00FF48AD" w:rsidP="00FF48AD">
            <w:r>
              <w:t>03/07/2017</w:t>
            </w:r>
          </w:p>
        </w:tc>
        <w:tc>
          <w:tcPr>
            <w:tcW w:w="3960" w:type="dxa"/>
            <w:tcBorders>
              <w:top w:val="single" w:sz="4" w:space="0" w:color="auto"/>
              <w:left w:val="single" w:sz="4" w:space="0" w:color="auto"/>
              <w:bottom w:val="single" w:sz="4" w:space="0" w:color="auto"/>
              <w:right w:val="single" w:sz="4" w:space="0" w:color="auto"/>
            </w:tcBorders>
            <w:vAlign w:val="center"/>
          </w:tcPr>
          <w:p w14:paraId="308EE6AF" w14:textId="77777777" w:rsidR="00FF48AD" w:rsidRPr="00BD204E" w:rsidRDefault="00FF48AD" w:rsidP="00FF48AD">
            <w:r>
              <w:t>Release 2 document (updated after multiple discussions and comments, feedback from champion universities, ELG04 comments)</w:t>
            </w:r>
          </w:p>
        </w:tc>
        <w:tc>
          <w:tcPr>
            <w:tcW w:w="1529" w:type="dxa"/>
            <w:tcBorders>
              <w:top w:val="single" w:sz="4" w:space="0" w:color="auto"/>
              <w:left w:val="single" w:sz="4" w:space="0" w:color="auto"/>
              <w:bottom w:val="single" w:sz="4" w:space="0" w:color="auto"/>
              <w:right w:val="single" w:sz="4" w:space="0" w:color="auto"/>
            </w:tcBorders>
            <w:vAlign w:val="center"/>
          </w:tcPr>
          <w:p w14:paraId="7534987E" w14:textId="77777777" w:rsidR="00FF48AD" w:rsidRPr="00BD204E" w:rsidRDefault="00FF48AD" w:rsidP="00FF48AD">
            <w:r>
              <w:t>TW, YD</w:t>
            </w:r>
          </w:p>
        </w:tc>
      </w:tr>
      <w:tr w:rsidR="00FF48AD" w:rsidRPr="00BD204E" w14:paraId="290B8FEF" w14:textId="77777777" w:rsidTr="00AD054A">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14083368" w14:textId="1E096132" w:rsidR="00FF48AD" w:rsidRPr="00BD204E" w:rsidRDefault="00FF48AD" w:rsidP="00FF48AD">
            <w:r>
              <w:t>Release 3</w:t>
            </w:r>
          </w:p>
        </w:tc>
        <w:tc>
          <w:tcPr>
            <w:tcW w:w="1002" w:type="dxa"/>
            <w:tcBorders>
              <w:top w:val="single" w:sz="4" w:space="0" w:color="auto"/>
              <w:left w:val="single" w:sz="4" w:space="0" w:color="auto"/>
              <w:bottom w:val="single" w:sz="4" w:space="0" w:color="auto"/>
              <w:right w:val="single" w:sz="4" w:space="0" w:color="auto"/>
            </w:tcBorders>
            <w:vAlign w:val="center"/>
          </w:tcPr>
          <w:p w14:paraId="1B0A0626" w14:textId="7E2AEF57" w:rsidR="00FF48AD" w:rsidRDefault="00FF48AD" w:rsidP="00FF48AD">
            <w:r>
              <w:t>0.4</w:t>
            </w:r>
          </w:p>
        </w:tc>
        <w:tc>
          <w:tcPr>
            <w:tcW w:w="1440" w:type="dxa"/>
            <w:tcBorders>
              <w:top w:val="single" w:sz="4" w:space="0" w:color="auto"/>
              <w:left w:val="single" w:sz="4" w:space="0" w:color="auto"/>
              <w:bottom w:val="single" w:sz="4" w:space="0" w:color="auto"/>
              <w:right w:val="single" w:sz="4" w:space="0" w:color="auto"/>
            </w:tcBorders>
            <w:vAlign w:val="center"/>
          </w:tcPr>
          <w:p w14:paraId="19A8D162" w14:textId="5D6A4035" w:rsidR="00FF48AD" w:rsidRPr="00BD204E" w:rsidRDefault="00FF48AD" w:rsidP="00FF48AD">
            <w:r>
              <w:t>0</w:t>
            </w:r>
            <w:r w:rsidR="004F3D8F">
              <w:t>7</w:t>
            </w:r>
            <w:r>
              <w:t>/0</w:t>
            </w:r>
            <w:r w:rsidR="004F3D8F">
              <w:t>9</w:t>
            </w:r>
            <w:r>
              <w:t>/2018</w:t>
            </w:r>
          </w:p>
        </w:tc>
        <w:tc>
          <w:tcPr>
            <w:tcW w:w="3960" w:type="dxa"/>
            <w:tcBorders>
              <w:top w:val="single" w:sz="4" w:space="0" w:color="auto"/>
              <w:left w:val="single" w:sz="4" w:space="0" w:color="auto"/>
              <w:bottom w:val="single" w:sz="4" w:space="0" w:color="auto"/>
              <w:right w:val="single" w:sz="4" w:space="0" w:color="auto"/>
            </w:tcBorders>
            <w:vAlign w:val="center"/>
          </w:tcPr>
          <w:p w14:paraId="7C7563B5" w14:textId="5D899CD5" w:rsidR="00FF48AD" w:rsidRPr="00BD204E" w:rsidRDefault="00FF48AD" w:rsidP="00FF48AD">
            <w:r>
              <w:t>Pre-release 3. Definition of courses templates is revised. New courses included.</w:t>
            </w:r>
          </w:p>
        </w:tc>
        <w:tc>
          <w:tcPr>
            <w:tcW w:w="1529" w:type="dxa"/>
            <w:tcBorders>
              <w:top w:val="single" w:sz="4" w:space="0" w:color="auto"/>
              <w:left w:val="single" w:sz="4" w:space="0" w:color="auto"/>
              <w:bottom w:val="single" w:sz="4" w:space="0" w:color="auto"/>
              <w:right w:val="single" w:sz="4" w:space="0" w:color="auto"/>
            </w:tcBorders>
            <w:vAlign w:val="center"/>
          </w:tcPr>
          <w:p w14:paraId="3E7EFF0E" w14:textId="4344F560" w:rsidR="00FF48AD" w:rsidRPr="00BD204E" w:rsidRDefault="00FF48AD" w:rsidP="00FF48AD">
            <w:r>
              <w:t>YD, TW</w:t>
            </w:r>
          </w:p>
        </w:tc>
      </w:tr>
      <w:tr w:rsidR="00FF48AD" w:rsidRPr="00BD204E" w14:paraId="5350E4E6" w14:textId="77777777" w:rsidTr="00AD054A">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3B9D811E" w14:textId="23C7C5A8" w:rsidR="00FF48AD" w:rsidRPr="00BD204E" w:rsidRDefault="00FF48AD" w:rsidP="00FF48AD"/>
        </w:tc>
        <w:tc>
          <w:tcPr>
            <w:tcW w:w="1002" w:type="dxa"/>
            <w:tcBorders>
              <w:top w:val="single" w:sz="4" w:space="0" w:color="auto"/>
              <w:left w:val="single" w:sz="4" w:space="0" w:color="auto"/>
              <w:bottom w:val="single" w:sz="4" w:space="0" w:color="auto"/>
              <w:right w:val="single" w:sz="4" w:space="0" w:color="auto"/>
            </w:tcBorders>
          </w:tcPr>
          <w:p w14:paraId="46226D90" w14:textId="77777777" w:rsidR="00FF48AD" w:rsidRPr="00BD204E" w:rsidRDefault="00FF48AD" w:rsidP="00FF48AD"/>
        </w:tc>
        <w:tc>
          <w:tcPr>
            <w:tcW w:w="1440" w:type="dxa"/>
            <w:tcBorders>
              <w:top w:val="single" w:sz="4" w:space="0" w:color="auto"/>
              <w:left w:val="single" w:sz="4" w:space="0" w:color="auto"/>
              <w:bottom w:val="single" w:sz="4" w:space="0" w:color="auto"/>
              <w:right w:val="single" w:sz="4" w:space="0" w:color="auto"/>
            </w:tcBorders>
            <w:vAlign w:val="center"/>
          </w:tcPr>
          <w:p w14:paraId="246F25B4" w14:textId="6A9A8D0F" w:rsidR="00FF48AD" w:rsidRPr="00BD204E" w:rsidRDefault="00FF48AD" w:rsidP="00FF48AD"/>
        </w:tc>
        <w:tc>
          <w:tcPr>
            <w:tcW w:w="3960" w:type="dxa"/>
            <w:tcBorders>
              <w:top w:val="single" w:sz="4" w:space="0" w:color="auto"/>
              <w:left w:val="single" w:sz="4" w:space="0" w:color="auto"/>
              <w:bottom w:val="single" w:sz="4" w:space="0" w:color="auto"/>
              <w:right w:val="single" w:sz="4" w:space="0" w:color="auto"/>
            </w:tcBorders>
            <w:vAlign w:val="center"/>
          </w:tcPr>
          <w:p w14:paraId="57064102" w14:textId="40AC57D9" w:rsidR="00FF48AD" w:rsidRPr="00BD204E" w:rsidRDefault="00FF48AD" w:rsidP="00FF48AD"/>
        </w:tc>
        <w:tc>
          <w:tcPr>
            <w:tcW w:w="1529" w:type="dxa"/>
            <w:tcBorders>
              <w:top w:val="single" w:sz="4" w:space="0" w:color="auto"/>
              <w:left w:val="single" w:sz="4" w:space="0" w:color="auto"/>
              <w:bottom w:val="single" w:sz="4" w:space="0" w:color="auto"/>
              <w:right w:val="single" w:sz="4" w:space="0" w:color="auto"/>
            </w:tcBorders>
            <w:vAlign w:val="center"/>
          </w:tcPr>
          <w:p w14:paraId="25F8C2AB" w14:textId="07897DD0" w:rsidR="00FF48AD" w:rsidRPr="00BD204E" w:rsidRDefault="00FF48AD" w:rsidP="00FF48AD"/>
        </w:tc>
      </w:tr>
      <w:tr w:rsidR="00FF48AD" w:rsidRPr="00BD204E" w14:paraId="21F36858" w14:textId="77777777" w:rsidTr="00AD054A">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381EDF23" w14:textId="77777777" w:rsidR="00FF48AD" w:rsidRPr="00BD204E" w:rsidRDefault="00FF48AD" w:rsidP="00FF48AD"/>
        </w:tc>
        <w:tc>
          <w:tcPr>
            <w:tcW w:w="1002" w:type="dxa"/>
            <w:tcBorders>
              <w:top w:val="single" w:sz="4" w:space="0" w:color="auto"/>
              <w:left w:val="single" w:sz="4" w:space="0" w:color="auto"/>
              <w:bottom w:val="single" w:sz="4" w:space="0" w:color="auto"/>
              <w:right w:val="single" w:sz="4" w:space="0" w:color="auto"/>
            </w:tcBorders>
          </w:tcPr>
          <w:p w14:paraId="60DC5B2D" w14:textId="77777777" w:rsidR="00FF48AD" w:rsidRPr="00BD204E" w:rsidRDefault="00FF48AD" w:rsidP="00FF48AD"/>
        </w:tc>
        <w:tc>
          <w:tcPr>
            <w:tcW w:w="1440" w:type="dxa"/>
            <w:tcBorders>
              <w:top w:val="single" w:sz="4" w:space="0" w:color="auto"/>
              <w:left w:val="single" w:sz="4" w:space="0" w:color="auto"/>
              <w:bottom w:val="single" w:sz="4" w:space="0" w:color="auto"/>
              <w:right w:val="single" w:sz="4" w:space="0" w:color="auto"/>
            </w:tcBorders>
            <w:vAlign w:val="center"/>
          </w:tcPr>
          <w:p w14:paraId="13630501" w14:textId="31D2037B" w:rsidR="00FF48AD" w:rsidRPr="00BD204E" w:rsidRDefault="00FF48AD" w:rsidP="00FF48AD"/>
        </w:tc>
        <w:tc>
          <w:tcPr>
            <w:tcW w:w="3960" w:type="dxa"/>
            <w:tcBorders>
              <w:top w:val="single" w:sz="4" w:space="0" w:color="auto"/>
              <w:left w:val="single" w:sz="4" w:space="0" w:color="auto"/>
              <w:bottom w:val="single" w:sz="4" w:space="0" w:color="auto"/>
              <w:right w:val="single" w:sz="4" w:space="0" w:color="auto"/>
            </w:tcBorders>
            <w:vAlign w:val="center"/>
          </w:tcPr>
          <w:p w14:paraId="58C3AF2F" w14:textId="33C6FD44" w:rsidR="00FF48AD" w:rsidRPr="00BD204E" w:rsidRDefault="00FF48AD" w:rsidP="00FF48AD"/>
        </w:tc>
        <w:tc>
          <w:tcPr>
            <w:tcW w:w="1529" w:type="dxa"/>
            <w:tcBorders>
              <w:top w:val="single" w:sz="4" w:space="0" w:color="auto"/>
              <w:left w:val="single" w:sz="4" w:space="0" w:color="auto"/>
              <w:bottom w:val="single" w:sz="4" w:space="0" w:color="auto"/>
              <w:right w:val="single" w:sz="4" w:space="0" w:color="auto"/>
            </w:tcBorders>
            <w:vAlign w:val="center"/>
          </w:tcPr>
          <w:p w14:paraId="66248446" w14:textId="01D06BDF" w:rsidR="00FF48AD" w:rsidRPr="00BD204E" w:rsidRDefault="00FF48AD" w:rsidP="00FF48AD"/>
        </w:tc>
      </w:tr>
      <w:tr w:rsidR="00FF48AD" w:rsidRPr="00BD204E" w14:paraId="5FC2B795" w14:textId="77777777" w:rsidTr="00AD054A">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11F6B590" w14:textId="77777777" w:rsidR="00FF48AD" w:rsidRPr="00BD204E" w:rsidRDefault="00FF48AD" w:rsidP="00FF48AD"/>
        </w:tc>
        <w:tc>
          <w:tcPr>
            <w:tcW w:w="1002" w:type="dxa"/>
            <w:tcBorders>
              <w:top w:val="single" w:sz="4" w:space="0" w:color="auto"/>
              <w:left w:val="single" w:sz="4" w:space="0" w:color="auto"/>
              <w:bottom w:val="single" w:sz="4" w:space="0" w:color="auto"/>
              <w:right w:val="single" w:sz="4" w:space="0" w:color="auto"/>
            </w:tcBorders>
          </w:tcPr>
          <w:p w14:paraId="7C677D6C" w14:textId="77777777" w:rsidR="00FF48AD" w:rsidRPr="00BD204E" w:rsidRDefault="00FF48AD" w:rsidP="00FF48AD"/>
        </w:tc>
        <w:tc>
          <w:tcPr>
            <w:tcW w:w="1440" w:type="dxa"/>
            <w:tcBorders>
              <w:top w:val="single" w:sz="4" w:space="0" w:color="auto"/>
              <w:left w:val="single" w:sz="4" w:space="0" w:color="auto"/>
              <w:bottom w:val="single" w:sz="4" w:space="0" w:color="auto"/>
              <w:right w:val="single" w:sz="4" w:space="0" w:color="auto"/>
            </w:tcBorders>
            <w:vAlign w:val="center"/>
          </w:tcPr>
          <w:p w14:paraId="40A014A1" w14:textId="00A2B0DB" w:rsidR="00FF48AD" w:rsidRPr="00BD204E" w:rsidRDefault="00FF48AD" w:rsidP="00FF48AD"/>
        </w:tc>
        <w:tc>
          <w:tcPr>
            <w:tcW w:w="3960" w:type="dxa"/>
            <w:tcBorders>
              <w:top w:val="single" w:sz="4" w:space="0" w:color="auto"/>
              <w:left w:val="single" w:sz="4" w:space="0" w:color="auto"/>
              <w:bottom w:val="single" w:sz="4" w:space="0" w:color="auto"/>
              <w:right w:val="single" w:sz="4" w:space="0" w:color="auto"/>
            </w:tcBorders>
            <w:vAlign w:val="center"/>
          </w:tcPr>
          <w:p w14:paraId="58442A9F" w14:textId="0464A7A4" w:rsidR="00FF48AD" w:rsidRPr="00BD204E" w:rsidRDefault="00FF48AD" w:rsidP="00FF48AD"/>
        </w:tc>
        <w:tc>
          <w:tcPr>
            <w:tcW w:w="1529" w:type="dxa"/>
            <w:tcBorders>
              <w:top w:val="single" w:sz="4" w:space="0" w:color="auto"/>
              <w:left w:val="single" w:sz="4" w:space="0" w:color="auto"/>
              <w:bottom w:val="single" w:sz="4" w:space="0" w:color="auto"/>
              <w:right w:val="single" w:sz="4" w:space="0" w:color="auto"/>
            </w:tcBorders>
            <w:vAlign w:val="center"/>
          </w:tcPr>
          <w:p w14:paraId="4A23F033" w14:textId="77777777" w:rsidR="00FF48AD" w:rsidRPr="00BD204E" w:rsidRDefault="00FF48AD" w:rsidP="00FF48AD"/>
        </w:tc>
      </w:tr>
      <w:tr w:rsidR="00FF48AD" w:rsidRPr="00BD204E" w14:paraId="27AA8F86" w14:textId="77777777" w:rsidTr="00AD054A">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4C09ADEA" w14:textId="77777777" w:rsidR="00FF48AD" w:rsidRPr="00BD204E" w:rsidRDefault="00FF48AD" w:rsidP="00FF48AD"/>
        </w:tc>
        <w:tc>
          <w:tcPr>
            <w:tcW w:w="1002" w:type="dxa"/>
            <w:tcBorders>
              <w:top w:val="single" w:sz="4" w:space="0" w:color="auto"/>
              <w:left w:val="single" w:sz="4" w:space="0" w:color="auto"/>
              <w:bottom w:val="single" w:sz="4" w:space="0" w:color="auto"/>
              <w:right w:val="single" w:sz="4" w:space="0" w:color="auto"/>
            </w:tcBorders>
          </w:tcPr>
          <w:p w14:paraId="21FC753C" w14:textId="77777777" w:rsidR="00FF48AD" w:rsidRPr="00BD204E" w:rsidRDefault="00FF48AD" w:rsidP="00FF48AD"/>
        </w:tc>
        <w:tc>
          <w:tcPr>
            <w:tcW w:w="1440" w:type="dxa"/>
            <w:tcBorders>
              <w:top w:val="single" w:sz="4" w:space="0" w:color="auto"/>
              <w:left w:val="single" w:sz="4" w:space="0" w:color="auto"/>
              <w:bottom w:val="single" w:sz="4" w:space="0" w:color="auto"/>
              <w:right w:val="single" w:sz="4" w:space="0" w:color="auto"/>
            </w:tcBorders>
            <w:vAlign w:val="center"/>
          </w:tcPr>
          <w:p w14:paraId="2A61BB3B" w14:textId="29439D76" w:rsidR="00FF48AD" w:rsidRPr="00BD204E" w:rsidRDefault="00FF48AD" w:rsidP="00FF48AD"/>
        </w:tc>
        <w:tc>
          <w:tcPr>
            <w:tcW w:w="3960" w:type="dxa"/>
            <w:tcBorders>
              <w:top w:val="single" w:sz="4" w:space="0" w:color="auto"/>
              <w:left w:val="single" w:sz="4" w:space="0" w:color="auto"/>
              <w:bottom w:val="single" w:sz="4" w:space="0" w:color="auto"/>
              <w:right w:val="single" w:sz="4" w:space="0" w:color="auto"/>
            </w:tcBorders>
            <w:vAlign w:val="center"/>
          </w:tcPr>
          <w:p w14:paraId="02589C61" w14:textId="77777777" w:rsidR="00FF48AD" w:rsidRPr="00BD204E" w:rsidRDefault="00FF48AD" w:rsidP="00FF48AD"/>
        </w:tc>
        <w:tc>
          <w:tcPr>
            <w:tcW w:w="1529" w:type="dxa"/>
            <w:tcBorders>
              <w:top w:val="single" w:sz="4" w:space="0" w:color="auto"/>
              <w:left w:val="single" w:sz="4" w:space="0" w:color="auto"/>
              <w:bottom w:val="single" w:sz="4" w:space="0" w:color="auto"/>
              <w:right w:val="single" w:sz="4" w:space="0" w:color="auto"/>
            </w:tcBorders>
            <w:vAlign w:val="center"/>
          </w:tcPr>
          <w:p w14:paraId="1C73F5D4" w14:textId="77777777" w:rsidR="00FF48AD" w:rsidRPr="00BD204E" w:rsidRDefault="00FF48AD" w:rsidP="00FF48AD"/>
        </w:tc>
      </w:tr>
      <w:tr w:rsidR="00FF48AD" w:rsidRPr="00BD204E" w14:paraId="715E136D" w14:textId="77777777" w:rsidTr="00AD054A">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5550D96D" w14:textId="77777777" w:rsidR="00FF48AD" w:rsidRPr="00BD204E" w:rsidRDefault="00FF48AD" w:rsidP="00FF48AD"/>
        </w:tc>
        <w:tc>
          <w:tcPr>
            <w:tcW w:w="1002" w:type="dxa"/>
            <w:tcBorders>
              <w:top w:val="single" w:sz="4" w:space="0" w:color="auto"/>
              <w:left w:val="single" w:sz="4" w:space="0" w:color="auto"/>
              <w:bottom w:val="single" w:sz="4" w:space="0" w:color="auto"/>
              <w:right w:val="single" w:sz="4" w:space="0" w:color="auto"/>
            </w:tcBorders>
          </w:tcPr>
          <w:p w14:paraId="0B3B668A" w14:textId="77777777" w:rsidR="00FF48AD" w:rsidRPr="00BD204E" w:rsidRDefault="00FF48AD" w:rsidP="00FF48AD"/>
        </w:tc>
        <w:tc>
          <w:tcPr>
            <w:tcW w:w="1440" w:type="dxa"/>
            <w:tcBorders>
              <w:top w:val="single" w:sz="4" w:space="0" w:color="auto"/>
              <w:left w:val="single" w:sz="4" w:space="0" w:color="auto"/>
              <w:bottom w:val="single" w:sz="4" w:space="0" w:color="auto"/>
              <w:right w:val="single" w:sz="4" w:space="0" w:color="auto"/>
            </w:tcBorders>
            <w:vAlign w:val="center"/>
          </w:tcPr>
          <w:p w14:paraId="19B20AF5" w14:textId="6D2A4F91" w:rsidR="00FF48AD" w:rsidRPr="00BD204E" w:rsidRDefault="00FF48AD" w:rsidP="00FF48AD"/>
        </w:tc>
        <w:tc>
          <w:tcPr>
            <w:tcW w:w="3960" w:type="dxa"/>
            <w:tcBorders>
              <w:top w:val="single" w:sz="4" w:space="0" w:color="auto"/>
              <w:left w:val="single" w:sz="4" w:space="0" w:color="auto"/>
              <w:bottom w:val="single" w:sz="4" w:space="0" w:color="auto"/>
              <w:right w:val="single" w:sz="4" w:space="0" w:color="auto"/>
            </w:tcBorders>
            <w:vAlign w:val="center"/>
          </w:tcPr>
          <w:p w14:paraId="5E5B231B" w14:textId="77777777" w:rsidR="00FF48AD" w:rsidRPr="00BD204E" w:rsidRDefault="00FF48AD" w:rsidP="00FF48AD"/>
        </w:tc>
        <w:tc>
          <w:tcPr>
            <w:tcW w:w="1529" w:type="dxa"/>
            <w:tcBorders>
              <w:top w:val="single" w:sz="4" w:space="0" w:color="auto"/>
              <w:left w:val="single" w:sz="4" w:space="0" w:color="auto"/>
              <w:bottom w:val="single" w:sz="4" w:space="0" w:color="auto"/>
              <w:right w:val="single" w:sz="4" w:space="0" w:color="auto"/>
            </w:tcBorders>
            <w:vAlign w:val="center"/>
          </w:tcPr>
          <w:p w14:paraId="695EB54C" w14:textId="77777777" w:rsidR="00FF48AD" w:rsidRPr="00BD204E" w:rsidRDefault="00FF48AD" w:rsidP="00FF48AD"/>
        </w:tc>
      </w:tr>
    </w:tbl>
    <w:p w14:paraId="411C2F3D" w14:textId="77777777" w:rsidR="00B00A02" w:rsidRPr="00BD204E" w:rsidRDefault="00B00A02" w:rsidP="00353174"/>
    <w:bookmarkEnd w:id="1"/>
    <w:p w14:paraId="4C82BBAD" w14:textId="77777777" w:rsidR="00F46E46" w:rsidRPr="00196E25" w:rsidRDefault="00F46E46" w:rsidP="00353174">
      <w:pPr>
        <w:pStyle w:val="Caption"/>
        <w:rPr>
          <w:lang w:val="en-US"/>
        </w:rPr>
      </w:pPr>
    </w:p>
    <w:p w14:paraId="0AE5B238" w14:textId="77777777" w:rsidR="00020E5A" w:rsidRDefault="00020E5A" w:rsidP="00353174">
      <w:pPr>
        <w:rPr>
          <w:lang w:eastAsia="ru-RU"/>
        </w:rPr>
      </w:pPr>
    </w:p>
    <w:p w14:paraId="3C63DD29" w14:textId="77777777" w:rsidR="00020E5A" w:rsidRDefault="00020E5A" w:rsidP="00020E5A">
      <w:pPr>
        <w:rPr>
          <w:lang w:eastAsia="ru-RU"/>
        </w:rPr>
      </w:pPr>
    </w:p>
    <w:p w14:paraId="5E285033" w14:textId="77777777" w:rsidR="00020E5A" w:rsidRDefault="00020E5A" w:rsidP="00020E5A">
      <w:pPr>
        <w:rPr>
          <w:lang w:eastAsia="ru-RU"/>
        </w:rPr>
      </w:pPr>
    </w:p>
    <w:tbl>
      <w:tblPr>
        <w:tblW w:w="0" w:type="auto"/>
        <w:tblLook w:val="04A0" w:firstRow="1" w:lastRow="0" w:firstColumn="1" w:lastColumn="0" w:noHBand="0" w:noVBand="1"/>
      </w:tblPr>
      <w:tblGrid>
        <w:gridCol w:w="2405"/>
        <w:gridCol w:w="6657"/>
      </w:tblGrid>
      <w:tr w:rsidR="00020E5A" w:rsidRPr="006F20AF" w14:paraId="103FF67C" w14:textId="77777777" w:rsidTr="00EE598B">
        <w:trPr>
          <w:trHeight w:val="480"/>
        </w:trPr>
        <w:tc>
          <w:tcPr>
            <w:tcW w:w="2405" w:type="dxa"/>
          </w:tcPr>
          <w:p w14:paraId="4B999A5B" w14:textId="77777777" w:rsidR="00020E5A" w:rsidRPr="006F20AF" w:rsidRDefault="00020E5A" w:rsidP="00EE598B">
            <w:pPr>
              <w:rPr>
                <w:noProof/>
                <w:sz w:val="18"/>
              </w:rPr>
            </w:pPr>
            <w:r>
              <w:rPr>
                <w:noProof/>
                <w:sz w:val="18"/>
              </w:rPr>
              <w:drawing>
                <wp:inline distT="0" distB="0" distL="0" distR="0" wp14:anchorId="1D4C6824" wp14:editId="1743F0D1">
                  <wp:extent cx="1227411" cy="429442"/>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y.png"/>
                          <pic:cNvPicPr/>
                        </pic:nvPicPr>
                        <pic:blipFill>
                          <a:blip r:embed="rId9">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tc>
        <w:tc>
          <w:tcPr>
            <w:tcW w:w="6657" w:type="dxa"/>
          </w:tcPr>
          <w:p w14:paraId="5EC36920" w14:textId="77777777" w:rsidR="00020E5A" w:rsidRDefault="00020E5A" w:rsidP="00EE598B">
            <w:pPr>
              <w:rPr>
                <w:sz w:val="16"/>
              </w:rPr>
            </w:pPr>
            <w:r w:rsidRPr="006F20AF">
              <w:rPr>
                <w:sz w:val="16"/>
              </w:rPr>
              <w:t>This work is licensed under the Creative Commons Attribution 4.0 International License</w:t>
            </w:r>
            <w:r>
              <w:rPr>
                <w:sz w:val="16"/>
              </w:rPr>
              <w:t xml:space="preserve"> (CC BY)</w:t>
            </w:r>
            <w:r w:rsidRPr="006F20AF">
              <w:rPr>
                <w:sz w:val="16"/>
              </w:rPr>
              <w:t xml:space="preserve">. </w:t>
            </w:r>
          </w:p>
          <w:p w14:paraId="09A4E930" w14:textId="77777777" w:rsidR="00020E5A" w:rsidRDefault="00020E5A" w:rsidP="00EE598B">
            <w:pPr>
              <w:rPr>
                <w:rStyle w:val="Emphasis"/>
                <w:rFonts w:cs="Helvetica"/>
                <w:i w:val="0"/>
                <w:color w:val="000000"/>
                <w:sz w:val="16"/>
                <w:szCs w:val="36"/>
                <w:shd w:val="clear" w:color="auto" w:fill="FFFFFF"/>
              </w:rPr>
            </w:pPr>
            <w:r w:rsidRPr="006F20AF">
              <w:rPr>
                <w:sz w:val="16"/>
              </w:rPr>
              <w:t xml:space="preserve">To view a copy of this license, visit </w:t>
            </w:r>
            <w:hyperlink r:id="rId10" w:history="1">
              <w:r w:rsidRPr="006F20AF">
                <w:rPr>
                  <w:rStyle w:val="Hyperlink"/>
                  <w:sz w:val="16"/>
                </w:rPr>
                <w:t>http://creativecommons.org/licenses/by/4.0/</w:t>
              </w:r>
            </w:hyperlink>
            <w:r w:rsidRPr="006F20AF">
              <w:rPr>
                <w:rStyle w:val="Emphasis"/>
                <w:rFonts w:cs="Helvetica"/>
                <w:i w:val="0"/>
                <w:color w:val="000000"/>
                <w:sz w:val="16"/>
                <w:szCs w:val="36"/>
                <w:shd w:val="clear" w:color="auto" w:fill="FFFFFF"/>
              </w:rPr>
              <w:t xml:space="preserve"> </w:t>
            </w:r>
          </w:p>
          <w:p w14:paraId="169293E2" w14:textId="77777777" w:rsidR="00020E5A" w:rsidRPr="006F20AF" w:rsidRDefault="00020E5A" w:rsidP="00EE598B">
            <w:pPr>
              <w:rPr>
                <w:sz w:val="16"/>
              </w:rPr>
            </w:pPr>
            <w:r w:rsidRPr="006F20AF">
              <w:rPr>
                <w:rStyle w:val="Emphasis"/>
                <w:rFonts w:cs="Helvetica"/>
                <w:i w:val="0"/>
                <w:color w:val="000000"/>
                <w:sz w:val="16"/>
                <w:szCs w:val="36"/>
                <w:shd w:val="clear" w:color="auto" w:fill="FFFFFF"/>
              </w:rPr>
              <w:t>This license lets others distribute, remix, tweak, and build upon your work, even commercially, as long as they credit you for the original creation.</w:t>
            </w:r>
          </w:p>
        </w:tc>
      </w:tr>
    </w:tbl>
    <w:p w14:paraId="0594E6B8" w14:textId="77777777" w:rsidR="00020E5A" w:rsidRDefault="00020E5A" w:rsidP="00353174">
      <w:pPr>
        <w:rPr>
          <w:lang w:eastAsia="ru-RU"/>
        </w:rPr>
      </w:pPr>
    </w:p>
    <w:p w14:paraId="28487AD8" w14:textId="173D3B34" w:rsidR="00196E25" w:rsidRDefault="00196E25">
      <w:pPr>
        <w:rPr>
          <w:b/>
          <w:sz w:val="28"/>
        </w:rPr>
      </w:pPr>
      <w:r>
        <w:rPr>
          <w:b/>
          <w:sz w:val="28"/>
        </w:rPr>
        <w:br w:type="page"/>
      </w:r>
    </w:p>
    <w:p w14:paraId="0EC1BC3D" w14:textId="77777777" w:rsidR="000D79AB" w:rsidRPr="00F6263C" w:rsidRDefault="000D79AB" w:rsidP="000D79AB">
      <w:pPr>
        <w:rPr>
          <w:b/>
        </w:rPr>
      </w:pPr>
      <w:r w:rsidRPr="00F6263C">
        <w:rPr>
          <w:b/>
        </w:rPr>
        <w:t>Contributors</w:t>
      </w:r>
    </w:p>
    <w:p w14:paraId="395F24C3" w14:textId="77777777" w:rsidR="000D79AB" w:rsidRPr="00BD204E" w:rsidRDefault="000D79AB" w:rsidP="000D79AB"/>
    <w:tbl>
      <w:tblPr>
        <w:tblW w:w="9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204"/>
        <w:gridCol w:w="3402"/>
        <w:gridCol w:w="4536"/>
      </w:tblGrid>
      <w:tr w:rsidR="000D79AB" w:rsidRPr="00BD204E" w14:paraId="5A941337" w14:textId="77777777" w:rsidTr="002F7C7D">
        <w:trPr>
          <w:cantSplit/>
          <w:trHeight w:val="480"/>
        </w:trPr>
        <w:tc>
          <w:tcPr>
            <w:tcW w:w="9142" w:type="dxa"/>
            <w:gridSpan w:val="3"/>
            <w:tcBorders>
              <w:top w:val="single" w:sz="4" w:space="0" w:color="auto"/>
              <w:left w:val="single" w:sz="4" w:space="0" w:color="auto"/>
              <w:bottom w:val="single" w:sz="4" w:space="0" w:color="auto"/>
              <w:right w:val="single" w:sz="4" w:space="0" w:color="auto"/>
            </w:tcBorders>
            <w:hideMark/>
          </w:tcPr>
          <w:p w14:paraId="121213F3" w14:textId="77777777" w:rsidR="000D79AB" w:rsidRPr="00BD204E" w:rsidRDefault="000D79AB" w:rsidP="002F7C7D">
            <w:r w:rsidRPr="00BD204E">
              <w:t xml:space="preserve">Document </w:t>
            </w:r>
            <w:r>
              <w:t>Editors: Yuri Demchenko</w:t>
            </w:r>
          </w:p>
        </w:tc>
      </w:tr>
      <w:tr w:rsidR="000D79AB" w:rsidRPr="00BD204E" w14:paraId="30FDF539" w14:textId="77777777" w:rsidTr="002F7C7D">
        <w:trPr>
          <w:cantSplit/>
          <w:trHeight w:val="336"/>
        </w:trPr>
        <w:tc>
          <w:tcPr>
            <w:tcW w:w="1204" w:type="dxa"/>
            <w:tcBorders>
              <w:top w:val="single" w:sz="4" w:space="0" w:color="auto"/>
              <w:left w:val="single" w:sz="4" w:space="0" w:color="auto"/>
              <w:bottom w:val="single" w:sz="4" w:space="0" w:color="auto"/>
              <w:right w:val="single" w:sz="4" w:space="0" w:color="auto"/>
            </w:tcBorders>
            <w:shd w:val="pct10" w:color="auto" w:fill="FFFFFF"/>
            <w:hideMark/>
          </w:tcPr>
          <w:p w14:paraId="7DB1F8D2" w14:textId="77777777" w:rsidR="000D79AB" w:rsidRPr="00BD204E" w:rsidRDefault="000D79AB" w:rsidP="002F7C7D">
            <w:r w:rsidRPr="00BD204E">
              <w:t>Author Initials</w:t>
            </w:r>
          </w:p>
        </w:tc>
        <w:tc>
          <w:tcPr>
            <w:tcW w:w="3402" w:type="dxa"/>
            <w:tcBorders>
              <w:top w:val="single" w:sz="4" w:space="0" w:color="auto"/>
              <w:left w:val="single" w:sz="4" w:space="0" w:color="auto"/>
              <w:bottom w:val="single" w:sz="4" w:space="0" w:color="auto"/>
              <w:right w:val="single" w:sz="4" w:space="0" w:color="auto"/>
            </w:tcBorders>
            <w:shd w:val="pct10" w:color="auto" w:fill="FFFFFF"/>
            <w:hideMark/>
          </w:tcPr>
          <w:p w14:paraId="2FA39A4F" w14:textId="77777777" w:rsidR="000D79AB" w:rsidRPr="00BD204E" w:rsidRDefault="000D79AB" w:rsidP="002F7C7D">
            <w:r w:rsidRPr="00BD204E">
              <w:t xml:space="preserve">Name of </w:t>
            </w:r>
            <w:r>
              <w:t>Contribut</w:t>
            </w:r>
            <w:r w:rsidRPr="00BD204E">
              <w:t>or</w:t>
            </w:r>
          </w:p>
        </w:tc>
        <w:tc>
          <w:tcPr>
            <w:tcW w:w="4536" w:type="dxa"/>
            <w:tcBorders>
              <w:top w:val="single" w:sz="4" w:space="0" w:color="auto"/>
              <w:left w:val="single" w:sz="4" w:space="0" w:color="auto"/>
              <w:bottom w:val="single" w:sz="4" w:space="0" w:color="auto"/>
              <w:right w:val="single" w:sz="4" w:space="0" w:color="auto"/>
            </w:tcBorders>
            <w:shd w:val="pct10" w:color="auto" w:fill="FFFFFF"/>
            <w:hideMark/>
          </w:tcPr>
          <w:p w14:paraId="326392A8" w14:textId="77777777" w:rsidR="000D79AB" w:rsidRPr="00BD204E" w:rsidRDefault="000D79AB" w:rsidP="002F7C7D">
            <w:r w:rsidRPr="00BD204E">
              <w:t>Institution</w:t>
            </w:r>
          </w:p>
        </w:tc>
      </w:tr>
      <w:tr w:rsidR="000D79AB" w:rsidRPr="00BD204E" w14:paraId="3E135E99" w14:textId="77777777" w:rsidTr="002F7C7D">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19B55C68" w14:textId="77777777" w:rsidR="000D79AB" w:rsidRPr="00BD204E" w:rsidRDefault="000D79AB" w:rsidP="002F7C7D">
            <w:r>
              <w:t>YD</w:t>
            </w:r>
          </w:p>
        </w:tc>
        <w:tc>
          <w:tcPr>
            <w:tcW w:w="3402" w:type="dxa"/>
            <w:tcBorders>
              <w:top w:val="single" w:sz="4" w:space="0" w:color="auto"/>
              <w:left w:val="single" w:sz="4" w:space="0" w:color="auto"/>
              <w:bottom w:val="single" w:sz="4" w:space="0" w:color="auto"/>
              <w:right w:val="single" w:sz="4" w:space="0" w:color="auto"/>
            </w:tcBorders>
            <w:vAlign w:val="center"/>
          </w:tcPr>
          <w:p w14:paraId="5DA6CD4F" w14:textId="77777777" w:rsidR="000D79AB" w:rsidRPr="00BD204E" w:rsidRDefault="000D79AB" w:rsidP="002F7C7D">
            <w:r>
              <w:t>Yuri Demchenko</w:t>
            </w:r>
          </w:p>
        </w:tc>
        <w:tc>
          <w:tcPr>
            <w:tcW w:w="4536" w:type="dxa"/>
            <w:tcBorders>
              <w:top w:val="single" w:sz="4" w:space="0" w:color="auto"/>
              <w:left w:val="single" w:sz="4" w:space="0" w:color="auto"/>
              <w:bottom w:val="single" w:sz="4" w:space="0" w:color="auto"/>
              <w:right w:val="single" w:sz="4" w:space="0" w:color="auto"/>
            </w:tcBorders>
            <w:vAlign w:val="center"/>
          </w:tcPr>
          <w:p w14:paraId="631F2D22" w14:textId="77777777" w:rsidR="000D79AB" w:rsidRPr="00BD204E" w:rsidRDefault="000D79AB" w:rsidP="002F7C7D">
            <w:r>
              <w:t>University of Amsterdam</w:t>
            </w:r>
          </w:p>
        </w:tc>
      </w:tr>
      <w:tr w:rsidR="000D79AB" w:rsidRPr="00BD204E" w14:paraId="5CAF4D58" w14:textId="77777777" w:rsidTr="002F7C7D">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0820E6FB" w14:textId="77777777" w:rsidR="000D79AB" w:rsidRPr="00BD204E" w:rsidRDefault="000D79AB" w:rsidP="002F7C7D">
            <w:r>
              <w:t>AB</w:t>
            </w:r>
          </w:p>
        </w:tc>
        <w:tc>
          <w:tcPr>
            <w:tcW w:w="3402" w:type="dxa"/>
            <w:tcBorders>
              <w:top w:val="single" w:sz="4" w:space="0" w:color="auto"/>
              <w:left w:val="single" w:sz="4" w:space="0" w:color="auto"/>
              <w:bottom w:val="single" w:sz="4" w:space="0" w:color="auto"/>
              <w:right w:val="single" w:sz="4" w:space="0" w:color="auto"/>
            </w:tcBorders>
            <w:vAlign w:val="center"/>
          </w:tcPr>
          <w:p w14:paraId="7149E507" w14:textId="77777777" w:rsidR="000D79AB" w:rsidRPr="00BD204E" w:rsidRDefault="000D79AB" w:rsidP="002F7C7D">
            <w:r>
              <w:t>Adam Belloum</w:t>
            </w:r>
          </w:p>
        </w:tc>
        <w:tc>
          <w:tcPr>
            <w:tcW w:w="4536" w:type="dxa"/>
            <w:tcBorders>
              <w:top w:val="single" w:sz="4" w:space="0" w:color="auto"/>
              <w:left w:val="single" w:sz="4" w:space="0" w:color="auto"/>
              <w:bottom w:val="single" w:sz="4" w:space="0" w:color="auto"/>
              <w:right w:val="single" w:sz="4" w:space="0" w:color="auto"/>
            </w:tcBorders>
            <w:vAlign w:val="center"/>
          </w:tcPr>
          <w:p w14:paraId="3AE42013" w14:textId="77777777" w:rsidR="000D79AB" w:rsidRPr="00BD204E" w:rsidRDefault="000D79AB" w:rsidP="002F7C7D">
            <w:r>
              <w:t>University of Amsterdam</w:t>
            </w:r>
          </w:p>
        </w:tc>
      </w:tr>
      <w:tr w:rsidR="000D79AB" w:rsidRPr="00BD204E" w14:paraId="7F44BB3E" w14:textId="77777777" w:rsidTr="002F7C7D">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4C371E02" w14:textId="77777777" w:rsidR="000D79AB" w:rsidRPr="00BD204E" w:rsidRDefault="000D79AB" w:rsidP="002F7C7D">
            <w:r>
              <w:t>AM</w:t>
            </w:r>
          </w:p>
        </w:tc>
        <w:tc>
          <w:tcPr>
            <w:tcW w:w="3402" w:type="dxa"/>
            <w:tcBorders>
              <w:top w:val="single" w:sz="4" w:space="0" w:color="auto"/>
              <w:left w:val="single" w:sz="4" w:space="0" w:color="auto"/>
              <w:bottom w:val="single" w:sz="4" w:space="0" w:color="auto"/>
              <w:right w:val="single" w:sz="4" w:space="0" w:color="auto"/>
            </w:tcBorders>
            <w:vAlign w:val="center"/>
          </w:tcPr>
          <w:p w14:paraId="798701EC" w14:textId="77777777" w:rsidR="000D79AB" w:rsidRPr="00BD204E" w:rsidRDefault="000D79AB" w:rsidP="002F7C7D">
            <w:r>
              <w:t>Andrea Manieri</w:t>
            </w:r>
          </w:p>
        </w:tc>
        <w:tc>
          <w:tcPr>
            <w:tcW w:w="4536" w:type="dxa"/>
            <w:tcBorders>
              <w:top w:val="single" w:sz="4" w:space="0" w:color="auto"/>
              <w:left w:val="single" w:sz="4" w:space="0" w:color="auto"/>
              <w:bottom w:val="single" w:sz="4" w:space="0" w:color="auto"/>
              <w:right w:val="single" w:sz="4" w:space="0" w:color="auto"/>
            </w:tcBorders>
            <w:vAlign w:val="center"/>
          </w:tcPr>
          <w:p w14:paraId="4B61BAB6" w14:textId="77777777" w:rsidR="000D79AB" w:rsidRPr="00BD204E" w:rsidRDefault="000D79AB" w:rsidP="002F7C7D">
            <w:r>
              <w:t>Engineering</w:t>
            </w:r>
          </w:p>
        </w:tc>
      </w:tr>
      <w:tr w:rsidR="000D79AB" w:rsidRPr="00BD204E" w14:paraId="6E985067" w14:textId="77777777" w:rsidTr="002F7C7D">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0AD045A5" w14:textId="77777777" w:rsidR="000D79AB" w:rsidRDefault="000D79AB" w:rsidP="002F7C7D">
            <w:r>
              <w:t>TW</w:t>
            </w:r>
          </w:p>
        </w:tc>
        <w:tc>
          <w:tcPr>
            <w:tcW w:w="3402" w:type="dxa"/>
            <w:tcBorders>
              <w:top w:val="single" w:sz="4" w:space="0" w:color="auto"/>
              <w:left w:val="single" w:sz="4" w:space="0" w:color="auto"/>
              <w:bottom w:val="single" w:sz="4" w:space="0" w:color="auto"/>
              <w:right w:val="single" w:sz="4" w:space="0" w:color="auto"/>
            </w:tcBorders>
            <w:vAlign w:val="center"/>
          </w:tcPr>
          <w:p w14:paraId="730C71D4" w14:textId="77777777" w:rsidR="000D79AB" w:rsidRDefault="000D79AB" w:rsidP="002F7C7D">
            <w:r>
              <w:t>Tomasz Wiktorski</w:t>
            </w:r>
          </w:p>
        </w:tc>
        <w:tc>
          <w:tcPr>
            <w:tcW w:w="4536" w:type="dxa"/>
            <w:tcBorders>
              <w:top w:val="single" w:sz="4" w:space="0" w:color="auto"/>
              <w:left w:val="single" w:sz="4" w:space="0" w:color="auto"/>
              <w:bottom w:val="single" w:sz="4" w:space="0" w:color="auto"/>
              <w:right w:val="single" w:sz="4" w:space="0" w:color="auto"/>
            </w:tcBorders>
            <w:vAlign w:val="center"/>
          </w:tcPr>
          <w:p w14:paraId="3F77B645" w14:textId="77777777" w:rsidR="000D79AB" w:rsidRDefault="000D79AB" w:rsidP="002F7C7D">
            <w:r>
              <w:t>University of Stavanger</w:t>
            </w:r>
          </w:p>
        </w:tc>
      </w:tr>
      <w:tr w:rsidR="000D79AB" w:rsidRPr="00BD204E" w14:paraId="2489B944" w14:textId="77777777" w:rsidTr="002F7C7D">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6451695D" w14:textId="77777777" w:rsidR="000D79AB" w:rsidRDefault="000D79AB" w:rsidP="002F7C7D"/>
        </w:tc>
        <w:tc>
          <w:tcPr>
            <w:tcW w:w="3402" w:type="dxa"/>
            <w:tcBorders>
              <w:top w:val="single" w:sz="4" w:space="0" w:color="auto"/>
              <w:left w:val="single" w:sz="4" w:space="0" w:color="auto"/>
              <w:bottom w:val="single" w:sz="4" w:space="0" w:color="auto"/>
              <w:right w:val="single" w:sz="4" w:space="0" w:color="auto"/>
            </w:tcBorders>
            <w:vAlign w:val="center"/>
          </w:tcPr>
          <w:p w14:paraId="22440EFF" w14:textId="77777777" w:rsidR="000D79AB" w:rsidRDefault="000D79AB" w:rsidP="002F7C7D"/>
        </w:tc>
        <w:tc>
          <w:tcPr>
            <w:tcW w:w="4536" w:type="dxa"/>
            <w:tcBorders>
              <w:top w:val="single" w:sz="4" w:space="0" w:color="auto"/>
              <w:left w:val="single" w:sz="4" w:space="0" w:color="auto"/>
              <w:bottom w:val="single" w:sz="4" w:space="0" w:color="auto"/>
              <w:right w:val="single" w:sz="4" w:space="0" w:color="auto"/>
            </w:tcBorders>
            <w:vAlign w:val="center"/>
          </w:tcPr>
          <w:p w14:paraId="280009EE" w14:textId="77777777" w:rsidR="000D79AB" w:rsidRDefault="000D79AB" w:rsidP="002F7C7D"/>
        </w:tc>
      </w:tr>
      <w:tr w:rsidR="000D79AB" w:rsidRPr="00BD204E" w14:paraId="627B9898" w14:textId="77777777" w:rsidTr="002F7C7D">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52953C52" w14:textId="77777777" w:rsidR="000D79AB" w:rsidRDefault="000D79AB" w:rsidP="002F7C7D"/>
        </w:tc>
        <w:tc>
          <w:tcPr>
            <w:tcW w:w="3402" w:type="dxa"/>
            <w:tcBorders>
              <w:top w:val="single" w:sz="4" w:space="0" w:color="auto"/>
              <w:left w:val="single" w:sz="4" w:space="0" w:color="auto"/>
              <w:bottom w:val="single" w:sz="4" w:space="0" w:color="auto"/>
              <w:right w:val="single" w:sz="4" w:space="0" w:color="auto"/>
            </w:tcBorders>
            <w:vAlign w:val="center"/>
          </w:tcPr>
          <w:p w14:paraId="4237EEBB" w14:textId="77777777" w:rsidR="000D79AB" w:rsidRDefault="000D79AB" w:rsidP="002F7C7D"/>
        </w:tc>
        <w:tc>
          <w:tcPr>
            <w:tcW w:w="4536" w:type="dxa"/>
            <w:tcBorders>
              <w:top w:val="single" w:sz="4" w:space="0" w:color="auto"/>
              <w:left w:val="single" w:sz="4" w:space="0" w:color="auto"/>
              <w:bottom w:val="single" w:sz="4" w:space="0" w:color="auto"/>
              <w:right w:val="single" w:sz="4" w:space="0" w:color="auto"/>
            </w:tcBorders>
            <w:vAlign w:val="center"/>
          </w:tcPr>
          <w:p w14:paraId="76CE46B6" w14:textId="77777777" w:rsidR="000D79AB" w:rsidRDefault="000D79AB" w:rsidP="002F7C7D"/>
        </w:tc>
      </w:tr>
    </w:tbl>
    <w:p w14:paraId="3A99EF63" w14:textId="43C7DF70" w:rsidR="000D79AB" w:rsidRDefault="000D79AB" w:rsidP="000D79AB">
      <w:pPr>
        <w:rPr>
          <w:lang w:eastAsia="ru-RU"/>
        </w:rPr>
      </w:pPr>
    </w:p>
    <w:p w14:paraId="65D3B243" w14:textId="056AA7BC" w:rsidR="00AF202F" w:rsidRDefault="00AF202F" w:rsidP="000D79AB">
      <w:pPr>
        <w:rPr>
          <w:lang w:eastAsia="ru-RU"/>
        </w:rPr>
      </w:pPr>
    </w:p>
    <w:p w14:paraId="67B18048" w14:textId="1F9331B6" w:rsidR="00AF202F" w:rsidRDefault="00AF202F" w:rsidP="000D79AB">
      <w:pPr>
        <w:rPr>
          <w:lang w:eastAsia="ru-RU"/>
        </w:rPr>
      </w:pPr>
    </w:p>
    <w:p w14:paraId="6C85C514" w14:textId="77777777" w:rsidR="00AF202F" w:rsidRPr="00883FA6" w:rsidRDefault="00AF202F" w:rsidP="00AF202F">
      <w:pPr>
        <w:rPr>
          <w:b/>
          <w:lang w:eastAsia="ru-RU"/>
        </w:rPr>
      </w:pPr>
      <w:bookmarkStart w:id="2" w:name="_Hlk525037828"/>
      <w:r w:rsidRPr="00883FA6">
        <w:rPr>
          <w:b/>
          <w:lang w:eastAsia="ru-RU"/>
        </w:rPr>
        <w:t xml:space="preserve">Acknowledgement </w:t>
      </w:r>
    </w:p>
    <w:p w14:paraId="62E67CAF" w14:textId="77777777" w:rsidR="00AF202F" w:rsidRDefault="00AF202F" w:rsidP="00AF202F">
      <w:pPr>
        <w:rPr>
          <w:lang w:eastAsia="ru-RU"/>
        </w:rPr>
      </w:pPr>
    </w:p>
    <w:p w14:paraId="1E723FD5" w14:textId="77777777" w:rsidR="00AF202F" w:rsidRDefault="00AF202F" w:rsidP="00AF202F">
      <w:r w:rsidRPr="00883FA6">
        <w:t>Gábor Kismihók</w:t>
      </w:r>
      <w:r>
        <w:t xml:space="preserve">, </w:t>
      </w:r>
      <w:r w:rsidRPr="00883FA6">
        <w:t>Center of Job Knowledge Research</w:t>
      </w:r>
      <w:r>
        <w:t>, University of Amsterdam</w:t>
      </w:r>
    </w:p>
    <w:p w14:paraId="2007824E" w14:textId="77777777" w:rsidR="00AF202F" w:rsidRPr="00883FA6" w:rsidRDefault="00AF202F" w:rsidP="00AF202F">
      <w:r>
        <w:t>Oleg Chertov, Professor, Sikorski National Technical University of Ukraine “Kiev Polytechnic Institute”</w:t>
      </w:r>
    </w:p>
    <w:p w14:paraId="5B1EBF74" w14:textId="77777777" w:rsidR="00AF202F" w:rsidRDefault="00AF202F" w:rsidP="00AF202F">
      <w:pPr>
        <w:rPr>
          <w:lang w:eastAsia="ru-RU"/>
        </w:rPr>
      </w:pPr>
    </w:p>
    <w:bookmarkEnd w:id="2"/>
    <w:p w14:paraId="6CE6C7A4" w14:textId="77777777" w:rsidR="00AF202F" w:rsidRDefault="00AF202F" w:rsidP="000D79AB">
      <w:pPr>
        <w:rPr>
          <w:lang w:eastAsia="ru-RU"/>
        </w:rPr>
      </w:pPr>
    </w:p>
    <w:p w14:paraId="2314FB4E" w14:textId="50F3943A" w:rsidR="000D79AB" w:rsidRDefault="000D79AB">
      <w:pPr>
        <w:rPr>
          <w:rFonts w:eastAsiaTheme="minorEastAsia" w:cstheme="minorBidi"/>
          <w:b/>
          <w:sz w:val="28"/>
          <w:szCs w:val="22"/>
          <w:lang w:val="en-GB" w:eastAsia="ko-KR"/>
        </w:rPr>
      </w:pPr>
      <w:r>
        <w:rPr>
          <w:rFonts w:eastAsiaTheme="minorEastAsia" w:cstheme="minorBidi"/>
          <w:b/>
          <w:sz w:val="28"/>
          <w:szCs w:val="22"/>
          <w:lang w:val="en-GB" w:eastAsia="ko-KR"/>
        </w:rPr>
        <w:br w:type="page"/>
      </w:r>
    </w:p>
    <w:p w14:paraId="2A80D84E" w14:textId="194C89A0" w:rsidR="00EE1A84" w:rsidRPr="00F40D8E" w:rsidRDefault="00EE1A84" w:rsidP="00F40D8E">
      <w:pPr>
        <w:pStyle w:val="Textbody"/>
        <w:rPr>
          <w:b/>
          <w:sz w:val="28"/>
        </w:rPr>
      </w:pPr>
      <w:r w:rsidRPr="00F40D8E">
        <w:rPr>
          <w:b/>
          <w:sz w:val="28"/>
        </w:rPr>
        <w:t>Executive summary</w:t>
      </w:r>
    </w:p>
    <w:p w14:paraId="0F9723F0" w14:textId="05AEEC83" w:rsidR="006267C1" w:rsidRDefault="006267C1" w:rsidP="006267C1">
      <w:r w:rsidRPr="00606347">
        <w:t xml:space="preserve">Data Science is an emerging field of science, which requires a multi-disciplinary </w:t>
      </w:r>
      <w:r>
        <w:t>approach and should be built with a strong link to emerging Big Data and data driven technologies, and consequently needs re-thinking and re-design of both traditional educational models and existing courses</w:t>
      </w:r>
      <w:r w:rsidRPr="00606347">
        <w:t xml:space="preserve">. </w:t>
      </w:r>
      <w:r>
        <w:t>The education and training of Data Scientists currently lacks a commonly accepted, harmonized instructional model that reflects by design the whole lifecycle of data-</w:t>
      </w:r>
      <w:r w:rsidR="00372FAB">
        <w:t>handling in</w:t>
      </w:r>
      <w:r>
        <w:t xml:space="preserve"> modern, data driven research and the digital economy. </w:t>
      </w:r>
    </w:p>
    <w:p w14:paraId="344A5753" w14:textId="77777777" w:rsidR="006267C1" w:rsidRDefault="006267C1" w:rsidP="006267C1"/>
    <w:p w14:paraId="2304DA47" w14:textId="24941B2C" w:rsidR="006267C1" w:rsidRDefault="006267C1" w:rsidP="006267C1">
      <w:r>
        <w:t xml:space="preserve">The presented Data Science Model Curriculum </w:t>
      </w:r>
      <w:r w:rsidR="00B61D2E">
        <w:t xml:space="preserve">is a part of </w:t>
      </w:r>
      <w:r>
        <w:t xml:space="preserve">the EDISON Data Science Framework (EDSF) </w:t>
      </w:r>
      <w:r w:rsidR="00171382">
        <w:t xml:space="preserve">providing </w:t>
      </w:r>
      <w:r>
        <w:t xml:space="preserve">a foundation for the Data Science profession definition. The EDSF includes the following core components: Data Science Competence Framework (CF-DS), Data Science Body of Knowledge (DS-BoK), Data Science Model Curriculum (MC-DS), and Data Science Professional </w:t>
      </w:r>
      <w:r w:rsidR="00171382">
        <w:t>P</w:t>
      </w:r>
      <w:r>
        <w:t>rofiles definition (DSP</w:t>
      </w:r>
      <w:r w:rsidR="00171382">
        <w:t>P</w:t>
      </w:r>
      <w:r>
        <w:t>).</w:t>
      </w:r>
    </w:p>
    <w:p w14:paraId="0C36A871" w14:textId="77777777" w:rsidR="006267C1" w:rsidRDefault="006267C1" w:rsidP="006267C1"/>
    <w:p w14:paraId="27E8B7F1" w14:textId="77777777" w:rsidR="006267C1" w:rsidRDefault="006267C1" w:rsidP="006267C1">
      <w:pPr>
        <w:rPr>
          <w:lang w:val="en-GB"/>
        </w:rPr>
      </w:pPr>
      <w:r>
        <w:t xml:space="preserve">The MC-DS is built based on CF-DS and DS-BoK, where Learning Outcomes are defined based on CF-DS competences and Learning Units are mapped to Knowledge Units in DS-BoK. In its own turn, Learning Units are defined based on </w:t>
      </w:r>
      <w:r>
        <w:rPr>
          <w:lang w:val="en-GB"/>
        </w:rPr>
        <w:t xml:space="preserve">the ACM Classification of Computer Science (CCS2012) and reflect typical courses naming used by universities in their current programmes. The suggested Learning Units are assigned suggested labels, marking their relevance to the core Data Science knowledge areas in a form of Tier 1, Tier 2, or Elective courses. Further MC-DS refinement will be done based on consultation with the universities community and experts both in Data Science and scientific or industry domains. </w:t>
      </w:r>
    </w:p>
    <w:p w14:paraId="25E55791" w14:textId="77777777" w:rsidR="006267C1" w:rsidRDefault="006267C1" w:rsidP="006267C1"/>
    <w:p w14:paraId="6A5D264C" w14:textId="77777777" w:rsidR="006267C1" w:rsidRDefault="006267C1" w:rsidP="006267C1">
      <w:r>
        <w:t>The proposed MC-DS intends to provide guidance to universities and training organisations in the construction of Data Science programmes and individual courses selection that are balanced according to requirements elicited from the research and industry domains. MC-DS can be used for assessment and improvement of existing Data Science programmes with respect to the knowledge areas and competence groups that are associated with specific professional profiles. When coupled with individual or group competence benchmarking, MC-DS can also be used for building individual training curricula and professional (self/up) skilling for effective career management.</w:t>
      </w:r>
    </w:p>
    <w:p w14:paraId="407E657A" w14:textId="77777777" w:rsidR="00A30EAB" w:rsidRPr="006267C1" w:rsidRDefault="00A30EAB" w:rsidP="00A30EAB"/>
    <w:p w14:paraId="4C07E2F8" w14:textId="70C15F40" w:rsidR="00A30EAB" w:rsidRDefault="00A30EAB" w:rsidP="00A30EAB">
      <w:pPr>
        <w:rPr>
          <w:lang w:val="en-GB"/>
        </w:rPr>
      </w:pPr>
      <w:r>
        <w:rPr>
          <w:lang w:val="en-GB"/>
        </w:rPr>
        <w:t xml:space="preserve">Further work will be required to develop consistent MC-DS that can be used by academic community and professional training community. The proposed version </w:t>
      </w:r>
      <w:r w:rsidR="00171382">
        <w:rPr>
          <w:lang w:val="en-GB"/>
        </w:rPr>
        <w:t>is intend</w:t>
      </w:r>
      <w:r>
        <w:rPr>
          <w:lang w:val="en-GB"/>
        </w:rPr>
        <w:t>ed to initiate community discussion and solicit contribution from the subject matter expects and practitioners.</w:t>
      </w:r>
    </w:p>
    <w:p w14:paraId="3BCC7DCA" w14:textId="1B0A1AB6" w:rsidR="00182625" w:rsidRDefault="00182625" w:rsidP="00182625">
      <w:pPr>
        <w:rPr>
          <w:lang w:val="en-GB"/>
        </w:rPr>
      </w:pPr>
    </w:p>
    <w:p w14:paraId="7DAB58CB" w14:textId="77777777" w:rsidR="00044652" w:rsidRPr="0009332F" w:rsidRDefault="00044652" w:rsidP="00044652">
      <w:pPr>
        <w:rPr>
          <w:lang w:eastAsia="ru-RU"/>
        </w:rPr>
      </w:pPr>
      <w:r>
        <w:t xml:space="preserve">The EDSF documents are available for public discussion at the EDISON Community initiative at </w:t>
      </w:r>
      <w:hyperlink r:id="rId11" w:history="1">
        <w:r w:rsidRPr="00644C68">
          <w:rPr>
            <w:rStyle w:val="Hyperlink"/>
          </w:rPr>
          <w:t>https://github.com/EDISONcommunity/EDSF/wiki/EDSFhome</w:t>
        </w:r>
      </w:hyperlink>
      <w:r>
        <w:t xml:space="preserve"> </w:t>
      </w:r>
    </w:p>
    <w:p w14:paraId="6DAF6B11" w14:textId="77777777" w:rsidR="00044652" w:rsidRDefault="00044652" w:rsidP="00182625">
      <w:pPr>
        <w:rPr>
          <w:lang w:val="en-GB"/>
        </w:rPr>
      </w:pPr>
    </w:p>
    <w:p w14:paraId="6F85C54D" w14:textId="77777777" w:rsidR="00072566" w:rsidRDefault="00072566" w:rsidP="00353174">
      <w:r>
        <w:br w:type="page"/>
      </w:r>
    </w:p>
    <w:p w14:paraId="54A28414" w14:textId="5BD0ACE5" w:rsidR="00F46E46" w:rsidRPr="00F955B1" w:rsidRDefault="00F46E46" w:rsidP="00353174">
      <w:pPr>
        <w:pStyle w:val="Dynanetstext"/>
      </w:pPr>
      <w:r w:rsidRPr="00072566">
        <w:t>TABLE OF CONTENTS</w:t>
      </w:r>
    </w:p>
    <w:p w14:paraId="79B1D7D1" w14:textId="77777777" w:rsidR="00F46E46" w:rsidRPr="00785109" w:rsidRDefault="00F46E46" w:rsidP="00353174"/>
    <w:p w14:paraId="4136ADA3" w14:textId="0E4C7947" w:rsidR="00E723B5" w:rsidRDefault="00F46E46">
      <w:pPr>
        <w:pStyle w:val="TOC1"/>
        <w:tabs>
          <w:tab w:val="left" w:pos="480"/>
          <w:tab w:val="right" w:leader="dot" w:pos="9062"/>
        </w:tabs>
        <w:rPr>
          <w:rFonts w:eastAsiaTheme="minorEastAsia" w:cstheme="minorBidi"/>
          <w:noProof/>
          <w:sz w:val="22"/>
          <w:szCs w:val="22"/>
        </w:rPr>
      </w:pPr>
      <w:r w:rsidRPr="00785109">
        <w:fldChar w:fldCharType="begin"/>
      </w:r>
      <w:r w:rsidRPr="00785109">
        <w:instrText xml:space="preserve"> TOC \o "1-3" \h \z \u </w:instrText>
      </w:r>
      <w:r w:rsidRPr="00785109">
        <w:fldChar w:fldCharType="separate"/>
      </w:r>
      <w:hyperlink w:anchor="_Toc487818126" w:history="1">
        <w:r w:rsidR="00E723B5" w:rsidRPr="00A12A5A">
          <w:rPr>
            <w:rStyle w:val="Hyperlink"/>
            <w:noProof/>
            <w:lang w:val="en-GB"/>
          </w:rPr>
          <w:t>1</w:t>
        </w:r>
        <w:r w:rsidR="00E723B5">
          <w:rPr>
            <w:rFonts w:eastAsiaTheme="minorEastAsia" w:cstheme="minorBidi"/>
            <w:noProof/>
            <w:sz w:val="22"/>
            <w:szCs w:val="22"/>
          </w:rPr>
          <w:tab/>
        </w:r>
        <w:r w:rsidR="00E723B5" w:rsidRPr="00A12A5A">
          <w:rPr>
            <w:rStyle w:val="Hyperlink"/>
            <w:noProof/>
          </w:rPr>
          <w:t>Introduction</w:t>
        </w:r>
        <w:r w:rsidR="00E723B5">
          <w:rPr>
            <w:noProof/>
            <w:webHidden/>
          </w:rPr>
          <w:tab/>
        </w:r>
        <w:r w:rsidR="00E723B5">
          <w:rPr>
            <w:noProof/>
            <w:webHidden/>
          </w:rPr>
          <w:fldChar w:fldCharType="begin"/>
        </w:r>
        <w:r w:rsidR="00E723B5">
          <w:rPr>
            <w:noProof/>
            <w:webHidden/>
          </w:rPr>
          <w:instrText xml:space="preserve"> PAGEREF _Toc487818126 \h </w:instrText>
        </w:r>
        <w:r w:rsidR="00E723B5">
          <w:rPr>
            <w:noProof/>
            <w:webHidden/>
          </w:rPr>
        </w:r>
        <w:r w:rsidR="00E723B5">
          <w:rPr>
            <w:noProof/>
            <w:webHidden/>
          </w:rPr>
          <w:fldChar w:fldCharType="separate"/>
        </w:r>
        <w:r w:rsidR="00DE2506">
          <w:rPr>
            <w:noProof/>
            <w:webHidden/>
          </w:rPr>
          <w:t>6</w:t>
        </w:r>
        <w:r w:rsidR="00E723B5">
          <w:rPr>
            <w:noProof/>
            <w:webHidden/>
          </w:rPr>
          <w:fldChar w:fldCharType="end"/>
        </w:r>
      </w:hyperlink>
    </w:p>
    <w:p w14:paraId="69B00F7E" w14:textId="7EE744B2" w:rsidR="00E723B5" w:rsidRDefault="004F3D8F">
      <w:pPr>
        <w:pStyle w:val="TOC1"/>
        <w:tabs>
          <w:tab w:val="left" w:pos="480"/>
          <w:tab w:val="right" w:leader="dot" w:pos="9062"/>
        </w:tabs>
        <w:rPr>
          <w:rFonts w:eastAsiaTheme="minorEastAsia" w:cstheme="minorBidi"/>
          <w:noProof/>
          <w:sz w:val="22"/>
          <w:szCs w:val="22"/>
        </w:rPr>
      </w:pPr>
      <w:hyperlink w:anchor="_Toc487818127" w:history="1">
        <w:r w:rsidR="00E723B5" w:rsidRPr="00A12A5A">
          <w:rPr>
            <w:rStyle w:val="Hyperlink"/>
            <w:noProof/>
            <w:lang w:val="en-GB"/>
          </w:rPr>
          <w:t>2</w:t>
        </w:r>
        <w:r w:rsidR="00E723B5">
          <w:rPr>
            <w:rFonts w:eastAsiaTheme="minorEastAsia" w:cstheme="minorBidi"/>
            <w:noProof/>
            <w:sz w:val="22"/>
            <w:szCs w:val="22"/>
          </w:rPr>
          <w:tab/>
        </w:r>
        <w:r w:rsidR="00E723B5" w:rsidRPr="00A12A5A">
          <w:rPr>
            <w:rStyle w:val="Hyperlink"/>
            <w:noProof/>
          </w:rPr>
          <w:t>EDISON Data Science Framework (EDSF)</w:t>
        </w:r>
        <w:r w:rsidR="00E723B5">
          <w:rPr>
            <w:noProof/>
            <w:webHidden/>
          </w:rPr>
          <w:tab/>
        </w:r>
        <w:r w:rsidR="00E723B5">
          <w:rPr>
            <w:noProof/>
            <w:webHidden/>
          </w:rPr>
          <w:fldChar w:fldCharType="begin"/>
        </w:r>
        <w:r w:rsidR="00E723B5">
          <w:rPr>
            <w:noProof/>
            <w:webHidden/>
          </w:rPr>
          <w:instrText xml:space="preserve"> PAGEREF _Toc487818127 \h </w:instrText>
        </w:r>
        <w:r w:rsidR="00E723B5">
          <w:rPr>
            <w:noProof/>
            <w:webHidden/>
          </w:rPr>
        </w:r>
        <w:r w:rsidR="00E723B5">
          <w:rPr>
            <w:noProof/>
            <w:webHidden/>
          </w:rPr>
          <w:fldChar w:fldCharType="separate"/>
        </w:r>
        <w:r w:rsidR="00DE2506">
          <w:rPr>
            <w:noProof/>
            <w:webHidden/>
          </w:rPr>
          <w:t>8</w:t>
        </w:r>
        <w:r w:rsidR="00E723B5">
          <w:rPr>
            <w:noProof/>
            <w:webHidden/>
          </w:rPr>
          <w:fldChar w:fldCharType="end"/>
        </w:r>
      </w:hyperlink>
    </w:p>
    <w:p w14:paraId="224F4757" w14:textId="79CB0C40" w:rsidR="00E723B5" w:rsidRDefault="004F3D8F">
      <w:pPr>
        <w:pStyle w:val="TOC1"/>
        <w:tabs>
          <w:tab w:val="left" w:pos="480"/>
          <w:tab w:val="right" w:leader="dot" w:pos="9062"/>
        </w:tabs>
        <w:rPr>
          <w:rFonts w:eastAsiaTheme="minorEastAsia" w:cstheme="minorBidi"/>
          <w:noProof/>
          <w:sz w:val="22"/>
          <w:szCs w:val="22"/>
        </w:rPr>
      </w:pPr>
      <w:hyperlink w:anchor="_Toc487818128" w:history="1">
        <w:r w:rsidR="00E723B5" w:rsidRPr="00A12A5A">
          <w:rPr>
            <w:rStyle w:val="Hyperlink"/>
            <w:noProof/>
            <w:lang w:val="en-GB"/>
          </w:rPr>
          <w:t>3</w:t>
        </w:r>
        <w:r w:rsidR="00E723B5">
          <w:rPr>
            <w:rFonts w:eastAsiaTheme="minorEastAsia" w:cstheme="minorBidi"/>
            <w:noProof/>
            <w:sz w:val="22"/>
            <w:szCs w:val="22"/>
          </w:rPr>
          <w:tab/>
        </w:r>
        <w:r w:rsidR="00E723B5" w:rsidRPr="00A12A5A">
          <w:rPr>
            <w:rStyle w:val="Hyperlink"/>
            <w:noProof/>
            <w:lang w:val="en-GB"/>
          </w:rPr>
          <w:t>Overview of Best Practices in Curricula Design</w:t>
        </w:r>
        <w:r w:rsidR="00E723B5">
          <w:rPr>
            <w:noProof/>
            <w:webHidden/>
          </w:rPr>
          <w:tab/>
        </w:r>
        <w:r w:rsidR="00E723B5">
          <w:rPr>
            <w:noProof/>
            <w:webHidden/>
          </w:rPr>
          <w:fldChar w:fldCharType="begin"/>
        </w:r>
        <w:r w:rsidR="00E723B5">
          <w:rPr>
            <w:noProof/>
            <w:webHidden/>
          </w:rPr>
          <w:instrText xml:space="preserve"> PAGEREF _Toc487818128 \h </w:instrText>
        </w:r>
        <w:r w:rsidR="00E723B5">
          <w:rPr>
            <w:noProof/>
            <w:webHidden/>
          </w:rPr>
        </w:r>
        <w:r w:rsidR="00E723B5">
          <w:rPr>
            <w:noProof/>
            <w:webHidden/>
          </w:rPr>
          <w:fldChar w:fldCharType="separate"/>
        </w:r>
        <w:r w:rsidR="00DE2506">
          <w:rPr>
            <w:noProof/>
            <w:webHidden/>
          </w:rPr>
          <w:t>8</w:t>
        </w:r>
        <w:r w:rsidR="00E723B5">
          <w:rPr>
            <w:noProof/>
            <w:webHidden/>
          </w:rPr>
          <w:fldChar w:fldCharType="end"/>
        </w:r>
      </w:hyperlink>
    </w:p>
    <w:p w14:paraId="5670A407" w14:textId="483F23E3" w:rsidR="00E723B5" w:rsidRDefault="004F3D8F">
      <w:pPr>
        <w:pStyle w:val="TOC2"/>
        <w:tabs>
          <w:tab w:val="left" w:pos="720"/>
          <w:tab w:val="right" w:leader="dot" w:pos="9062"/>
        </w:tabs>
        <w:rPr>
          <w:rFonts w:eastAsiaTheme="minorEastAsia" w:cstheme="minorBidi"/>
          <w:noProof/>
          <w:sz w:val="22"/>
          <w:szCs w:val="22"/>
        </w:rPr>
      </w:pPr>
      <w:hyperlink w:anchor="_Toc487818129" w:history="1">
        <w:r w:rsidR="00E723B5" w:rsidRPr="00A12A5A">
          <w:rPr>
            <w:rStyle w:val="Hyperlink"/>
            <w:noProof/>
            <w:lang w:val="en-GB"/>
          </w:rPr>
          <w:t>3.1</w:t>
        </w:r>
        <w:r w:rsidR="00E723B5">
          <w:rPr>
            <w:rFonts w:eastAsiaTheme="minorEastAsia" w:cstheme="minorBidi"/>
            <w:noProof/>
            <w:sz w:val="22"/>
            <w:szCs w:val="22"/>
          </w:rPr>
          <w:tab/>
        </w:r>
        <w:r w:rsidR="00E723B5" w:rsidRPr="00A12A5A">
          <w:rPr>
            <w:rStyle w:val="Hyperlink"/>
            <w:noProof/>
            <w:lang w:val="en-GB"/>
          </w:rPr>
          <w:t>Learning models and curriculum design approaches</w:t>
        </w:r>
        <w:r w:rsidR="00E723B5">
          <w:rPr>
            <w:noProof/>
            <w:webHidden/>
          </w:rPr>
          <w:tab/>
        </w:r>
        <w:r w:rsidR="00E723B5">
          <w:rPr>
            <w:noProof/>
            <w:webHidden/>
          </w:rPr>
          <w:fldChar w:fldCharType="begin"/>
        </w:r>
        <w:r w:rsidR="00E723B5">
          <w:rPr>
            <w:noProof/>
            <w:webHidden/>
          </w:rPr>
          <w:instrText xml:space="preserve"> PAGEREF _Toc487818129 \h </w:instrText>
        </w:r>
        <w:r w:rsidR="00E723B5">
          <w:rPr>
            <w:noProof/>
            <w:webHidden/>
          </w:rPr>
        </w:r>
        <w:r w:rsidR="00E723B5">
          <w:rPr>
            <w:noProof/>
            <w:webHidden/>
          </w:rPr>
          <w:fldChar w:fldCharType="separate"/>
        </w:r>
        <w:r w:rsidR="00DE2506">
          <w:rPr>
            <w:noProof/>
            <w:webHidden/>
          </w:rPr>
          <w:t>10</w:t>
        </w:r>
        <w:r w:rsidR="00E723B5">
          <w:rPr>
            <w:noProof/>
            <w:webHidden/>
          </w:rPr>
          <w:fldChar w:fldCharType="end"/>
        </w:r>
      </w:hyperlink>
    </w:p>
    <w:p w14:paraId="3A518F10" w14:textId="6223B286" w:rsidR="00E723B5" w:rsidRDefault="004F3D8F">
      <w:pPr>
        <w:pStyle w:val="TOC3"/>
        <w:tabs>
          <w:tab w:val="left" w:pos="1200"/>
          <w:tab w:val="right" w:leader="dot" w:pos="9062"/>
        </w:tabs>
        <w:rPr>
          <w:rFonts w:eastAsiaTheme="minorEastAsia" w:cstheme="minorBidi"/>
          <w:noProof/>
          <w:sz w:val="22"/>
          <w:szCs w:val="22"/>
        </w:rPr>
      </w:pPr>
      <w:hyperlink w:anchor="_Toc487818130" w:history="1">
        <w:r w:rsidR="00E723B5" w:rsidRPr="00A12A5A">
          <w:rPr>
            <w:rStyle w:val="Hyperlink"/>
            <w:noProof/>
          </w:rPr>
          <w:t>3.1.1</w:t>
        </w:r>
        <w:r w:rsidR="00E723B5">
          <w:rPr>
            <w:rFonts w:eastAsiaTheme="minorEastAsia" w:cstheme="minorBidi"/>
            <w:noProof/>
            <w:sz w:val="22"/>
            <w:szCs w:val="22"/>
          </w:rPr>
          <w:tab/>
        </w:r>
        <w:r w:rsidR="00E723B5" w:rsidRPr="00A12A5A">
          <w:rPr>
            <w:rStyle w:val="Hyperlink"/>
            <w:noProof/>
          </w:rPr>
          <w:t>Bloom’s Taxonomy</w:t>
        </w:r>
        <w:r w:rsidR="00E723B5">
          <w:rPr>
            <w:noProof/>
            <w:webHidden/>
          </w:rPr>
          <w:tab/>
        </w:r>
        <w:r w:rsidR="00E723B5">
          <w:rPr>
            <w:noProof/>
            <w:webHidden/>
          </w:rPr>
          <w:fldChar w:fldCharType="begin"/>
        </w:r>
        <w:r w:rsidR="00E723B5">
          <w:rPr>
            <w:noProof/>
            <w:webHidden/>
          </w:rPr>
          <w:instrText xml:space="preserve"> PAGEREF _Toc487818130 \h </w:instrText>
        </w:r>
        <w:r w:rsidR="00E723B5">
          <w:rPr>
            <w:noProof/>
            <w:webHidden/>
          </w:rPr>
        </w:r>
        <w:r w:rsidR="00E723B5">
          <w:rPr>
            <w:noProof/>
            <w:webHidden/>
          </w:rPr>
          <w:fldChar w:fldCharType="separate"/>
        </w:r>
        <w:r w:rsidR="00DE2506">
          <w:rPr>
            <w:noProof/>
            <w:webHidden/>
          </w:rPr>
          <w:t>10</w:t>
        </w:r>
        <w:r w:rsidR="00E723B5">
          <w:rPr>
            <w:noProof/>
            <w:webHidden/>
          </w:rPr>
          <w:fldChar w:fldCharType="end"/>
        </w:r>
      </w:hyperlink>
    </w:p>
    <w:p w14:paraId="65EA2F94" w14:textId="14E97DCB" w:rsidR="00E723B5" w:rsidRDefault="004F3D8F">
      <w:pPr>
        <w:pStyle w:val="TOC3"/>
        <w:tabs>
          <w:tab w:val="left" w:pos="1200"/>
          <w:tab w:val="right" w:leader="dot" w:pos="9062"/>
        </w:tabs>
        <w:rPr>
          <w:rFonts w:eastAsiaTheme="minorEastAsia" w:cstheme="minorBidi"/>
          <w:noProof/>
          <w:sz w:val="22"/>
          <w:szCs w:val="22"/>
        </w:rPr>
      </w:pPr>
      <w:hyperlink w:anchor="_Toc487818131" w:history="1">
        <w:r w:rsidR="00E723B5" w:rsidRPr="00A12A5A">
          <w:rPr>
            <w:rStyle w:val="Hyperlink"/>
            <w:noProof/>
          </w:rPr>
          <w:t>3.1.2</w:t>
        </w:r>
        <w:r w:rsidR="00E723B5">
          <w:rPr>
            <w:rFonts w:eastAsiaTheme="minorEastAsia" w:cstheme="minorBidi"/>
            <w:noProof/>
            <w:sz w:val="22"/>
            <w:szCs w:val="22"/>
          </w:rPr>
          <w:tab/>
        </w:r>
        <w:r w:rsidR="00E723B5" w:rsidRPr="00A12A5A">
          <w:rPr>
            <w:rStyle w:val="Hyperlink"/>
            <w:noProof/>
          </w:rPr>
          <w:t>Constructive Alignment and Problem-based Learning</w:t>
        </w:r>
        <w:r w:rsidR="00E723B5">
          <w:rPr>
            <w:noProof/>
            <w:webHidden/>
          </w:rPr>
          <w:tab/>
        </w:r>
        <w:r w:rsidR="00E723B5">
          <w:rPr>
            <w:noProof/>
            <w:webHidden/>
          </w:rPr>
          <w:fldChar w:fldCharType="begin"/>
        </w:r>
        <w:r w:rsidR="00E723B5">
          <w:rPr>
            <w:noProof/>
            <w:webHidden/>
          </w:rPr>
          <w:instrText xml:space="preserve"> PAGEREF _Toc487818131 \h </w:instrText>
        </w:r>
        <w:r w:rsidR="00E723B5">
          <w:rPr>
            <w:noProof/>
            <w:webHidden/>
          </w:rPr>
        </w:r>
        <w:r w:rsidR="00E723B5">
          <w:rPr>
            <w:noProof/>
            <w:webHidden/>
          </w:rPr>
          <w:fldChar w:fldCharType="separate"/>
        </w:r>
        <w:r w:rsidR="00DE2506">
          <w:rPr>
            <w:noProof/>
            <w:webHidden/>
          </w:rPr>
          <w:t>13</w:t>
        </w:r>
        <w:r w:rsidR="00E723B5">
          <w:rPr>
            <w:noProof/>
            <w:webHidden/>
          </w:rPr>
          <w:fldChar w:fldCharType="end"/>
        </w:r>
      </w:hyperlink>
    </w:p>
    <w:p w14:paraId="643027A4" w14:textId="73B01971" w:rsidR="00E723B5" w:rsidRDefault="004F3D8F">
      <w:pPr>
        <w:pStyle w:val="TOC3"/>
        <w:tabs>
          <w:tab w:val="left" w:pos="1200"/>
          <w:tab w:val="right" w:leader="dot" w:pos="9062"/>
        </w:tabs>
        <w:rPr>
          <w:rFonts w:eastAsiaTheme="minorEastAsia" w:cstheme="minorBidi"/>
          <w:noProof/>
          <w:sz w:val="22"/>
          <w:szCs w:val="22"/>
        </w:rPr>
      </w:pPr>
      <w:hyperlink w:anchor="_Toc487818132" w:history="1">
        <w:r w:rsidR="00E723B5" w:rsidRPr="00A12A5A">
          <w:rPr>
            <w:rStyle w:val="Hyperlink"/>
            <w:noProof/>
          </w:rPr>
          <w:t>3.1.3</w:t>
        </w:r>
        <w:r w:rsidR="00E723B5">
          <w:rPr>
            <w:rFonts w:eastAsiaTheme="minorEastAsia" w:cstheme="minorBidi"/>
            <w:noProof/>
            <w:sz w:val="22"/>
            <w:szCs w:val="22"/>
          </w:rPr>
          <w:tab/>
        </w:r>
        <w:r w:rsidR="00E723B5" w:rsidRPr="00A12A5A">
          <w:rPr>
            <w:rStyle w:val="Hyperlink"/>
            <w:noProof/>
          </w:rPr>
          <w:t>Competence Based Learning Model</w:t>
        </w:r>
        <w:r w:rsidR="00E723B5">
          <w:rPr>
            <w:noProof/>
            <w:webHidden/>
          </w:rPr>
          <w:tab/>
        </w:r>
        <w:r w:rsidR="00E723B5">
          <w:rPr>
            <w:noProof/>
            <w:webHidden/>
          </w:rPr>
          <w:fldChar w:fldCharType="begin"/>
        </w:r>
        <w:r w:rsidR="00E723B5">
          <w:rPr>
            <w:noProof/>
            <w:webHidden/>
          </w:rPr>
          <w:instrText xml:space="preserve"> PAGEREF _Toc487818132 \h </w:instrText>
        </w:r>
        <w:r w:rsidR="00E723B5">
          <w:rPr>
            <w:noProof/>
            <w:webHidden/>
          </w:rPr>
        </w:r>
        <w:r w:rsidR="00E723B5">
          <w:rPr>
            <w:noProof/>
            <w:webHidden/>
          </w:rPr>
          <w:fldChar w:fldCharType="separate"/>
        </w:r>
        <w:r w:rsidR="00DE2506">
          <w:rPr>
            <w:noProof/>
            <w:webHidden/>
          </w:rPr>
          <w:t>13</w:t>
        </w:r>
        <w:r w:rsidR="00E723B5">
          <w:rPr>
            <w:noProof/>
            <w:webHidden/>
          </w:rPr>
          <w:fldChar w:fldCharType="end"/>
        </w:r>
      </w:hyperlink>
    </w:p>
    <w:p w14:paraId="266DA77B" w14:textId="6146701B" w:rsidR="00E723B5" w:rsidRDefault="004F3D8F">
      <w:pPr>
        <w:pStyle w:val="TOC2"/>
        <w:tabs>
          <w:tab w:val="left" w:pos="720"/>
          <w:tab w:val="right" w:leader="dot" w:pos="9062"/>
        </w:tabs>
        <w:rPr>
          <w:rFonts w:eastAsiaTheme="minorEastAsia" w:cstheme="minorBidi"/>
          <w:noProof/>
          <w:sz w:val="22"/>
          <w:szCs w:val="22"/>
        </w:rPr>
      </w:pPr>
      <w:hyperlink w:anchor="_Toc487818133" w:history="1">
        <w:r w:rsidR="00E723B5" w:rsidRPr="00A12A5A">
          <w:rPr>
            <w:rStyle w:val="Hyperlink"/>
            <w:noProof/>
          </w:rPr>
          <w:t>3.2</w:t>
        </w:r>
        <w:r w:rsidR="00E723B5">
          <w:rPr>
            <w:rFonts w:eastAsiaTheme="minorEastAsia" w:cstheme="minorBidi"/>
            <w:noProof/>
            <w:sz w:val="22"/>
            <w:szCs w:val="22"/>
          </w:rPr>
          <w:tab/>
        </w:r>
        <w:r w:rsidR="00E723B5" w:rsidRPr="00A12A5A">
          <w:rPr>
            <w:rStyle w:val="Hyperlink"/>
            <w:noProof/>
          </w:rPr>
          <w:t>ACM Computer Science Curriculum (CS2013) and Body of Knowledge (CS-BoK)</w:t>
        </w:r>
        <w:r w:rsidR="00E723B5">
          <w:rPr>
            <w:noProof/>
            <w:webHidden/>
          </w:rPr>
          <w:tab/>
        </w:r>
        <w:r w:rsidR="00E723B5">
          <w:rPr>
            <w:noProof/>
            <w:webHidden/>
          </w:rPr>
          <w:fldChar w:fldCharType="begin"/>
        </w:r>
        <w:r w:rsidR="00E723B5">
          <w:rPr>
            <w:noProof/>
            <w:webHidden/>
          </w:rPr>
          <w:instrText xml:space="preserve"> PAGEREF _Toc487818133 \h </w:instrText>
        </w:r>
        <w:r w:rsidR="00E723B5">
          <w:rPr>
            <w:noProof/>
            <w:webHidden/>
          </w:rPr>
        </w:r>
        <w:r w:rsidR="00E723B5">
          <w:rPr>
            <w:noProof/>
            <w:webHidden/>
          </w:rPr>
          <w:fldChar w:fldCharType="separate"/>
        </w:r>
        <w:r w:rsidR="00DE2506">
          <w:rPr>
            <w:noProof/>
            <w:webHidden/>
          </w:rPr>
          <w:t>14</w:t>
        </w:r>
        <w:r w:rsidR="00E723B5">
          <w:rPr>
            <w:noProof/>
            <w:webHidden/>
          </w:rPr>
          <w:fldChar w:fldCharType="end"/>
        </w:r>
      </w:hyperlink>
    </w:p>
    <w:p w14:paraId="57BED88C" w14:textId="65361C9A" w:rsidR="00E723B5" w:rsidRDefault="004F3D8F">
      <w:pPr>
        <w:pStyle w:val="TOC2"/>
        <w:tabs>
          <w:tab w:val="left" w:pos="720"/>
          <w:tab w:val="right" w:leader="dot" w:pos="9062"/>
        </w:tabs>
        <w:rPr>
          <w:rFonts w:eastAsiaTheme="minorEastAsia" w:cstheme="minorBidi"/>
          <w:noProof/>
          <w:sz w:val="22"/>
          <w:szCs w:val="22"/>
        </w:rPr>
      </w:pPr>
      <w:hyperlink w:anchor="_Toc487818134" w:history="1">
        <w:r w:rsidR="00E723B5" w:rsidRPr="00A12A5A">
          <w:rPr>
            <w:rStyle w:val="Hyperlink"/>
            <w:noProof/>
          </w:rPr>
          <w:t>3.3</w:t>
        </w:r>
        <w:r w:rsidR="00E723B5">
          <w:rPr>
            <w:rFonts w:eastAsiaTheme="minorEastAsia" w:cstheme="minorBidi"/>
            <w:noProof/>
            <w:sz w:val="22"/>
            <w:szCs w:val="22"/>
          </w:rPr>
          <w:tab/>
        </w:r>
        <w:r w:rsidR="00E723B5" w:rsidRPr="00A12A5A">
          <w:rPr>
            <w:rStyle w:val="Hyperlink"/>
            <w:noProof/>
          </w:rPr>
          <w:t>ACM/IEEE-CS Curricula Guidelines and Competency Model for Information Technologies</w:t>
        </w:r>
        <w:r w:rsidR="00E723B5">
          <w:rPr>
            <w:noProof/>
            <w:webHidden/>
          </w:rPr>
          <w:tab/>
        </w:r>
        <w:r w:rsidR="00E723B5">
          <w:rPr>
            <w:noProof/>
            <w:webHidden/>
          </w:rPr>
          <w:fldChar w:fldCharType="begin"/>
        </w:r>
        <w:r w:rsidR="00E723B5">
          <w:rPr>
            <w:noProof/>
            <w:webHidden/>
          </w:rPr>
          <w:instrText xml:space="preserve"> PAGEREF _Toc487818134 \h </w:instrText>
        </w:r>
        <w:r w:rsidR="00E723B5">
          <w:rPr>
            <w:noProof/>
            <w:webHidden/>
          </w:rPr>
        </w:r>
        <w:r w:rsidR="00E723B5">
          <w:rPr>
            <w:noProof/>
            <w:webHidden/>
          </w:rPr>
          <w:fldChar w:fldCharType="separate"/>
        </w:r>
        <w:r w:rsidR="00DE2506">
          <w:rPr>
            <w:noProof/>
            <w:webHidden/>
          </w:rPr>
          <w:t>15</w:t>
        </w:r>
        <w:r w:rsidR="00E723B5">
          <w:rPr>
            <w:noProof/>
            <w:webHidden/>
          </w:rPr>
          <w:fldChar w:fldCharType="end"/>
        </w:r>
      </w:hyperlink>
    </w:p>
    <w:p w14:paraId="4F865BE9" w14:textId="1CE10AEC" w:rsidR="00E723B5" w:rsidRDefault="004F3D8F">
      <w:pPr>
        <w:pStyle w:val="TOC2"/>
        <w:tabs>
          <w:tab w:val="left" w:pos="720"/>
          <w:tab w:val="right" w:leader="dot" w:pos="9062"/>
        </w:tabs>
        <w:rPr>
          <w:rFonts w:eastAsiaTheme="minorEastAsia" w:cstheme="minorBidi"/>
          <w:noProof/>
          <w:sz w:val="22"/>
          <w:szCs w:val="22"/>
        </w:rPr>
      </w:pPr>
      <w:hyperlink w:anchor="_Toc487818135" w:history="1">
        <w:r w:rsidR="00E723B5" w:rsidRPr="00A12A5A">
          <w:rPr>
            <w:rStyle w:val="Hyperlink"/>
            <w:noProof/>
          </w:rPr>
          <w:t>3.4</w:t>
        </w:r>
        <w:r w:rsidR="00E723B5">
          <w:rPr>
            <w:rFonts w:eastAsiaTheme="minorEastAsia" w:cstheme="minorBidi"/>
            <w:noProof/>
            <w:sz w:val="22"/>
            <w:szCs w:val="22"/>
          </w:rPr>
          <w:tab/>
        </w:r>
        <w:r w:rsidR="00E723B5" w:rsidRPr="00A12A5A">
          <w:rPr>
            <w:rStyle w:val="Hyperlink"/>
            <w:noProof/>
          </w:rPr>
          <w:t>ICT professional Body of knowledge and new curricula for e-Leadership skills</w:t>
        </w:r>
        <w:r w:rsidR="00E723B5">
          <w:rPr>
            <w:noProof/>
            <w:webHidden/>
          </w:rPr>
          <w:tab/>
        </w:r>
        <w:r w:rsidR="00E723B5">
          <w:rPr>
            <w:noProof/>
            <w:webHidden/>
          </w:rPr>
          <w:fldChar w:fldCharType="begin"/>
        </w:r>
        <w:r w:rsidR="00E723B5">
          <w:rPr>
            <w:noProof/>
            <w:webHidden/>
          </w:rPr>
          <w:instrText xml:space="preserve"> PAGEREF _Toc487818135 \h </w:instrText>
        </w:r>
        <w:r w:rsidR="00E723B5">
          <w:rPr>
            <w:noProof/>
            <w:webHidden/>
          </w:rPr>
        </w:r>
        <w:r w:rsidR="00E723B5">
          <w:rPr>
            <w:noProof/>
            <w:webHidden/>
          </w:rPr>
          <w:fldChar w:fldCharType="separate"/>
        </w:r>
        <w:r w:rsidR="00DE2506">
          <w:rPr>
            <w:noProof/>
            <w:webHidden/>
          </w:rPr>
          <w:t>16</w:t>
        </w:r>
        <w:r w:rsidR="00E723B5">
          <w:rPr>
            <w:noProof/>
            <w:webHidden/>
          </w:rPr>
          <w:fldChar w:fldCharType="end"/>
        </w:r>
      </w:hyperlink>
    </w:p>
    <w:p w14:paraId="7080C672" w14:textId="69769E7F" w:rsidR="00E723B5" w:rsidRDefault="004F3D8F">
      <w:pPr>
        <w:pStyle w:val="TOC1"/>
        <w:tabs>
          <w:tab w:val="left" w:pos="480"/>
          <w:tab w:val="right" w:leader="dot" w:pos="9062"/>
        </w:tabs>
        <w:rPr>
          <w:rFonts w:eastAsiaTheme="minorEastAsia" w:cstheme="minorBidi"/>
          <w:noProof/>
          <w:sz w:val="22"/>
          <w:szCs w:val="22"/>
        </w:rPr>
      </w:pPr>
      <w:hyperlink w:anchor="_Toc487818136" w:history="1">
        <w:r w:rsidR="00E723B5" w:rsidRPr="00A12A5A">
          <w:rPr>
            <w:rStyle w:val="Hyperlink"/>
            <w:noProof/>
            <w:lang w:val="en-GB"/>
          </w:rPr>
          <w:t>4</w:t>
        </w:r>
        <w:r w:rsidR="00E723B5">
          <w:rPr>
            <w:rFonts w:eastAsiaTheme="minorEastAsia" w:cstheme="minorBidi"/>
            <w:noProof/>
            <w:sz w:val="22"/>
            <w:szCs w:val="22"/>
          </w:rPr>
          <w:tab/>
        </w:r>
        <w:r w:rsidR="00E723B5" w:rsidRPr="00A12A5A">
          <w:rPr>
            <w:rStyle w:val="Hyperlink"/>
            <w:noProof/>
            <w:lang w:val="en-GB"/>
          </w:rPr>
          <w:t>Data Science Model Curriculum</w:t>
        </w:r>
        <w:r w:rsidR="00E723B5">
          <w:rPr>
            <w:noProof/>
            <w:webHidden/>
          </w:rPr>
          <w:tab/>
        </w:r>
        <w:r w:rsidR="00E723B5">
          <w:rPr>
            <w:noProof/>
            <w:webHidden/>
          </w:rPr>
          <w:fldChar w:fldCharType="begin"/>
        </w:r>
        <w:r w:rsidR="00E723B5">
          <w:rPr>
            <w:noProof/>
            <w:webHidden/>
          </w:rPr>
          <w:instrText xml:space="preserve"> PAGEREF _Toc487818136 \h </w:instrText>
        </w:r>
        <w:r w:rsidR="00E723B5">
          <w:rPr>
            <w:noProof/>
            <w:webHidden/>
          </w:rPr>
        </w:r>
        <w:r w:rsidR="00E723B5">
          <w:rPr>
            <w:noProof/>
            <w:webHidden/>
          </w:rPr>
          <w:fldChar w:fldCharType="separate"/>
        </w:r>
        <w:r w:rsidR="00DE2506">
          <w:rPr>
            <w:noProof/>
            <w:webHidden/>
          </w:rPr>
          <w:t>17</w:t>
        </w:r>
        <w:r w:rsidR="00E723B5">
          <w:rPr>
            <w:noProof/>
            <w:webHidden/>
          </w:rPr>
          <w:fldChar w:fldCharType="end"/>
        </w:r>
      </w:hyperlink>
    </w:p>
    <w:p w14:paraId="1749E439" w14:textId="7795952E" w:rsidR="00E723B5" w:rsidRDefault="004F3D8F">
      <w:pPr>
        <w:pStyle w:val="TOC2"/>
        <w:tabs>
          <w:tab w:val="left" w:pos="720"/>
          <w:tab w:val="right" w:leader="dot" w:pos="9062"/>
        </w:tabs>
        <w:rPr>
          <w:rFonts w:eastAsiaTheme="minorEastAsia" w:cstheme="minorBidi"/>
          <w:noProof/>
          <w:sz w:val="22"/>
          <w:szCs w:val="22"/>
        </w:rPr>
      </w:pPr>
      <w:hyperlink w:anchor="_Toc487818137" w:history="1">
        <w:r w:rsidR="00E723B5" w:rsidRPr="00A12A5A">
          <w:rPr>
            <w:rStyle w:val="Hyperlink"/>
            <w:noProof/>
          </w:rPr>
          <w:t>4.1</w:t>
        </w:r>
        <w:r w:rsidR="00E723B5">
          <w:rPr>
            <w:rFonts w:eastAsiaTheme="minorEastAsia" w:cstheme="minorBidi"/>
            <w:noProof/>
            <w:sz w:val="22"/>
            <w:szCs w:val="22"/>
          </w:rPr>
          <w:tab/>
        </w:r>
        <w:r w:rsidR="00E723B5" w:rsidRPr="00A12A5A">
          <w:rPr>
            <w:rStyle w:val="Hyperlink"/>
            <w:noProof/>
          </w:rPr>
          <w:t>MC-DS Design approach</w:t>
        </w:r>
        <w:r w:rsidR="00E723B5">
          <w:rPr>
            <w:noProof/>
            <w:webHidden/>
          </w:rPr>
          <w:tab/>
        </w:r>
        <w:r w:rsidR="00E723B5">
          <w:rPr>
            <w:noProof/>
            <w:webHidden/>
          </w:rPr>
          <w:fldChar w:fldCharType="begin"/>
        </w:r>
        <w:r w:rsidR="00E723B5">
          <w:rPr>
            <w:noProof/>
            <w:webHidden/>
          </w:rPr>
          <w:instrText xml:space="preserve"> PAGEREF _Toc487818137 \h </w:instrText>
        </w:r>
        <w:r w:rsidR="00E723B5">
          <w:rPr>
            <w:noProof/>
            <w:webHidden/>
          </w:rPr>
        </w:r>
        <w:r w:rsidR="00E723B5">
          <w:rPr>
            <w:noProof/>
            <w:webHidden/>
          </w:rPr>
          <w:fldChar w:fldCharType="separate"/>
        </w:r>
        <w:r w:rsidR="00DE2506">
          <w:rPr>
            <w:noProof/>
            <w:webHidden/>
          </w:rPr>
          <w:t>17</w:t>
        </w:r>
        <w:r w:rsidR="00E723B5">
          <w:rPr>
            <w:noProof/>
            <w:webHidden/>
          </w:rPr>
          <w:fldChar w:fldCharType="end"/>
        </w:r>
      </w:hyperlink>
    </w:p>
    <w:p w14:paraId="08C52C43" w14:textId="642D6E52" w:rsidR="00E723B5" w:rsidRDefault="004F3D8F">
      <w:pPr>
        <w:pStyle w:val="TOC2"/>
        <w:tabs>
          <w:tab w:val="left" w:pos="720"/>
          <w:tab w:val="right" w:leader="dot" w:pos="9062"/>
        </w:tabs>
        <w:rPr>
          <w:rFonts w:eastAsiaTheme="minorEastAsia" w:cstheme="minorBidi"/>
          <w:noProof/>
          <w:sz w:val="22"/>
          <w:szCs w:val="22"/>
        </w:rPr>
      </w:pPr>
      <w:hyperlink w:anchor="_Toc487818138" w:history="1">
        <w:r w:rsidR="00E723B5" w:rsidRPr="00A12A5A">
          <w:rPr>
            <w:rStyle w:val="Hyperlink"/>
            <w:noProof/>
          </w:rPr>
          <w:t>4.2</w:t>
        </w:r>
        <w:r w:rsidR="00E723B5">
          <w:rPr>
            <w:rFonts w:eastAsiaTheme="minorEastAsia" w:cstheme="minorBidi"/>
            <w:noProof/>
            <w:sz w:val="22"/>
            <w:szCs w:val="22"/>
          </w:rPr>
          <w:tab/>
        </w:r>
        <w:r w:rsidR="00E723B5" w:rsidRPr="00A12A5A">
          <w:rPr>
            <w:rStyle w:val="Hyperlink"/>
            <w:noProof/>
          </w:rPr>
          <w:t>Mastery levels and Learning Outcomes</w:t>
        </w:r>
        <w:r w:rsidR="00E723B5">
          <w:rPr>
            <w:noProof/>
            <w:webHidden/>
          </w:rPr>
          <w:tab/>
        </w:r>
        <w:r w:rsidR="00E723B5">
          <w:rPr>
            <w:noProof/>
            <w:webHidden/>
          </w:rPr>
          <w:fldChar w:fldCharType="begin"/>
        </w:r>
        <w:r w:rsidR="00E723B5">
          <w:rPr>
            <w:noProof/>
            <w:webHidden/>
          </w:rPr>
          <w:instrText xml:space="preserve"> PAGEREF _Toc487818138 \h </w:instrText>
        </w:r>
        <w:r w:rsidR="00E723B5">
          <w:rPr>
            <w:noProof/>
            <w:webHidden/>
          </w:rPr>
        </w:r>
        <w:r w:rsidR="00E723B5">
          <w:rPr>
            <w:noProof/>
            <w:webHidden/>
          </w:rPr>
          <w:fldChar w:fldCharType="separate"/>
        </w:r>
        <w:r w:rsidR="00DE2506">
          <w:rPr>
            <w:noProof/>
            <w:webHidden/>
          </w:rPr>
          <w:t>17</w:t>
        </w:r>
        <w:r w:rsidR="00E723B5">
          <w:rPr>
            <w:noProof/>
            <w:webHidden/>
          </w:rPr>
          <w:fldChar w:fldCharType="end"/>
        </w:r>
      </w:hyperlink>
    </w:p>
    <w:p w14:paraId="0F3FB9BE" w14:textId="7622BB93" w:rsidR="00E723B5" w:rsidRDefault="004F3D8F">
      <w:pPr>
        <w:pStyle w:val="TOC2"/>
        <w:tabs>
          <w:tab w:val="left" w:pos="720"/>
          <w:tab w:val="right" w:leader="dot" w:pos="9062"/>
        </w:tabs>
        <w:rPr>
          <w:rFonts w:eastAsiaTheme="minorEastAsia" w:cstheme="minorBidi"/>
          <w:noProof/>
          <w:sz w:val="22"/>
          <w:szCs w:val="22"/>
        </w:rPr>
      </w:pPr>
      <w:hyperlink w:anchor="_Toc487818139" w:history="1">
        <w:r w:rsidR="00E723B5" w:rsidRPr="00A12A5A">
          <w:rPr>
            <w:rStyle w:val="Hyperlink"/>
            <w:noProof/>
          </w:rPr>
          <w:t>4.3</w:t>
        </w:r>
        <w:r w:rsidR="00E723B5">
          <w:rPr>
            <w:rFonts w:eastAsiaTheme="minorEastAsia" w:cstheme="minorBidi"/>
            <w:noProof/>
            <w:sz w:val="22"/>
            <w:szCs w:val="22"/>
          </w:rPr>
          <w:tab/>
        </w:r>
        <w:r w:rsidR="00E723B5" w:rsidRPr="00A12A5A">
          <w:rPr>
            <w:rStyle w:val="Hyperlink"/>
            <w:noProof/>
          </w:rPr>
          <w:t>Learning Outcomes definition based on CF-DS</w:t>
        </w:r>
        <w:r w:rsidR="00E723B5">
          <w:rPr>
            <w:noProof/>
            <w:webHidden/>
          </w:rPr>
          <w:tab/>
        </w:r>
        <w:r w:rsidR="00E723B5">
          <w:rPr>
            <w:noProof/>
            <w:webHidden/>
          </w:rPr>
          <w:fldChar w:fldCharType="begin"/>
        </w:r>
        <w:r w:rsidR="00E723B5">
          <w:rPr>
            <w:noProof/>
            <w:webHidden/>
          </w:rPr>
          <w:instrText xml:space="preserve"> PAGEREF _Toc487818139 \h </w:instrText>
        </w:r>
        <w:r w:rsidR="00E723B5">
          <w:rPr>
            <w:noProof/>
            <w:webHidden/>
          </w:rPr>
        </w:r>
        <w:r w:rsidR="00E723B5">
          <w:rPr>
            <w:noProof/>
            <w:webHidden/>
          </w:rPr>
          <w:fldChar w:fldCharType="separate"/>
        </w:r>
        <w:r w:rsidR="00DE2506">
          <w:rPr>
            <w:noProof/>
            <w:webHidden/>
          </w:rPr>
          <w:t>19</w:t>
        </w:r>
        <w:r w:rsidR="00E723B5">
          <w:rPr>
            <w:noProof/>
            <w:webHidden/>
          </w:rPr>
          <w:fldChar w:fldCharType="end"/>
        </w:r>
      </w:hyperlink>
    </w:p>
    <w:p w14:paraId="1AC578BB" w14:textId="1302183B" w:rsidR="00E723B5" w:rsidRDefault="004F3D8F">
      <w:pPr>
        <w:pStyle w:val="TOC2"/>
        <w:tabs>
          <w:tab w:val="left" w:pos="720"/>
          <w:tab w:val="right" w:leader="dot" w:pos="9062"/>
        </w:tabs>
        <w:rPr>
          <w:rFonts w:eastAsiaTheme="minorEastAsia" w:cstheme="minorBidi"/>
          <w:noProof/>
          <w:sz w:val="22"/>
          <w:szCs w:val="22"/>
        </w:rPr>
      </w:pPr>
      <w:hyperlink w:anchor="_Toc487818140" w:history="1">
        <w:r w:rsidR="00E723B5" w:rsidRPr="00A12A5A">
          <w:rPr>
            <w:rStyle w:val="Hyperlink"/>
            <w:noProof/>
          </w:rPr>
          <w:t>4.4</w:t>
        </w:r>
        <w:r w:rsidR="00E723B5">
          <w:rPr>
            <w:rFonts w:eastAsiaTheme="minorEastAsia" w:cstheme="minorBidi"/>
            <w:noProof/>
            <w:sz w:val="22"/>
            <w:szCs w:val="22"/>
          </w:rPr>
          <w:tab/>
        </w:r>
        <w:r w:rsidR="00E723B5" w:rsidRPr="00A12A5A">
          <w:rPr>
            <w:rStyle w:val="Hyperlink"/>
            <w:noProof/>
          </w:rPr>
          <w:t>Definition of MC-DS Learning Units</w:t>
        </w:r>
        <w:r w:rsidR="00E723B5">
          <w:rPr>
            <w:noProof/>
            <w:webHidden/>
          </w:rPr>
          <w:tab/>
        </w:r>
        <w:r w:rsidR="00E723B5">
          <w:rPr>
            <w:noProof/>
            <w:webHidden/>
          </w:rPr>
          <w:fldChar w:fldCharType="begin"/>
        </w:r>
        <w:r w:rsidR="00E723B5">
          <w:rPr>
            <w:noProof/>
            <w:webHidden/>
          </w:rPr>
          <w:instrText xml:space="preserve"> PAGEREF _Toc487818140 \h </w:instrText>
        </w:r>
        <w:r w:rsidR="00E723B5">
          <w:rPr>
            <w:noProof/>
            <w:webHidden/>
          </w:rPr>
        </w:r>
        <w:r w:rsidR="00E723B5">
          <w:rPr>
            <w:noProof/>
            <w:webHidden/>
          </w:rPr>
          <w:fldChar w:fldCharType="separate"/>
        </w:r>
        <w:r w:rsidR="00DE2506">
          <w:rPr>
            <w:noProof/>
            <w:webHidden/>
          </w:rPr>
          <w:t>24</w:t>
        </w:r>
        <w:r w:rsidR="00E723B5">
          <w:rPr>
            <w:noProof/>
            <w:webHidden/>
          </w:rPr>
          <w:fldChar w:fldCharType="end"/>
        </w:r>
      </w:hyperlink>
    </w:p>
    <w:p w14:paraId="24B55515" w14:textId="0534D250" w:rsidR="00E723B5" w:rsidRDefault="004F3D8F">
      <w:pPr>
        <w:pStyle w:val="TOC1"/>
        <w:tabs>
          <w:tab w:val="left" w:pos="480"/>
          <w:tab w:val="right" w:leader="dot" w:pos="9062"/>
        </w:tabs>
        <w:rPr>
          <w:rFonts w:eastAsiaTheme="minorEastAsia" w:cstheme="minorBidi"/>
          <w:noProof/>
          <w:sz w:val="22"/>
          <w:szCs w:val="22"/>
        </w:rPr>
      </w:pPr>
      <w:hyperlink w:anchor="_Toc487818141" w:history="1">
        <w:r w:rsidR="00E723B5" w:rsidRPr="00A12A5A">
          <w:rPr>
            <w:rStyle w:val="Hyperlink"/>
            <w:noProof/>
            <w:lang w:val="en-GB"/>
          </w:rPr>
          <w:t>5</w:t>
        </w:r>
        <w:r w:rsidR="00E723B5">
          <w:rPr>
            <w:rFonts w:eastAsiaTheme="minorEastAsia" w:cstheme="minorBidi"/>
            <w:noProof/>
            <w:sz w:val="22"/>
            <w:szCs w:val="22"/>
          </w:rPr>
          <w:tab/>
        </w:r>
        <w:r w:rsidR="00E723B5" w:rsidRPr="00A12A5A">
          <w:rPr>
            <w:rStyle w:val="Hyperlink"/>
            <w:noProof/>
            <w:lang w:val="en-GB"/>
          </w:rPr>
          <w:t>Data Science Model Curriculum (MC-DS)</w:t>
        </w:r>
        <w:r w:rsidR="00E723B5">
          <w:rPr>
            <w:noProof/>
            <w:webHidden/>
          </w:rPr>
          <w:tab/>
        </w:r>
        <w:r w:rsidR="00E723B5">
          <w:rPr>
            <w:noProof/>
            <w:webHidden/>
          </w:rPr>
          <w:fldChar w:fldCharType="begin"/>
        </w:r>
        <w:r w:rsidR="00E723B5">
          <w:rPr>
            <w:noProof/>
            <w:webHidden/>
          </w:rPr>
          <w:instrText xml:space="preserve"> PAGEREF _Toc487818141 \h </w:instrText>
        </w:r>
        <w:r w:rsidR="00E723B5">
          <w:rPr>
            <w:noProof/>
            <w:webHidden/>
          </w:rPr>
        </w:r>
        <w:r w:rsidR="00E723B5">
          <w:rPr>
            <w:noProof/>
            <w:webHidden/>
          </w:rPr>
          <w:fldChar w:fldCharType="separate"/>
        </w:r>
        <w:r w:rsidR="00DE2506">
          <w:rPr>
            <w:noProof/>
            <w:webHidden/>
          </w:rPr>
          <w:t>25</w:t>
        </w:r>
        <w:r w:rsidR="00E723B5">
          <w:rPr>
            <w:noProof/>
            <w:webHidden/>
          </w:rPr>
          <w:fldChar w:fldCharType="end"/>
        </w:r>
      </w:hyperlink>
    </w:p>
    <w:p w14:paraId="5B8DD47A" w14:textId="5EC5486F" w:rsidR="00E723B5" w:rsidRDefault="004F3D8F">
      <w:pPr>
        <w:pStyle w:val="TOC2"/>
        <w:tabs>
          <w:tab w:val="left" w:pos="720"/>
          <w:tab w:val="right" w:leader="dot" w:pos="9062"/>
        </w:tabs>
        <w:rPr>
          <w:rFonts w:eastAsiaTheme="minorEastAsia" w:cstheme="minorBidi"/>
          <w:noProof/>
          <w:sz w:val="22"/>
          <w:szCs w:val="22"/>
        </w:rPr>
      </w:pPr>
      <w:hyperlink w:anchor="_Toc487818142" w:history="1">
        <w:r w:rsidR="00E723B5" w:rsidRPr="00A12A5A">
          <w:rPr>
            <w:rStyle w:val="Hyperlink"/>
            <w:noProof/>
          </w:rPr>
          <w:t>5.1</w:t>
        </w:r>
        <w:r w:rsidR="00E723B5">
          <w:rPr>
            <w:rFonts w:eastAsiaTheme="minorEastAsia" w:cstheme="minorBidi"/>
            <w:noProof/>
            <w:sz w:val="22"/>
            <w:szCs w:val="22"/>
          </w:rPr>
          <w:tab/>
        </w:r>
        <w:r w:rsidR="00E723B5" w:rsidRPr="00A12A5A">
          <w:rPr>
            <w:rStyle w:val="Hyperlink"/>
            <w:noProof/>
          </w:rPr>
          <w:t>Organization and Application of Model Curriculum</w:t>
        </w:r>
        <w:r w:rsidR="00E723B5">
          <w:rPr>
            <w:noProof/>
            <w:webHidden/>
          </w:rPr>
          <w:tab/>
        </w:r>
        <w:r w:rsidR="00E723B5">
          <w:rPr>
            <w:noProof/>
            <w:webHidden/>
          </w:rPr>
          <w:fldChar w:fldCharType="begin"/>
        </w:r>
        <w:r w:rsidR="00E723B5">
          <w:rPr>
            <w:noProof/>
            <w:webHidden/>
          </w:rPr>
          <w:instrText xml:space="preserve"> PAGEREF _Toc487818142 \h </w:instrText>
        </w:r>
        <w:r w:rsidR="00E723B5">
          <w:rPr>
            <w:noProof/>
            <w:webHidden/>
          </w:rPr>
        </w:r>
        <w:r w:rsidR="00E723B5">
          <w:rPr>
            <w:noProof/>
            <w:webHidden/>
          </w:rPr>
          <w:fldChar w:fldCharType="separate"/>
        </w:r>
        <w:r w:rsidR="00DE2506">
          <w:rPr>
            <w:noProof/>
            <w:webHidden/>
          </w:rPr>
          <w:t>25</w:t>
        </w:r>
        <w:r w:rsidR="00E723B5">
          <w:rPr>
            <w:noProof/>
            <w:webHidden/>
          </w:rPr>
          <w:fldChar w:fldCharType="end"/>
        </w:r>
      </w:hyperlink>
    </w:p>
    <w:p w14:paraId="6B1D41F5" w14:textId="20C51CD0" w:rsidR="00E723B5" w:rsidRDefault="004F3D8F">
      <w:pPr>
        <w:pStyle w:val="TOC3"/>
        <w:tabs>
          <w:tab w:val="left" w:pos="1200"/>
          <w:tab w:val="right" w:leader="dot" w:pos="9062"/>
        </w:tabs>
        <w:rPr>
          <w:rFonts w:eastAsiaTheme="minorEastAsia" w:cstheme="minorBidi"/>
          <w:noProof/>
          <w:sz w:val="22"/>
          <w:szCs w:val="22"/>
        </w:rPr>
      </w:pPr>
      <w:hyperlink w:anchor="_Toc487818143" w:history="1">
        <w:r w:rsidR="00E723B5" w:rsidRPr="00A12A5A">
          <w:rPr>
            <w:rStyle w:val="Hyperlink"/>
            <w:noProof/>
          </w:rPr>
          <w:t>5.1.1</w:t>
        </w:r>
        <w:r w:rsidR="00E723B5">
          <w:rPr>
            <w:rFonts w:eastAsiaTheme="minorEastAsia" w:cstheme="minorBidi"/>
            <w:noProof/>
            <w:sz w:val="22"/>
            <w:szCs w:val="22"/>
          </w:rPr>
          <w:tab/>
        </w:r>
        <w:r w:rsidR="00E723B5" w:rsidRPr="00A12A5A">
          <w:rPr>
            <w:rStyle w:val="Hyperlink"/>
            <w:noProof/>
          </w:rPr>
          <w:t>Organization of Model Curriculum</w:t>
        </w:r>
        <w:r w:rsidR="00E723B5">
          <w:rPr>
            <w:noProof/>
            <w:webHidden/>
          </w:rPr>
          <w:tab/>
        </w:r>
        <w:r w:rsidR="00E723B5">
          <w:rPr>
            <w:noProof/>
            <w:webHidden/>
          </w:rPr>
          <w:fldChar w:fldCharType="begin"/>
        </w:r>
        <w:r w:rsidR="00E723B5">
          <w:rPr>
            <w:noProof/>
            <w:webHidden/>
          </w:rPr>
          <w:instrText xml:space="preserve"> PAGEREF _Toc487818143 \h </w:instrText>
        </w:r>
        <w:r w:rsidR="00E723B5">
          <w:rPr>
            <w:noProof/>
            <w:webHidden/>
          </w:rPr>
        </w:r>
        <w:r w:rsidR="00E723B5">
          <w:rPr>
            <w:noProof/>
            <w:webHidden/>
          </w:rPr>
          <w:fldChar w:fldCharType="separate"/>
        </w:r>
        <w:r w:rsidR="00DE2506">
          <w:rPr>
            <w:noProof/>
            <w:webHidden/>
          </w:rPr>
          <w:t>25</w:t>
        </w:r>
        <w:r w:rsidR="00E723B5">
          <w:rPr>
            <w:noProof/>
            <w:webHidden/>
          </w:rPr>
          <w:fldChar w:fldCharType="end"/>
        </w:r>
      </w:hyperlink>
    </w:p>
    <w:p w14:paraId="5C783496" w14:textId="25898223" w:rsidR="00E723B5" w:rsidRDefault="004F3D8F">
      <w:pPr>
        <w:pStyle w:val="TOC3"/>
        <w:tabs>
          <w:tab w:val="left" w:pos="1200"/>
          <w:tab w:val="right" w:leader="dot" w:pos="9062"/>
        </w:tabs>
        <w:rPr>
          <w:rFonts w:eastAsiaTheme="minorEastAsia" w:cstheme="minorBidi"/>
          <w:noProof/>
          <w:sz w:val="22"/>
          <w:szCs w:val="22"/>
        </w:rPr>
      </w:pPr>
      <w:hyperlink w:anchor="_Toc487818144" w:history="1">
        <w:r w:rsidR="00E723B5" w:rsidRPr="00A12A5A">
          <w:rPr>
            <w:rStyle w:val="Hyperlink"/>
            <w:noProof/>
          </w:rPr>
          <w:t>5.1.2</w:t>
        </w:r>
        <w:r w:rsidR="00E723B5">
          <w:rPr>
            <w:rFonts w:eastAsiaTheme="minorEastAsia" w:cstheme="minorBidi"/>
            <w:noProof/>
            <w:sz w:val="22"/>
            <w:szCs w:val="22"/>
          </w:rPr>
          <w:tab/>
        </w:r>
        <w:r w:rsidR="00E723B5" w:rsidRPr="00A12A5A">
          <w:rPr>
            <w:rStyle w:val="Hyperlink"/>
            <w:noProof/>
          </w:rPr>
          <w:t>Application of Model Curriculum</w:t>
        </w:r>
        <w:r w:rsidR="00E723B5">
          <w:rPr>
            <w:noProof/>
            <w:webHidden/>
          </w:rPr>
          <w:tab/>
        </w:r>
        <w:r w:rsidR="00E723B5">
          <w:rPr>
            <w:noProof/>
            <w:webHidden/>
          </w:rPr>
          <w:fldChar w:fldCharType="begin"/>
        </w:r>
        <w:r w:rsidR="00E723B5">
          <w:rPr>
            <w:noProof/>
            <w:webHidden/>
          </w:rPr>
          <w:instrText xml:space="preserve"> PAGEREF _Toc487818144 \h </w:instrText>
        </w:r>
        <w:r w:rsidR="00E723B5">
          <w:rPr>
            <w:noProof/>
            <w:webHidden/>
          </w:rPr>
        </w:r>
        <w:r w:rsidR="00E723B5">
          <w:rPr>
            <w:noProof/>
            <w:webHidden/>
          </w:rPr>
          <w:fldChar w:fldCharType="separate"/>
        </w:r>
        <w:r w:rsidR="00DE2506">
          <w:rPr>
            <w:noProof/>
            <w:webHidden/>
          </w:rPr>
          <w:t>26</w:t>
        </w:r>
        <w:r w:rsidR="00E723B5">
          <w:rPr>
            <w:noProof/>
            <w:webHidden/>
          </w:rPr>
          <w:fldChar w:fldCharType="end"/>
        </w:r>
      </w:hyperlink>
    </w:p>
    <w:p w14:paraId="0A863D94" w14:textId="1A221B30" w:rsidR="00E723B5" w:rsidRDefault="004F3D8F">
      <w:pPr>
        <w:pStyle w:val="TOC2"/>
        <w:tabs>
          <w:tab w:val="left" w:pos="720"/>
          <w:tab w:val="right" w:leader="dot" w:pos="9062"/>
        </w:tabs>
        <w:rPr>
          <w:rFonts w:eastAsiaTheme="minorEastAsia" w:cstheme="minorBidi"/>
          <w:noProof/>
          <w:sz w:val="22"/>
          <w:szCs w:val="22"/>
        </w:rPr>
      </w:pPr>
      <w:hyperlink w:anchor="_Toc487818145" w:history="1">
        <w:r w:rsidR="00E723B5" w:rsidRPr="00A12A5A">
          <w:rPr>
            <w:rStyle w:val="Hyperlink"/>
            <w:noProof/>
          </w:rPr>
          <w:t>5.2</w:t>
        </w:r>
        <w:r w:rsidR="00E723B5">
          <w:rPr>
            <w:rFonts w:eastAsiaTheme="minorEastAsia" w:cstheme="minorBidi"/>
            <w:noProof/>
            <w:sz w:val="22"/>
            <w:szCs w:val="22"/>
          </w:rPr>
          <w:tab/>
        </w:r>
        <w:r w:rsidR="00E723B5" w:rsidRPr="00A12A5A">
          <w:rPr>
            <w:rStyle w:val="Hyperlink"/>
            <w:noProof/>
          </w:rPr>
          <w:t>Assignments of ECTS points to Competence Groups and Knowledge Areas</w:t>
        </w:r>
        <w:r w:rsidR="00E723B5">
          <w:rPr>
            <w:noProof/>
            <w:webHidden/>
          </w:rPr>
          <w:tab/>
        </w:r>
        <w:r w:rsidR="00E723B5">
          <w:rPr>
            <w:noProof/>
            <w:webHidden/>
          </w:rPr>
          <w:fldChar w:fldCharType="begin"/>
        </w:r>
        <w:r w:rsidR="00E723B5">
          <w:rPr>
            <w:noProof/>
            <w:webHidden/>
          </w:rPr>
          <w:instrText xml:space="preserve"> PAGEREF _Toc487818145 \h </w:instrText>
        </w:r>
        <w:r w:rsidR="00E723B5">
          <w:rPr>
            <w:noProof/>
            <w:webHidden/>
          </w:rPr>
        </w:r>
        <w:r w:rsidR="00E723B5">
          <w:rPr>
            <w:noProof/>
            <w:webHidden/>
          </w:rPr>
          <w:fldChar w:fldCharType="separate"/>
        </w:r>
        <w:r w:rsidR="00DE2506">
          <w:rPr>
            <w:noProof/>
            <w:webHidden/>
          </w:rPr>
          <w:t>27</w:t>
        </w:r>
        <w:r w:rsidR="00E723B5">
          <w:rPr>
            <w:noProof/>
            <w:webHidden/>
          </w:rPr>
          <w:fldChar w:fldCharType="end"/>
        </w:r>
      </w:hyperlink>
    </w:p>
    <w:p w14:paraId="5AF51D7F" w14:textId="3C2BD2DD" w:rsidR="00E723B5" w:rsidRDefault="004F3D8F">
      <w:pPr>
        <w:pStyle w:val="TOC2"/>
        <w:tabs>
          <w:tab w:val="left" w:pos="720"/>
          <w:tab w:val="right" w:leader="dot" w:pos="9062"/>
        </w:tabs>
        <w:rPr>
          <w:rFonts w:eastAsiaTheme="minorEastAsia" w:cstheme="minorBidi"/>
          <w:noProof/>
          <w:sz w:val="22"/>
          <w:szCs w:val="22"/>
        </w:rPr>
      </w:pPr>
      <w:hyperlink w:anchor="_Toc487818146" w:history="1">
        <w:r w:rsidR="00E723B5" w:rsidRPr="00A12A5A">
          <w:rPr>
            <w:rStyle w:val="Hyperlink"/>
            <w:noProof/>
          </w:rPr>
          <w:t>5.3</w:t>
        </w:r>
        <w:r w:rsidR="00E723B5">
          <w:rPr>
            <w:rFonts w:eastAsiaTheme="minorEastAsia" w:cstheme="minorBidi"/>
            <w:noProof/>
            <w:sz w:val="22"/>
            <w:szCs w:val="22"/>
          </w:rPr>
          <w:tab/>
        </w:r>
        <w:r w:rsidR="00E723B5" w:rsidRPr="00A12A5A">
          <w:rPr>
            <w:rStyle w:val="Hyperlink"/>
            <w:noProof/>
          </w:rPr>
          <w:t>Data Science Data Analytics (KAG1 – DSDA) related courses</w:t>
        </w:r>
        <w:r w:rsidR="00E723B5">
          <w:rPr>
            <w:noProof/>
            <w:webHidden/>
          </w:rPr>
          <w:tab/>
        </w:r>
        <w:r w:rsidR="00E723B5">
          <w:rPr>
            <w:noProof/>
            <w:webHidden/>
          </w:rPr>
          <w:fldChar w:fldCharType="begin"/>
        </w:r>
        <w:r w:rsidR="00E723B5">
          <w:rPr>
            <w:noProof/>
            <w:webHidden/>
          </w:rPr>
          <w:instrText xml:space="preserve"> PAGEREF _Toc487818146 \h </w:instrText>
        </w:r>
        <w:r w:rsidR="00E723B5">
          <w:rPr>
            <w:noProof/>
            <w:webHidden/>
          </w:rPr>
        </w:r>
        <w:r w:rsidR="00E723B5">
          <w:rPr>
            <w:noProof/>
            <w:webHidden/>
          </w:rPr>
          <w:fldChar w:fldCharType="separate"/>
        </w:r>
        <w:r w:rsidR="00DE2506">
          <w:rPr>
            <w:noProof/>
            <w:webHidden/>
          </w:rPr>
          <w:t>28</w:t>
        </w:r>
        <w:r w:rsidR="00E723B5">
          <w:rPr>
            <w:noProof/>
            <w:webHidden/>
          </w:rPr>
          <w:fldChar w:fldCharType="end"/>
        </w:r>
      </w:hyperlink>
    </w:p>
    <w:p w14:paraId="08797CF6" w14:textId="11D050C7" w:rsidR="00E723B5" w:rsidRDefault="004F3D8F">
      <w:pPr>
        <w:pStyle w:val="TOC3"/>
        <w:tabs>
          <w:tab w:val="left" w:pos="1200"/>
          <w:tab w:val="right" w:leader="dot" w:pos="9062"/>
        </w:tabs>
        <w:rPr>
          <w:rFonts w:eastAsiaTheme="minorEastAsia" w:cstheme="minorBidi"/>
          <w:noProof/>
          <w:sz w:val="22"/>
          <w:szCs w:val="22"/>
        </w:rPr>
      </w:pPr>
      <w:hyperlink w:anchor="_Toc487818147" w:history="1">
        <w:r w:rsidR="00E723B5" w:rsidRPr="00A12A5A">
          <w:rPr>
            <w:rStyle w:val="Hyperlink"/>
            <w:noProof/>
          </w:rPr>
          <w:t>5.3.1</w:t>
        </w:r>
        <w:r w:rsidR="00E723B5">
          <w:rPr>
            <w:rFonts w:eastAsiaTheme="minorEastAsia" w:cstheme="minorBidi"/>
            <w:noProof/>
            <w:sz w:val="22"/>
            <w:szCs w:val="22"/>
          </w:rPr>
          <w:tab/>
        </w:r>
        <w:r w:rsidR="00E723B5" w:rsidRPr="00A12A5A">
          <w:rPr>
            <w:rStyle w:val="Hyperlink"/>
            <w:noProof/>
          </w:rPr>
          <w:t>DSDA/SMDA - Statistical methods and data analysis</w:t>
        </w:r>
        <w:r w:rsidR="00E723B5">
          <w:rPr>
            <w:noProof/>
            <w:webHidden/>
          </w:rPr>
          <w:tab/>
        </w:r>
        <w:r w:rsidR="00E723B5">
          <w:rPr>
            <w:noProof/>
            <w:webHidden/>
          </w:rPr>
          <w:fldChar w:fldCharType="begin"/>
        </w:r>
        <w:r w:rsidR="00E723B5">
          <w:rPr>
            <w:noProof/>
            <w:webHidden/>
          </w:rPr>
          <w:instrText xml:space="preserve"> PAGEREF _Toc487818147 \h </w:instrText>
        </w:r>
        <w:r w:rsidR="00E723B5">
          <w:rPr>
            <w:noProof/>
            <w:webHidden/>
          </w:rPr>
        </w:r>
        <w:r w:rsidR="00E723B5">
          <w:rPr>
            <w:noProof/>
            <w:webHidden/>
          </w:rPr>
          <w:fldChar w:fldCharType="separate"/>
        </w:r>
        <w:r w:rsidR="00DE2506">
          <w:rPr>
            <w:noProof/>
            <w:webHidden/>
          </w:rPr>
          <w:t>28</w:t>
        </w:r>
        <w:r w:rsidR="00E723B5">
          <w:rPr>
            <w:noProof/>
            <w:webHidden/>
          </w:rPr>
          <w:fldChar w:fldCharType="end"/>
        </w:r>
      </w:hyperlink>
    </w:p>
    <w:p w14:paraId="37BBAB74" w14:textId="41D9AE27" w:rsidR="00E723B5" w:rsidRDefault="004F3D8F">
      <w:pPr>
        <w:pStyle w:val="TOC3"/>
        <w:tabs>
          <w:tab w:val="left" w:pos="1200"/>
          <w:tab w:val="right" w:leader="dot" w:pos="9062"/>
        </w:tabs>
        <w:rPr>
          <w:rFonts w:eastAsiaTheme="minorEastAsia" w:cstheme="minorBidi"/>
          <w:noProof/>
          <w:sz w:val="22"/>
          <w:szCs w:val="22"/>
        </w:rPr>
      </w:pPr>
      <w:hyperlink w:anchor="_Toc487818148" w:history="1">
        <w:r w:rsidR="00E723B5" w:rsidRPr="00A12A5A">
          <w:rPr>
            <w:rStyle w:val="Hyperlink"/>
            <w:noProof/>
          </w:rPr>
          <w:t>5.3.2</w:t>
        </w:r>
        <w:r w:rsidR="00E723B5">
          <w:rPr>
            <w:rFonts w:eastAsiaTheme="minorEastAsia" w:cstheme="minorBidi"/>
            <w:noProof/>
            <w:sz w:val="22"/>
            <w:szCs w:val="22"/>
          </w:rPr>
          <w:tab/>
        </w:r>
        <w:r w:rsidR="00E723B5" w:rsidRPr="00A12A5A">
          <w:rPr>
            <w:rStyle w:val="Hyperlink"/>
            <w:noProof/>
          </w:rPr>
          <w:t>DSDA/ML – Machine Learning</w:t>
        </w:r>
        <w:r w:rsidR="00E723B5">
          <w:rPr>
            <w:noProof/>
            <w:webHidden/>
          </w:rPr>
          <w:tab/>
        </w:r>
        <w:r w:rsidR="00E723B5">
          <w:rPr>
            <w:noProof/>
            <w:webHidden/>
          </w:rPr>
          <w:fldChar w:fldCharType="begin"/>
        </w:r>
        <w:r w:rsidR="00E723B5">
          <w:rPr>
            <w:noProof/>
            <w:webHidden/>
          </w:rPr>
          <w:instrText xml:space="preserve"> PAGEREF _Toc487818148 \h </w:instrText>
        </w:r>
        <w:r w:rsidR="00E723B5">
          <w:rPr>
            <w:noProof/>
            <w:webHidden/>
          </w:rPr>
        </w:r>
        <w:r w:rsidR="00E723B5">
          <w:rPr>
            <w:noProof/>
            <w:webHidden/>
          </w:rPr>
          <w:fldChar w:fldCharType="separate"/>
        </w:r>
        <w:r w:rsidR="00DE2506">
          <w:rPr>
            <w:noProof/>
            <w:webHidden/>
          </w:rPr>
          <w:t>29</w:t>
        </w:r>
        <w:r w:rsidR="00E723B5">
          <w:rPr>
            <w:noProof/>
            <w:webHidden/>
          </w:rPr>
          <w:fldChar w:fldCharType="end"/>
        </w:r>
      </w:hyperlink>
    </w:p>
    <w:p w14:paraId="35AD62EC" w14:textId="70648043" w:rsidR="00E723B5" w:rsidRDefault="004F3D8F">
      <w:pPr>
        <w:pStyle w:val="TOC3"/>
        <w:tabs>
          <w:tab w:val="left" w:pos="1200"/>
          <w:tab w:val="right" w:leader="dot" w:pos="9062"/>
        </w:tabs>
        <w:rPr>
          <w:rFonts w:eastAsiaTheme="minorEastAsia" w:cstheme="minorBidi"/>
          <w:noProof/>
          <w:sz w:val="22"/>
          <w:szCs w:val="22"/>
        </w:rPr>
      </w:pPr>
      <w:hyperlink w:anchor="_Toc487818149" w:history="1">
        <w:r w:rsidR="00E723B5" w:rsidRPr="00A12A5A">
          <w:rPr>
            <w:rStyle w:val="Hyperlink"/>
            <w:noProof/>
          </w:rPr>
          <w:t>5.3.3</w:t>
        </w:r>
        <w:r w:rsidR="00E723B5">
          <w:rPr>
            <w:rFonts w:eastAsiaTheme="minorEastAsia" w:cstheme="minorBidi"/>
            <w:noProof/>
            <w:sz w:val="22"/>
            <w:szCs w:val="22"/>
          </w:rPr>
          <w:tab/>
        </w:r>
        <w:r w:rsidR="00E723B5" w:rsidRPr="00A12A5A">
          <w:rPr>
            <w:rStyle w:val="Hyperlink"/>
            <w:noProof/>
          </w:rPr>
          <w:t>DSDA/DM - Data Mining</w:t>
        </w:r>
        <w:r w:rsidR="00E723B5">
          <w:rPr>
            <w:noProof/>
            <w:webHidden/>
          </w:rPr>
          <w:tab/>
        </w:r>
        <w:r w:rsidR="00E723B5">
          <w:rPr>
            <w:noProof/>
            <w:webHidden/>
          </w:rPr>
          <w:fldChar w:fldCharType="begin"/>
        </w:r>
        <w:r w:rsidR="00E723B5">
          <w:rPr>
            <w:noProof/>
            <w:webHidden/>
          </w:rPr>
          <w:instrText xml:space="preserve"> PAGEREF _Toc487818149 \h </w:instrText>
        </w:r>
        <w:r w:rsidR="00E723B5">
          <w:rPr>
            <w:noProof/>
            <w:webHidden/>
          </w:rPr>
        </w:r>
        <w:r w:rsidR="00E723B5">
          <w:rPr>
            <w:noProof/>
            <w:webHidden/>
          </w:rPr>
          <w:fldChar w:fldCharType="separate"/>
        </w:r>
        <w:r w:rsidR="00DE2506">
          <w:rPr>
            <w:noProof/>
            <w:webHidden/>
          </w:rPr>
          <w:t>29</w:t>
        </w:r>
        <w:r w:rsidR="00E723B5">
          <w:rPr>
            <w:noProof/>
            <w:webHidden/>
          </w:rPr>
          <w:fldChar w:fldCharType="end"/>
        </w:r>
      </w:hyperlink>
    </w:p>
    <w:p w14:paraId="57B8D325" w14:textId="4C5CAB29" w:rsidR="00E723B5" w:rsidRDefault="004F3D8F">
      <w:pPr>
        <w:pStyle w:val="TOC3"/>
        <w:tabs>
          <w:tab w:val="left" w:pos="1200"/>
          <w:tab w:val="right" w:leader="dot" w:pos="9062"/>
        </w:tabs>
        <w:rPr>
          <w:rFonts w:eastAsiaTheme="minorEastAsia" w:cstheme="minorBidi"/>
          <w:noProof/>
          <w:sz w:val="22"/>
          <w:szCs w:val="22"/>
        </w:rPr>
      </w:pPr>
      <w:hyperlink w:anchor="_Toc487818150" w:history="1">
        <w:r w:rsidR="00E723B5" w:rsidRPr="00A12A5A">
          <w:rPr>
            <w:rStyle w:val="Hyperlink"/>
            <w:noProof/>
          </w:rPr>
          <w:t>5.3.4</w:t>
        </w:r>
        <w:r w:rsidR="00E723B5">
          <w:rPr>
            <w:rFonts w:eastAsiaTheme="minorEastAsia" w:cstheme="minorBidi"/>
            <w:noProof/>
            <w:sz w:val="22"/>
            <w:szCs w:val="22"/>
          </w:rPr>
          <w:tab/>
        </w:r>
        <w:r w:rsidR="00E723B5" w:rsidRPr="00A12A5A">
          <w:rPr>
            <w:rStyle w:val="Hyperlink"/>
            <w:noProof/>
          </w:rPr>
          <w:t>DSDA/TDM - Text Data Mining</w:t>
        </w:r>
        <w:r w:rsidR="00E723B5">
          <w:rPr>
            <w:noProof/>
            <w:webHidden/>
          </w:rPr>
          <w:tab/>
        </w:r>
        <w:r w:rsidR="00E723B5">
          <w:rPr>
            <w:noProof/>
            <w:webHidden/>
          </w:rPr>
          <w:fldChar w:fldCharType="begin"/>
        </w:r>
        <w:r w:rsidR="00E723B5">
          <w:rPr>
            <w:noProof/>
            <w:webHidden/>
          </w:rPr>
          <w:instrText xml:space="preserve"> PAGEREF _Toc487818150 \h </w:instrText>
        </w:r>
        <w:r w:rsidR="00E723B5">
          <w:rPr>
            <w:noProof/>
            <w:webHidden/>
          </w:rPr>
        </w:r>
        <w:r w:rsidR="00E723B5">
          <w:rPr>
            <w:noProof/>
            <w:webHidden/>
          </w:rPr>
          <w:fldChar w:fldCharType="separate"/>
        </w:r>
        <w:r w:rsidR="00DE2506">
          <w:rPr>
            <w:noProof/>
            <w:webHidden/>
          </w:rPr>
          <w:t>30</w:t>
        </w:r>
        <w:r w:rsidR="00E723B5">
          <w:rPr>
            <w:noProof/>
            <w:webHidden/>
          </w:rPr>
          <w:fldChar w:fldCharType="end"/>
        </w:r>
      </w:hyperlink>
    </w:p>
    <w:p w14:paraId="6889235B" w14:textId="37C45B76" w:rsidR="00E723B5" w:rsidRDefault="004F3D8F">
      <w:pPr>
        <w:pStyle w:val="TOC3"/>
        <w:tabs>
          <w:tab w:val="left" w:pos="1200"/>
          <w:tab w:val="right" w:leader="dot" w:pos="9062"/>
        </w:tabs>
        <w:rPr>
          <w:rFonts w:eastAsiaTheme="minorEastAsia" w:cstheme="minorBidi"/>
          <w:noProof/>
          <w:sz w:val="22"/>
          <w:szCs w:val="22"/>
        </w:rPr>
      </w:pPr>
      <w:hyperlink w:anchor="_Toc487818151" w:history="1">
        <w:r w:rsidR="00E723B5" w:rsidRPr="00A12A5A">
          <w:rPr>
            <w:rStyle w:val="Hyperlink"/>
            <w:noProof/>
          </w:rPr>
          <w:t>5.3.5</w:t>
        </w:r>
        <w:r w:rsidR="00E723B5">
          <w:rPr>
            <w:rFonts w:eastAsiaTheme="minorEastAsia" w:cstheme="minorBidi"/>
            <w:noProof/>
            <w:sz w:val="22"/>
            <w:szCs w:val="22"/>
          </w:rPr>
          <w:tab/>
        </w:r>
        <w:r w:rsidR="00E723B5" w:rsidRPr="00A12A5A">
          <w:rPr>
            <w:rStyle w:val="Hyperlink"/>
            <w:noProof/>
          </w:rPr>
          <w:t>DSDA/PA - Predictive Analytics</w:t>
        </w:r>
        <w:r w:rsidR="00E723B5">
          <w:rPr>
            <w:noProof/>
            <w:webHidden/>
          </w:rPr>
          <w:tab/>
        </w:r>
        <w:r w:rsidR="00E723B5">
          <w:rPr>
            <w:noProof/>
            <w:webHidden/>
          </w:rPr>
          <w:fldChar w:fldCharType="begin"/>
        </w:r>
        <w:r w:rsidR="00E723B5">
          <w:rPr>
            <w:noProof/>
            <w:webHidden/>
          </w:rPr>
          <w:instrText xml:space="preserve"> PAGEREF _Toc487818151 \h </w:instrText>
        </w:r>
        <w:r w:rsidR="00E723B5">
          <w:rPr>
            <w:noProof/>
            <w:webHidden/>
          </w:rPr>
        </w:r>
        <w:r w:rsidR="00E723B5">
          <w:rPr>
            <w:noProof/>
            <w:webHidden/>
          </w:rPr>
          <w:fldChar w:fldCharType="separate"/>
        </w:r>
        <w:r w:rsidR="00DE2506">
          <w:rPr>
            <w:noProof/>
            <w:webHidden/>
          </w:rPr>
          <w:t>30</w:t>
        </w:r>
        <w:r w:rsidR="00E723B5">
          <w:rPr>
            <w:noProof/>
            <w:webHidden/>
          </w:rPr>
          <w:fldChar w:fldCharType="end"/>
        </w:r>
      </w:hyperlink>
    </w:p>
    <w:p w14:paraId="701E4FFE" w14:textId="1F7F9252" w:rsidR="00E723B5" w:rsidRDefault="004F3D8F">
      <w:pPr>
        <w:pStyle w:val="TOC3"/>
        <w:tabs>
          <w:tab w:val="left" w:pos="1200"/>
          <w:tab w:val="right" w:leader="dot" w:pos="9062"/>
        </w:tabs>
        <w:rPr>
          <w:rFonts w:eastAsiaTheme="minorEastAsia" w:cstheme="minorBidi"/>
          <w:noProof/>
          <w:sz w:val="22"/>
          <w:szCs w:val="22"/>
        </w:rPr>
      </w:pPr>
      <w:hyperlink w:anchor="_Toc487818152" w:history="1">
        <w:r w:rsidR="00E723B5" w:rsidRPr="00A12A5A">
          <w:rPr>
            <w:rStyle w:val="Hyperlink"/>
            <w:noProof/>
          </w:rPr>
          <w:t>5.3.6</w:t>
        </w:r>
        <w:r w:rsidR="00E723B5">
          <w:rPr>
            <w:rFonts w:eastAsiaTheme="minorEastAsia" w:cstheme="minorBidi"/>
            <w:noProof/>
            <w:sz w:val="22"/>
            <w:szCs w:val="22"/>
          </w:rPr>
          <w:tab/>
        </w:r>
        <w:r w:rsidR="00E723B5" w:rsidRPr="00A12A5A">
          <w:rPr>
            <w:rStyle w:val="Hyperlink"/>
            <w:noProof/>
          </w:rPr>
          <w:t>DSDA/MODSIM - Modelling, simulation and optimization</w:t>
        </w:r>
        <w:r w:rsidR="00E723B5">
          <w:rPr>
            <w:noProof/>
            <w:webHidden/>
          </w:rPr>
          <w:tab/>
        </w:r>
        <w:r w:rsidR="00E723B5">
          <w:rPr>
            <w:noProof/>
            <w:webHidden/>
          </w:rPr>
          <w:fldChar w:fldCharType="begin"/>
        </w:r>
        <w:r w:rsidR="00E723B5">
          <w:rPr>
            <w:noProof/>
            <w:webHidden/>
          </w:rPr>
          <w:instrText xml:space="preserve"> PAGEREF _Toc487818152 \h </w:instrText>
        </w:r>
        <w:r w:rsidR="00E723B5">
          <w:rPr>
            <w:noProof/>
            <w:webHidden/>
          </w:rPr>
        </w:r>
        <w:r w:rsidR="00E723B5">
          <w:rPr>
            <w:noProof/>
            <w:webHidden/>
          </w:rPr>
          <w:fldChar w:fldCharType="separate"/>
        </w:r>
        <w:r w:rsidR="00DE2506">
          <w:rPr>
            <w:noProof/>
            <w:webHidden/>
          </w:rPr>
          <w:t>30</w:t>
        </w:r>
        <w:r w:rsidR="00E723B5">
          <w:rPr>
            <w:noProof/>
            <w:webHidden/>
          </w:rPr>
          <w:fldChar w:fldCharType="end"/>
        </w:r>
      </w:hyperlink>
    </w:p>
    <w:p w14:paraId="55EFBFBA" w14:textId="0355E5BB" w:rsidR="00E723B5" w:rsidRDefault="004F3D8F">
      <w:pPr>
        <w:pStyle w:val="TOC2"/>
        <w:tabs>
          <w:tab w:val="left" w:pos="720"/>
          <w:tab w:val="right" w:leader="dot" w:pos="9062"/>
        </w:tabs>
        <w:rPr>
          <w:rFonts w:eastAsiaTheme="minorEastAsia" w:cstheme="minorBidi"/>
          <w:noProof/>
          <w:sz w:val="22"/>
          <w:szCs w:val="22"/>
        </w:rPr>
      </w:pPr>
      <w:hyperlink w:anchor="_Toc487818153" w:history="1">
        <w:r w:rsidR="00E723B5" w:rsidRPr="00A12A5A">
          <w:rPr>
            <w:rStyle w:val="Hyperlink"/>
            <w:noProof/>
          </w:rPr>
          <w:t>5.4</w:t>
        </w:r>
        <w:r w:rsidR="00E723B5">
          <w:rPr>
            <w:rFonts w:eastAsiaTheme="minorEastAsia" w:cstheme="minorBidi"/>
            <w:noProof/>
            <w:sz w:val="22"/>
            <w:szCs w:val="22"/>
          </w:rPr>
          <w:tab/>
        </w:r>
        <w:r w:rsidR="00E723B5" w:rsidRPr="00A12A5A">
          <w:rPr>
            <w:rStyle w:val="Hyperlink"/>
            <w:noProof/>
          </w:rPr>
          <w:t>Data Science Engineering (KAG2-DSENG)</w:t>
        </w:r>
        <w:r w:rsidR="00E723B5">
          <w:rPr>
            <w:noProof/>
            <w:webHidden/>
          </w:rPr>
          <w:tab/>
        </w:r>
        <w:r w:rsidR="00E723B5">
          <w:rPr>
            <w:noProof/>
            <w:webHidden/>
          </w:rPr>
          <w:fldChar w:fldCharType="begin"/>
        </w:r>
        <w:r w:rsidR="00E723B5">
          <w:rPr>
            <w:noProof/>
            <w:webHidden/>
          </w:rPr>
          <w:instrText xml:space="preserve"> PAGEREF _Toc487818153 \h </w:instrText>
        </w:r>
        <w:r w:rsidR="00E723B5">
          <w:rPr>
            <w:noProof/>
            <w:webHidden/>
          </w:rPr>
        </w:r>
        <w:r w:rsidR="00E723B5">
          <w:rPr>
            <w:noProof/>
            <w:webHidden/>
          </w:rPr>
          <w:fldChar w:fldCharType="separate"/>
        </w:r>
        <w:r w:rsidR="00DE2506">
          <w:rPr>
            <w:noProof/>
            <w:webHidden/>
          </w:rPr>
          <w:t>31</w:t>
        </w:r>
        <w:r w:rsidR="00E723B5">
          <w:rPr>
            <w:noProof/>
            <w:webHidden/>
          </w:rPr>
          <w:fldChar w:fldCharType="end"/>
        </w:r>
      </w:hyperlink>
    </w:p>
    <w:p w14:paraId="699B3788" w14:textId="69947C28" w:rsidR="00E723B5" w:rsidRDefault="004F3D8F">
      <w:pPr>
        <w:pStyle w:val="TOC3"/>
        <w:tabs>
          <w:tab w:val="left" w:pos="1200"/>
          <w:tab w:val="right" w:leader="dot" w:pos="9062"/>
        </w:tabs>
        <w:rPr>
          <w:rFonts w:eastAsiaTheme="minorEastAsia" w:cstheme="minorBidi"/>
          <w:noProof/>
          <w:sz w:val="22"/>
          <w:szCs w:val="22"/>
        </w:rPr>
      </w:pPr>
      <w:hyperlink w:anchor="_Toc487818154" w:history="1">
        <w:r w:rsidR="00E723B5" w:rsidRPr="00A12A5A">
          <w:rPr>
            <w:rStyle w:val="Hyperlink"/>
            <w:noProof/>
          </w:rPr>
          <w:t>5.4.1</w:t>
        </w:r>
        <w:r w:rsidR="00E723B5">
          <w:rPr>
            <w:rFonts w:eastAsiaTheme="minorEastAsia" w:cstheme="minorBidi"/>
            <w:noProof/>
            <w:sz w:val="22"/>
            <w:szCs w:val="22"/>
          </w:rPr>
          <w:tab/>
        </w:r>
        <w:r w:rsidR="00E723B5" w:rsidRPr="00A12A5A">
          <w:rPr>
            <w:rStyle w:val="Hyperlink"/>
            <w:noProof/>
          </w:rPr>
          <w:t>DSENG/BDI - Big Data infrastructure and technologies</w:t>
        </w:r>
        <w:r w:rsidR="00E723B5">
          <w:rPr>
            <w:noProof/>
            <w:webHidden/>
          </w:rPr>
          <w:tab/>
        </w:r>
        <w:r w:rsidR="00E723B5">
          <w:rPr>
            <w:noProof/>
            <w:webHidden/>
          </w:rPr>
          <w:fldChar w:fldCharType="begin"/>
        </w:r>
        <w:r w:rsidR="00E723B5">
          <w:rPr>
            <w:noProof/>
            <w:webHidden/>
          </w:rPr>
          <w:instrText xml:space="preserve"> PAGEREF _Toc487818154 \h </w:instrText>
        </w:r>
        <w:r w:rsidR="00E723B5">
          <w:rPr>
            <w:noProof/>
            <w:webHidden/>
          </w:rPr>
        </w:r>
        <w:r w:rsidR="00E723B5">
          <w:rPr>
            <w:noProof/>
            <w:webHidden/>
          </w:rPr>
          <w:fldChar w:fldCharType="separate"/>
        </w:r>
        <w:r w:rsidR="00DE2506">
          <w:rPr>
            <w:noProof/>
            <w:webHidden/>
          </w:rPr>
          <w:t>31</w:t>
        </w:r>
        <w:r w:rsidR="00E723B5">
          <w:rPr>
            <w:noProof/>
            <w:webHidden/>
          </w:rPr>
          <w:fldChar w:fldCharType="end"/>
        </w:r>
      </w:hyperlink>
    </w:p>
    <w:p w14:paraId="02AE4B01" w14:textId="49F07679" w:rsidR="00E723B5" w:rsidRDefault="004F3D8F">
      <w:pPr>
        <w:pStyle w:val="TOC3"/>
        <w:tabs>
          <w:tab w:val="left" w:pos="1200"/>
          <w:tab w:val="right" w:leader="dot" w:pos="9062"/>
        </w:tabs>
        <w:rPr>
          <w:rFonts w:eastAsiaTheme="minorEastAsia" w:cstheme="minorBidi"/>
          <w:noProof/>
          <w:sz w:val="22"/>
          <w:szCs w:val="22"/>
        </w:rPr>
      </w:pPr>
      <w:hyperlink w:anchor="_Toc487818155" w:history="1">
        <w:r w:rsidR="00E723B5" w:rsidRPr="00A12A5A">
          <w:rPr>
            <w:rStyle w:val="Hyperlink"/>
            <w:noProof/>
          </w:rPr>
          <w:t>5.4.2</w:t>
        </w:r>
        <w:r w:rsidR="00E723B5">
          <w:rPr>
            <w:rFonts w:eastAsiaTheme="minorEastAsia" w:cstheme="minorBidi"/>
            <w:noProof/>
            <w:sz w:val="22"/>
            <w:szCs w:val="22"/>
          </w:rPr>
          <w:tab/>
        </w:r>
        <w:r w:rsidR="00E723B5" w:rsidRPr="00A12A5A">
          <w:rPr>
            <w:rStyle w:val="Hyperlink"/>
            <w:noProof/>
          </w:rPr>
          <w:t xml:space="preserve">DSENG/DSIAPP - </w:t>
        </w:r>
        <w:r w:rsidR="00E723B5" w:rsidRPr="00A12A5A">
          <w:rPr>
            <w:rStyle w:val="Hyperlink"/>
            <w:noProof/>
            <w:lang w:val="en-GB"/>
          </w:rPr>
          <w:t>Infrastructure and platforms for Data Science applications</w:t>
        </w:r>
        <w:r w:rsidR="00E723B5">
          <w:rPr>
            <w:noProof/>
            <w:webHidden/>
          </w:rPr>
          <w:tab/>
        </w:r>
        <w:r w:rsidR="00E723B5">
          <w:rPr>
            <w:noProof/>
            <w:webHidden/>
          </w:rPr>
          <w:fldChar w:fldCharType="begin"/>
        </w:r>
        <w:r w:rsidR="00E723B5">
          <w:rPr>
            <w:noProof/>
            <w:webHidden/>
          </w:rPr>
          <w:instrText xml:space="preserve"> PAGEREF _Toc487818155 \h </w:instrText>
        </w:r>
        <w:r w:rsidR="00E723B5">
          <w:rPr>
            <w:noProof/>
            <w:webHidden/>
          </w:rPr>
        </w:r>
        <w:r w:rsidR="00E723B5">
          <w:rPr>
            <w:noProof/>
            <w:webHidden/>
          </w:rPr>
          <w:fldChar w:fldCharType="separate"/>
        </w:r>
        <w:r w:rsidR="00DE2506">
          <w:rPr>
            <w:noProof/>
            <w:webHidden/>
          </w:rPr>
          <w:t>32</w:t>
        </w:r>
        <w:r w:rsidR="00E723B5">
          <w:rPr>
            <w:noProof/>
            <w:webHidden/>
          </w:rPr>
          <w:fldChar w:fldCharType="end"/>
        </w:r>
      </w:hyperlink>
    </w:p>
    <w:p w14:paraId="73801CBC" w14:textId="2BC1D975" w:rsidR="00E723B5" w:rsidRDefault="004F3D8F">
      <w:pPr>
        <w:pStyle w:val="TOC3"/>
        <w:tabs>
          <w:tab w:val="left" w:pos="1200"/>
          <w:tab w:val="right" w:leader="dot" w:pos="9062"/>
        </w:tabs>
        <w:rPr>
          <w:rFonts w:eastAsiaTheme="minorEastAsia" w:cstheme="minorBidi"/>
          <w:noProof/>
          <w:sz w:val="22"/>
          <w:szCs w:val="22"/>
        </w:rPr>
      </w:pPr>
      <w:hyperlink w:anchor="_Toc487818156" w:history="1">
        <w:r w:rsidR="00E723B5" w:rsidRPr="00A12A5A">
          <w:rPr>
            <w:rStyle w:val="Hyperlink"/>
            <w:noProof/>
          </w:rPr>
          <w:t>5.4.3</w:t>
        </w:r>
        <w:r w:rsidR="00E723B5">
          <w:rPr>
            <w:rFonts w:eastAsiaTheme="minorEastAsia" w:cstheme="minorBidi"/>
            <w:noProof/>
            <w:sz w:val="22"/>
            <w:szCs w:val="22"/>
          </w:rPr>
          <w:tab/>
        </w:r>
        <w:r w:rsidR="00E723B5" w:rsidRPr="00A12A5A">
          <w:rPr>
            <w:rStyle w:val="Hyperlink"/>
            <w:noProof/>
          </w:rPr>
          <w:t xml:space="preserve">DSENG/CCT - </w:t>
        </w:r>
        <w:r w:rsidR="00E723B5" w:rsidRPr="00A12A5A">
          <w:rPr>
            <w:rStyle w:val="Hyperlink"/>
            <w:noProof/>
            <w:lang w:val="en-GB"/>
          </w:rPr>
          <w:t>Cloud Computing technologies for Big Data and Data Analytics</w:t>
        </w:r>
        <w:r w:rsidR="00E723B5">
          <w:rPr>
            <w:noProof/>
            <w:webHidden/>
          </w:rPr>
          <w:tab/>
        </w:r>
        <w:r w:rsidR="00E723B5">
          <w:rPr>
            <w:noProof/>
            <w:webHidden/>
          </w:rPr>
          <w:fldChar w:fldCharType="begin"/>
        </w:r>
        <w:r w:rsidR="00E723B5">
          <w:rPr>
            <w:noProof/>
            <w:webHidden/>
          </w:rPr>
          <w:instrText xml:space="preserve"> PAGEREF _Toc487818156 \h </w:instrText>
        </w:r>
        <w:r w:rsidR="00E723B5">
          <w:rPr>
            <w:noProof/>
            <w:webHidden/>
          </w:rPr>
        </w:r>
        <w:r w:rsidR="00E723B5">
          <w:rPr>
            <w:noProof/>
            <w:webHidden/>
          </w:rPr>
          <w:fldChar w:fldCharType="separate"/>
        </w:r>
        <w:r w:rsidR="00DE2506">
          <w:rPr>
            <w:noProof/>
            <w:webHidden/>
          </w:rPr>
          <w:t>32</w:t>
        </w:r>
        <w:r w:rsidR="00E723B5">
          <w:rPr>
            <w:noProof/>
            <w:webHidden/>
          </w:rPr>
          <w:fldChar w:fldCharType="end"/>
        </w:r>
      </w:hyperlink>
    </w:p>
    <w:p w14:paraId="14DB3B0F" w14:textId="539FC49A" w:rsidR="00E723B5" w:rsidRDefault="004F3D8F">
      <w:pPr>
        <w:pStyle w:val="TOC3"/>
        <w:tabs>
          <w:tab w:val="left" w:pos="1200"/>
          <w:tab w:val="right" w:leader="dot" w:pos="9062"/>
        </w:tabs>
        <w:rPr>
          <w:rFonts w:eastAsiaTheme="minorEastAsia" w:cstheme="minorBidi"/>
          <w:noProof/>
          <w:sz w:val="22"/>
          <w:szCs w:val="22"/>
        </w:rPr>
      </w:pPr>
      <w:hyperlink w:anchor="_Toc487818157" w:history="1">
        <w:r w:rsidR="00E723B5" w:rsidRPr="00A12A5A">
          <w:rPr>
            <w:rStyle w:val="Hyperlink"/>
            <w:noProof/>
          </w:rPr>
          <w:t>5.4.4</w:t>
        </w:r>
        <w:r w:rsidR="00E723B5">
          <w:rPr>
            <w:rFonts w:eastAsiaTheme="minorEastAsia" w:cstheme="minorBidi"/>
            <w:noProof/>
            <w:sz w:val="22"/>
            <w:szCs w:val="22"/>
          </w:rPr>
          <w:tab/>
        </w:r>
        <w:r w:rsidR="00E723B5" w:rsidRPr="00A12A5A">
          <w:rPr>
            <w:rStyle w:val="Hyperlink"/>
            <w:noProof/>
          </w:rPr>
          <w:t xml:space="preserve">DSENG/SEC - </w:t>
        </w:r>
        <w:r w:rsidR="00E723B5" w:rsidRPr="00A12A5A">
          <w:rPr>
            <w:rStyle w:val="Hyperlink"/>
            <w:noProof/>
            <w:lang w:val="en-GB"/>
          </w:rPr>
          <w:t>Data and Applications security</w:t>
        </w:r>
        <w:r w:rsidR="00E723B5">
          <w:rPr>
            <w:noProof/>
            <w:webHidden/>
          </w:rPr>
          <w:tab/>
        </w:r>
        <w:r w:rsidR="00E723B5">
          <w:rPr>
            <w:noProof/>
            <w:webHidden/>
          </w:rPr>
          <w:fldChar w:fldCharType="begin"/>
        </w:r>
        <w:r w:rsidR="00E723B5">
          <w:rPr>
            <w:noProof/>
            <w:webHidden/>
          </w:rPr>
          <w:instrText xml:space="preserve"> PAGEREF _Toc487818157 \h </w:instrText>
        </w:r>
        <w:r w:rsidR="00E723B5">
          <w:rPr>
            <w:noProof/>
            <w:webHidden/>
          </w:rPr>
        </w:r>
        <w:r w:rsidR="00E723B5">
          <w:rPr>
            <w:noProof/>
            <w:webHidden/>
          </w:rPr>
          <w:fldChar w:fldCharType="separate"/>
        </w:r>
        <w:r w:rsidR="00DE2506">
          <w:rPr>
            <w:noProof/>
            <w:webHidden/>
          </w:rPr>
          <w:t>32</w:t>
        </w:r>
        <w:r w:rsidR="00E723B5">
          <w:rPr>
            <w:noProof/>
            <w:webHidden/>
          </w:rPr>
          <w:fldChar w:fldCharType="end"/>
        </w:r>
      </w:hyperlink>
    </w:p>
    <w:p w14:paraId="39756213" w14:textId="259641AA" w:rsidR="00E723B5" w:rsidRDefault="004F3D8F">
      <w:pPr>
        <w:pStyle w:val="TOC3"/>
        <w:tabs>
          <w:tab w:val="left" w:pos="1200"/>
          <w:tab w:val="right" w:leader="dot" w:pos="9062"/>
        </w:tabs>
        <w:rPr>
          <w:rFonts w:eastAsiaTheme="minorEastAsia" w:cstheme="minorBidi"/>
          <w:noProof/>
          <w:sz w:val="22"/>
          <w:szCs w:val="22"/>
        </w:rPr>
      </w:pPr>
      <w:hyperlink w:anchor="_Toc487818158" w:history="1">
        <w:r w:rsidR="00E723B5" w:rsidRPr="00A12A5A">
          <w:rPr>
            <w:rStyle w:val="Hyperlink"/>
            <w:noProof/>
          </w:rPr>
          <w:t>5.4.5</w:t>
        </w:r>
        <w:r w:rsidR="00E723B5">
          <w:rPr>
            <w:rFonts w:eastAsiaTheme="minorEastAsia" w:cstheme="minorBidi"/>
            <w:noProof/>
            <w:sz w:val="22"/>
            <w:szCs w:val="22"/>
          </w:rPr>
          <w:tab/>
        </w:r>
        <w:r w:rsidR="00E723B5" w:rsidRPr="00A12A5A">
          <w:rPr>
            <w:rStyle w:val="Hyperlink"/>
            <w:noProof/>
          </w:rPr>
          <w:t xml:space="preserve">DSENG/BDSE - </w:t>
        </w:r>
        <w:r w:rsidR="00E723B5" w:rsidRPr="00A12A5A">
          <w:rPr>
            <w:rStyle w:val="Hyperlink"/>
            <w:noProof/>
            <w:lang w:val="en-GB"/>
          </w:rPr>
          <w:t>Big Data systems organization and engineering</w:t>
        </w:r>
        <w:r w:rsidR="00E723B5">
          <w:rPr>
            <w:noProof/>
            <w:webHidden/>
          </w:rPr>
          <w:tab/>
        </w:r>
        <w:r w:rsidR="00E723B5">
          <w:rPr>
            <w:noProof/>
            <w:webHidden/>
          </w:rPr>
          <w:fldChar w:fldCharType="begin"/>
        </w:r>
        <w:r w:rsidR="00E723B5">
          <w:rPr>
            <w:noProof/>
            <w:webHidden/>
          </w:rPr>
          <w:instrText xml:space="preserve"> PAGEREF _Toc487818158 \h </w:instrText>
        </w:r>
        <w:r w:rsidR="00E723B5">
          <w:rPr>
            <w:noProof/>
            <w:webHidden/>
          </w:rPr>
        </w:r>
        <w:r w:rsidR="00E723B5">
          <w:rPr>
            <w:noProof/>
            <w:webHidden/>
          </w:rPr>
          <w:fldChar w:fldCharType="separate"/>
        </w:r>
        <w:r w:rsidR="00DE2506">
          <w:rPr>
            <w:noProof/>
            <w:webHidden/>
          </w:rPr>
          <w:t>33</w:t>
        </w:r>
        <w:r w:rsidR="00E723B5">
          <w:rPr>
            <w:noProof/>
            <w:webHidden/>
          </w:rPr>
          <w:fldChar w:fldCharType="end"/>
        </w:r>
      </w:hyperlink>
    </w:p>
    <w:p w14:paraId="67405282" w14:textId="18550F63" w:rsidR="00E723B5" w:rsidRDefault="004F3D8F">
      <w:pPr>
        <w:pStyle w:val="TOC3"/>
        <w:tabs>
          <w:tab w:val="left" w:pos="1200"/>
          <w:tab w:val="right" w:leader="dot" w:pos="9062"/>
        </w:tabs>
        <w:rPr>
          <w:rFonts w:eastAsiaTheme="minorEastAsia" w:cstheme="minorBidi"/>
          <w:noProof/>
          <w:sz w:val="22"/>
          <w:szCs w:val="22"/>
        </w:rPr>
      </w:pPr>
      <w:hyperlink w:anchor="_Toc487818159" w:history="1">
        <w:r w:rsidR="00E723B5" w:rsidRPr="00A12A5A">
          <w:rPr>
            <w:rStyle w:val="Hyperlink"/>
            <w:noProof/>
          </w:rPr>
          <w:t>5.4.6</w:t>
        </w:r>
        <w:r w:rsidR="00E723B5">
          <w:rPr>
            <w:rFonts w:eastAsiaTheme="minorEastAsia" w:cstheme="minorBidi"/>
            <w:noProof/>
            <w:sz w:val="22"/>
            <w:szCs w:val="22"/>
          </w:rPr>
          <w:tab/>
        </w:r>
        <w:r w:rsidR="00E723B5" w:rsidRPr="00A12A5A">
          <w:rPr>
            <w:rStyle w:val="Hyperlink"/>
            <w:noProof/>
          </w:rPr>
          <w:t xml:space="preserve">DSENG/DSAPPD - </w:t>
        </w:r>
        <w:r w:rsidR="00E723B5" w:rsidRPr="00A12A5A">
          <w:rPr>
            <w:rStyle w:val="Hyperlink"/>
            <w:noProof/>
            <w:lang w:val="en-GB"/>
          </w:rPr>
          <w:t>Data Science (Big Data) application design</w:t>
        </w:r>
        <w:r w:rsidR="00E723B5">
          <w:rPr>
            <w:noProof/>
            <w:webHidden/>
          </w:rPr>
          <w:tab/>
        </w:r>
        <w:r w:rsidR="00E723B5">
          <w:rPr>
            <w:noProof/>
            <w:webHidden/>
          </w:rPr>
          <w:fldChar w:fldCharType="begin"/>
        </w:r>
        <w:r w:rsidR="00E723B5">
          <w:rPr>
            <w:noProof/>
            <w:webHidden/>
          </w:rPr>
          <w:instrText xml:space="preserve"> PAGEREF _Toc487818159 \h </w:instrText>
        </w:r>
        <w:r w:rsidR="00E723B5">
          <w:rPr>
            <w:noProof/>
            <w:webHidden/>
          </w:rPr>
        </w:r>
        <w:r w:rsidR="00E723B5">
          <w:rPr>
            <w:noProof/>
            <w:webHidden/>
          </w:rPr>
          <w:fldChar w:fldCharType="separate"/>
        </w:r>
        <w:r w:rsidR="00DE2506">
          <w:rPr>
            <w:noProof/>
            <w:webHidden/>
          </w:rPr>
          <w:t>33</w:t>
        </w:r>
        <w:r w:rsidR="00E723B5">
          <w:rPr>
            <w:noProof/>
            <w:webHidden/>
          </w:rPr>
          <w:fldChar w:fldCharType="end"/>
        </w:r>
      </w:hyperlink>
    </w:p>
    <w:p w14:paraId="29AA3CBD" w14:textId="22DD2663" w:rsidR="00E723B5" w:rsidRDefault="004F3D8F">
      <w:pPr>
        <w:pStyle w:val="TOC3"/>
        <w:tabs>
          <w:tab w:val="left" w:pos="1200"/>
          <w:tab w:val="right" w:leader="dot" w:pos="9062"/>
        </w:tabs>
        <w:rPr>
          <w:rFonts w:eastAsiaTheme="minorEastAsia" w:cstheme="minorBidi"/>
          <w:noProof/>
          <w:sz w:val="22"/>
          <w:szCs w:val="22"/>
        </w:rPr>
      </w:pPr>
      <w:hyperlink w:anchor="_Toc487818160" w:history="1">
        <w:r w:rsidR="00E723B5" w:rsidRPr="00A12A5A">
          <w:rPr>
            <w:rStyle w:val="Hyperlink"/>
            <w:noProof/>
          </w:rPr>
          <w:t>5.4.7</w:t>
        </w:r>
        <w:r w:rsidR="00E723B5">
          <w:rPr>
            <w:rFonts w:eastAsiaTheme="minorEastAsia" w:cstheme="minorBidi"/>
            <w:noProof/>
            <w:sz w:val="22"/>
            <w:szCs w:val="22"/>
          </w:rPr>
          <w:tab/>
        </w:r>
        <w:r w:rsidR="00E723B5" w:rsidRPr="00A12A5A">
          <w:rPr>
            <w:rStyle w:val="Hyperlink"/>
            <w:noProof/>
          </w:rPr>
          <w:t>DSENG/IS - Information Systems</w:t>
        </w:r>
        <w:r w:rsidR="00E723B5">
          <w:rPr>
            <w:noProof/>
            <w:webHidden/>
          </w:rPr>
          <w:tab/>
        </w:r>
        <w:r w:rsidR="00E723B5">
          <w:rPr>
            <w:noProof/>
            <w:webHidden/>
          </w:rPr>
          <w:fldChar w:fldCharType="begin"/>
        </w:r>
        <w:r w:rsidR="00E723B5">
          <w:rPr>
            <w:noProof/>
            <w:webHidden/>
          </w:rPr>
          <w:instrText xml:space="preserve"> PAGEREF _Toc487818160 \h </w:instrText>
        </w:r>
        <w:r w:rsidR="00E723B5">
          <w:rPr>
            <w:noProof/>
            <w:webHidden/>
          </w:rPr>
        </w:r>
        <w:r w:rsidR="00E723B5">
          <w:rPr>
            <w:noProof/>
            <w:webHidden/>
          </w:rPr>
          <w:fldChar w:fldCharType="separate"/>
        </w:r>
        <w:r w:rsidR="00DE2506">
          <w:rPr>
            <w:noProof/>
            <w:webHidden/>
          </w:rPr>
          <w:t>33</w:t>
        </w:r>
        <w:r w:rsidR="00E723B5">
          <w:rPr>
            <w:noProof/>
            <w:webHidden/>
          </w:rPr>
          <w:fldChar w:fldCharType="end"/>
        </w:r>
      </w:hyperlink>
    </w:p>
    <w:p w14:paraId="02E8EDA3" w14:textId="0D4FCBBF" w:rsidR="00E723B5" w:rsidRDefault="004F3D8F">
      <w:pPr>
        <w:pStyle w:val="TOC1"/>
        <w:tabs>
          <w:tab w:val="left" w:pos="480"/>
          <w:tab w:val="right" w:leader="dot" w:pos="9062"/>
        </w:tabs>
        <w:rPr>
          <w:rFonts w:eastAsiaTheme="minorEastAsia" w:cstheme="minorBidi"/>
          <w:noProof/>
          <w:sz w:val="22"/>
          <w:szCs w:val="22"/>
        </w:rPr>
      </w:pPr>
      <w:hyperlink w:anchor="_Toc487818161" w:history="1">
        <w:r w:rsidR="00E723B5" w:rsidRPr="00A12A5A">
          <w:rPr>
            <w:rStyle w:val="Hyperlink"/>
            <w:noProof/>
            <w:lang w:val="en-GB"/>
          </w:rPr>
          <w:t>6</w:t>
        </w:r>
        <w:r w:rsidR="00E723B5">
          <w:rPr>
            <w:rFonts w:eastAsiaTheme="minorEastAsia" w:cstheme="minorBidi"/>
            <w:noProof/>
            <w:sz w:val="22"/>
            <w:szCs w:val="22"/>
          </w:rPr>
          <w:tab/>
        </w:r>
        <w:r w:rsidR="00E723B5" w:rsidRPr="00A12A5A">
          <w:rPr>
            <w:rStyle w:val="Hyperlink"/>
            <w:noProof/>
          </w:rPr>
          <w:t>Example of using EDSF for Curricula Design and Evaluation</w:t>
        </w:r>
        <w:r w:rsidR="00E723B5">
          <w:rPr>
            <w:noProof/>
            <w:webHidden/>
          </w:rPr>
          <w:tab/>
        </w:r>
        <w:r w:rsidR="00E723B5">
          <w:rPr>
            <w:noProof/>
            <w:webHidden/>
          </w:rPr>
          <w:fldChar w:fldCharType="begin"/>
        </w:r>
        <w:r w:rsidR="00E723B5">
          <w:rPr>
            <w:noProof/>
            <w:webHidden/>
          </w:rPr>
          <w:instrText xml:space="preserve"> PAGEREF _Toc487818161 \h </w:instrText>
        </w:r>
        <w:r w:rsidR="00E723B5">
          <w:rPr>
            <w:noProof/>
            <w:webHidden/>
          </w:rPr>
        </w:r>
        <w:r w:rsidR="00E723B5">
          <w:rPr>
            <w:noProof/>
            <w:webHidden/>
          </w:rPr>
          <w:fldChar w:fldCharType="separate"/>
        </w:r>
        <w:r w:rsidR="00DE2506">
          <w:rPr>
            <w:noProof/>
            <w:webHidden/>
          </w:rPr>
          <w:t>35</w:t>
        </w:r>
        <w:r w:rsidR="00E723B5">
          <w:rPr>
            <w:noProof/>
            <w:webHidden/>
          </w:rPr>
          <w:fldChar w:fldCharType="end"/>
        </w:r>
      </w:hyperlink>
    </w:p>
    <w:p w14:paraId="3CF14AED" w14:textId="6DA87408" w:rsidR="00E723B5" w:rsidRDefault="004F3D8F">
      <w:pPr>
        <w:pStyle w:val="TOC2"/>
        <w:tabs>
          <w:tab w:val="left" w:pos="720"/>
          <w:tab w:val="right" w:leader="dot" w:pos="9062"/>
        </w:tabs>
        <w:rPr>
          <w:rFonts w:eastAsiaTheme="minorEastAsia" w:cstheme="minorBidi"/>
          <w:noProof/>
          <w:sz w:val="22"/>
          <w:szCs w:val="22"/>
        </w:rPr>
      </w:pPr>
      <w:hyperlink w:anchor="_Toc487818162" w:history="1">
        <w:r w:rsidR="00E723B5" w:rsidRPr="00A12A5A">
          <w:rPr>
            <w:rStyle w:val="Hyperlink"/>
            <w:noProof/>
          </w:rPr>
          <w:t>6.1</w:t>
        </w:r>
        <w:r w:rsidR="00E723B5">
          <w:rPr>
            <w:rFonts w:eastAsiaTheme="minorEastAsia" w:cstheme="minorBidi"/>
            <w:noProof/>
            <w:sz w:val="22"/>
            <w:szCs w:val="22"/>
          </w:rPr>
          <w:tab/>
        </w:r>
        <w:r w:rsidR="00E723B5" w:rsidRPr="00A12A5A">
          <w:rPr>
            <w:rStyle w:val="Hyperlink"/>
            <w:noProof/>
          </w:rPr>
          <w:t>Designing a new programme</w:t>
        </w:r>
        <w:r w:rsidR="00E723B5">
          <w:rPr>
            <w:noProof/>
            <w:webHidden/>
          </w:rPr>
          <w:tab/>
        </w:r>
        <w:r w:rsidR="00E723B5">
          <w:rPr>
            <w:noProof/>
            <w:webHidden/>
          </w:rPr>
          <w:fldChar w:fldCharType="begin"/>
        </w:r>
        <w:r w:rsidR="00E723B5">
          <w:rPr>
            <w:noProof/>
            <w:webHidden/>
          </w:rPr>
          <w:instrText xml:space="preserve"> PAGEREF _Toc487818162 \h </w:instrText>
        </w:r>
        <w:r w:rsidR="00E723B5">
          <w:rPr>
            <w:noProof/>
            <w:webHidden/>
          </w:rPr>
        </w:r>
        <w:r w:rsidR="00E723B5">
          <w:rPr>
            <w:noProof/>
            <w:webHidden/>
          </w:rPr>
          <w:fldChar w:fldCharType="separate"/>
        </w:r>
        <w:r w:rsidR="00DE2506">
          <w:rPr>
            <w:noProof/>
            <w:webHidden/>
          </w:rPr>
          <w:t>35</w:t>
        </w:r>
        <w:r w:rsidR="00E723B5">
          <w:rPr>
            <w:noProof/>
            <w:webHidden/>
          </w:rPr>
          <w:fldChar w:fldCharType="end"/>
        </w:r>
      </w:hyperlink>
    </w:p>
    <w:p w14:paraId="0FD42F3C" w14:textId="0B42DB10" w:rsidR="00E723B5" w:rsidRDefault="004F3D8F">
      <w:pPr>
        <w:pStyle w:val="TOC2"/>
        <w:tabs>
          <w:tab w:val="left" w:pos="720"/>
          <w:tab w:val="right" w:leader="dot" w:pos="9062"/>
        </w:tabs>
        <w:rPr>
          <w:rFonts w:eastAsiaTheme="minorEastAsia" w:cstheme="minorBidi"/>
          <w:noProof/>
          <w:sz w:val="22"/>
          <w:szCs w:val="22"/>
        </w:rPr>
      </w:pPr>
      <w:hyperlink w:anchor="_Toc487818163" w:history="1">
        <w:r w:rsidR="00E723B5" w:rsidRPr="00A12A5A">
          <w:rPr>
            <w:rStyle w:val="Hyperlink"/>
            <w:noProof/>
          </w:rPr>
          <w:t>6.2</w:t>
        </w:r>
        <w:r w:rsidR="00E723B5">
          <w:rPr>
            <w:rFonts w:eastAsiaTheme="minorEastAsia" w:cstheme="minorBidi"/>
            <w:noProof/>
            <w:sz w:val="22"/>
            <w:szCs w:val="22"/>
          </w:rPr>
          <w:tab/>
        </w:r>
        <w:r w:rsidR="00E723B5" w:rsidRPr="00A12A5A">
          <w:rPr>
            <w:rStyle w:val="Hyperlink"/>
            <w:noProof/>
          </w:rPr>
          <w:t>Assessment of existing programmes and identification of potential gaps</w:t>
        </w:r>
        <w:r w:rsidR="00E723B5">
          <w:rPr>
            <w:noProof/>
            <w:webHidden/>
          </w:rPr>
          <w:tab/>
        </w:r>
        <w:r w:rsidR="00E723B5">
          <w:rPr>
            <w:noProof/>
            <w:webHidden/>
          </w:rPr>
          <w:fldChar w:fldCharType="begin"/>
        </w:r>
        <w:r w:rsidR="00E723B5">
          <w:rPr>
            <w:noProof/>
            <w:webHidden/>
          </w:rPr>
          <w:instrText xml:space="preserve"> PAGEREF _Toc487818163 \h </w:instrText>
        </w:r>
        <w:r w:rsidR="00E723B5">
          <w:rPr>
            <w:noProof/>
            <w:webHidden/>
          </w:rPr>
        </w:r>
        <w:r w:rsidR="00E723B5">
          <w:rPr>
            <w:noProof/>
            <w:webHidden/>
          </w:rPr>
          <w:fldChar w:fldCharType="separate"/>
        </w:r>
        <w:r w:rsidR="00DE2506">
          <w:rPr>
            <w:noProof/>
            <w:webHidden/>
          </w:rPr>
          <w:t>39</w:t>
        </w:r>
        <w:r w:rsidR="00E723B5">
          <w:rPr>
            <w:noProof/>
            <w:webHidden/>
          </w:rPr>
          <w:fldChar w:fldCharType="end"/>
        </w:r>
      </w:hyperlink>
    </w:p>
    <w:p w14:paraId="5A24BFB3" w14:textId="438886CC" w:rsidR="00E723B5" w:rsidRDefault="004F3D8F">
      <w:pPr>
        <w:pStyle w:val="TOC1"/>
        <w:tabs>
          <w:tab w:val="left" w:pos="480"/>
          <w:tab w:val="right" w:leader="dot" w:pos="9062"/>
        </w:tabs>
        <w:rPr>
          <w:rFonts w:eastAsiaTheme="minorEastAsia" w:cstheme="minorBidi"/>
          <w:noProof/>
          <w:sz w:val="22"/>
          <w:szCs w:val="22"/>
        </w:rPr>
      </w:pPr>
      <w:hyperlink w:anchor="_Toc487818164" w:history="1">
        <w:r w:rsidR="00E723B5" w:rsidRPr="00A12A5A">
          <w:rPr>
            <w:rStyle w:val="Hyperlink"/>
            <w:noProof/>
            <w:lang w:val="en-GB"/>
          </w:rPr>
          <w:t>7</w:t>
        </w:r>
        <w:r w:rsidR="00E723B5">
          <w:rPr>
            <w:rFonts w:eastAsiaTheme="minorEastAsia" w:cstheme="minorBidi"/>
            <w:noProof/>
            <w:sz w:val="22"/>
            <w:szCs w:val="22"/>
          </w:rPr>
          <w:tab/>
        </w:r>
        <w:r w:rsidR="00E723B5" w:rsidRPr="00A12A5A">
          <w:rPr>
            <w:rStyle w:val="Hyperlink"/>
            <w:noProof/>
          </w:rPr>
          <w:t>Conclusion and further developments</w:t>
        </w:r>
        <w:r w:rsidR="00E723B5">
          <w:rPr>
            <w:noProof/>
            <w:webHidden/>
          </w:rPr>
          <w:tab/>
        </w:r>
        <w:r w:rsidR="00E723B5">
          <w:rPr>
            <w:noProof/>
            <w:webHidden/>
          </w:rPr>
          <w:fldChar w:fldCharType="begin"/>
        </w:r>
        <w:r w:rsidR="00E723B5">
          <w:rPr>
            <w:noProof/>
            <w:webHidden/>
          </w:rPr>
          <w:instrText xml:space="preserve"> PAGEREF _Toc487818164 \h </w:instrText>
        </w:r>
        <w:r w:rsidR="00E723B5">
          <w:rPr>
            <w:noProof/>
            <w:webHidden/>
          </w:rPr>
        </w:r>
        <w:r w:rsidR="00E723B5">
          <w:rPr>
            <w:noProof/>
            <w:webHidden/>
          </w:rPr>
          <w:fldChar w:fldCharType="separate"/>
        </w:r>
        <w:r w:rsidR="00DE2506">
          <w:rPr>
            <w:noProof/>
            <w:webHidden/>
          </w:rPr>
          <w:t>40</w:t>
        </w:r>
        <w:r w:rsidR="00E723B5">
          <w:rPr>
            <w:noProof/>
            <w:webHidden/>
          </w:rPr>
          <w:fldChar w:fldCharType="end"/>
        </w:r>
      </w:hyperlink>
    </w:p>
    <w:p w14:paraId="4EDB2AFD" w14:textId="39A4722C" w:rsidR="00E723B5" w:rsidRDefault="004F3D8F">
      <w:pPr>
        <w:pStyle w:val="TOC2"/>
        <w:tabs>
          <w:tab w:val="left" w:pos="720"/>
          <w:tab w:val="right" w:leader="dot" w:pos="9062"/>
        </w:tabs>
        <w:rPr>
          <w:rFonts w:eastAsiaTheme="minorEastAsia" w:cstheme="minorBidi"/>
          <w:noProof/>
          <w:sz w:val="22"/>
          <w:szCs w:val="22"/>
        </w:rPr>
      </w:pPr>
      <w:hyperlink w:anchor="_Toc487818165" w:history="1">
        <w:r w:rsidR="00E723B5" w:rsidRPr="00A12A5A">
          <w:rPr>
            <w:rStyle w:val="Hyperlink"/>
            <w:noProof/>
          </w:rPr>
          <w:t>7.1</w:t>
        </w:r>
        <w:r w:rsidR="00E723B5">
          <w:rPr>
            <w:rFonts w:eastAsiaTheme="minorEastAsia" w:cstheme="minorBidi"/>
            <w:noProof/>
            <w:sz w:val="22"/>
            <w:szCs w:val="22"/>
          </w:rPr>
          <w:tab/>
        </w:r>
        <w:r w:rsidR="00E723B5" w:rsidRPr="00A12A5A">
          <w:rPr>
            <w:rStyle w:val="Hyperlink"/>
            <w:noProof/>
          </w:rPr>
          <w:t>Summary of findings</w:t>
        </w:r>
        <w:r w:rsidR="00E723B5">
          <w:rPr>
            <w:noProof/>
            <w:webHidden/>
          </w:rPr>
          <w:tab/>
        </w:r>
        <w:r w:rsidR="00E723B5">
          <w:rPr>
            <w:noProof/>
            <w:webHidden/>
          </w:rPr>
          <w:fldChar w:fldCharType="begin"/>
        </w:r>
        <w:r w:rsidR="00E723B5">
          <w:rPr>
            <w:noProof/>
            <w:webHidden/>
          </w:rPr>
          <w:instrText xml:space="preserve"> PAGEREF _Toc487818165 \h </w:instrText>
        </w:r>
        <w:r w:rsidR="00E723B5">
          <w:rPr>
            <w:noProof/>
            <w:webHidden/>
          </w:rPr>
        </w:r>
        <w:r w:rsidR="00E723B5">
          <w:rPr>
            <w:noProof/>
            <w:webHidden/>
          </w:rPr>
          <w:fldChar w:fldCharType="separate"/>
        </w:r>
        <w:r w:rsidR="00DE2506">
          <w:rPr>
            <w:noProof/>
            <w:webHidden/>
          </w:rPr>
          <w:t>40</w:t>
        </w:r>
        <w:r w:rsidR="00E723B5">
          <w:rPr>
            <w:noProof/>
            <w:webHidden/>
          </w:rPr>
          <w:fldChar w:fldCharType="end"/>
        </w:r>
      </w:hyperlink>
    </w:p>
    <w:p w14:paraId="490D1A81" w14:textId="08F7259C" w:rsidR="00E723B5" w:rsidRDefault="004F3D8F">
      <w:pPr>
        <w:pStyle w:val="TOC2"/>
        <w:tabs>
          <w:tab w:val="left" w:pos="720"/>
          <w:tab w:val="right" w:leader="dot" w:pos="9062"/>
        </w:tabs>
        <w:rPr>
          <w:rFonts w:eastAsiaTheme="minorEastAsia" w:cstheme="minorBidi"/>
          <w:noProof/>
          <w:sz w:val="22"/>
          <w:szCs w:val="22"/>
        </w:rPr>
      </w:pPr>
      <w:hyperlink w:anchor="_Toc487818166" w:history="1">
        <w:r w:rsidR="00E723B5" w:rsidRPr="00A12A5A">
          <w:rPr>
            <w:rStyle w:val="Hyperlink"/>
            <w:noProof/>
            <w:lang w:val="en-GB"/>
          </w:rPr>
          <w:t>7.2</w:t>
        </w:r>
        <w:r w:rsidR="00E723B5">
          <w:rPr>
            <w:rFonts w:eastAsiaTheme="minorEastAsia" w:cstheme="minorBidi"/>
            <w:noProof/>
            <w:sz w:val="22"/>
            <w:szCs w:val="22"/>
          </w:rPr>
          <w:tab/>
        </w:r>
        <w:r w:rsidR="00E723B5" w:rsidRPr="00A12A5A">
          <w:rPr>
            <w:rStyle w:val="Hyperlink"/>
            <w:noProof/>
            <w:lang w:val="en-GB"/>
          </w:rPr>
          <w:t>Further developments to formalize MC-DS and DS-BoK</w:t>
        </w:r>
        <w:r w:rsidR="00E723B5">
          <w:rPr>
            <w:noProof/>
            <w:webHidden/>
          </w:rPr>
          <w:tab/>
        </w:r>
        <w:r w:rsidR="00E723B5">
          <w:rPr>
            <w:noProof/>
            <w:webHidden/>
          </w:rPr>
          <w:fldChar w:fldCharType="begin"/>
        </w:r>
        <w:r w:rsidR="00E723B5">
          <w:rPr>
            <w:noProof/>
            <w:webHidden/>
          </w:rPr>
          <w:instrText xml:space="preserve"> PAGEREF _Toc487818166 \h </w:instrText>
        </w:r>
        <w:r w:rsidR="00E723B5">
          <w:rPr>
            <w:noProof/>
            <w:webHidden/>
          </w:rPr>
        </w:r>
        <w:r w:rsidR="00E723B5">
          <w:rPr>
            <w:noProof/>
            <w:webHidden/>
          </w:rPr>
          <w:fldChar w:fldCharType="separate"/>
        </w:r>
        <w:r w:rsidR="00DE2506">
          <w:rPr>
            <w:noProof/>
            <w:webHidden/>
          </w:rPr>
          <w:t>40</w:t>
        </w:r>
        <w:r w:rsidR="00E723B5">
          <w:rPr>
            <w:noProof/>
            <w:webHidden/>
          </w:rPr>
          <w:fldChar w:fldCharType="end"/>
        </w:r>
      </w:hyperlink>
    </w:p>
    <w:p w14:paraId="16BEA49A" w14:textId="6C4C6271" w:rsidR="00E723B5" w:rsidRDefault="004F3D8F">
      <w:pPr>
        <w:pStyle w:val="TOC1"/>
        <w:tabs>
          <w:tab w:val="left" w:pos="480"/>
          <w:tab w:val="right" w:leader="dot" w:pos="9062"/>
        </w:tabs>
        <w:rPr>
          <w:rFonts w:eastAsiaTheme="minorEastAsia" w:cstheme="minorBidi"/>
          <w:noProof/>
          <w:sz w:val="22"/>
          <w:szCs w:val="22"/>
        </w:rPr>
      </w:pPr>
      <w:hyperlink w:anchor="_Toc487818167" w:history="1">
        <w:r w:rsidR="00E723B5" w:rsidRPr="00A12A5A">
          <w:rPr>
            <w:rStyle w:val="Hyperlink"/>
            <w:noProof/>
            <w:lang w:val="en-GB"/>
          </w:rPr>
          <w:t>8</w:t>
        </w:r>
        <w:r w:rsidR="00E723B5">
          <w:rPr>
            <w:rFonts w:eastAsiaTheme="minorEastAsia" w:cstheme="minorBidi"/>
            <w:noProof/>
            <w:sz w:val="22"/>
            <w:szCs w:val="22"/>
          </w:rPr>
          <w:tab/>
        </w:r>
        <w:r w:rsidR="00E723B5" w:rsidRPr="00A12A5A">
          <w:rPr>
            <w:rStyle w:val="Hyperlink"/>
            <w:noProof/>
            <w:lang w:val="en-GB"/>
          </w:rPr>
          <w:t>References</w:t>
        </w:r>
        <w:r w:rsidR="00E723B5">
          <w:rPr>
            <w:noProof/>
            <w:webHidden/>
          </w:rPr>
          <w:tab/>
        </w:r>
        <w:r w:rsidR="00E723B5">
          <w:rPr>
            <w:noProof/>
            <w:webHidden/>
          </w:rPr>
          <w:fldChar w:fldCharType="begin"/>
        </w:r>
        <w:r w:rsidR="00E723B5">
          <w:rPr>
            <w:noProof/>
            <w:webHidden/>
          </w:rPr>
          <w:instrText xml:space="preserve"> PAGEREF _Toc487818167 \h </w:instrText>
        </w:r>
        <w:r w:rsidR="00E723B5">
          <w:rPr>
            <w:noProof/>
            <w:webHidden/>
          </w:rPr>
        </w:r>
        <w:r w:rsidR="00E723B5">
          <w:rPr>
            <w:noProof/>
            <w:webHidden/>
          </w:rPr>
          <w:fldChar w:fldCharType="separate"/>
        </w:r>
        <w:r w:rsidR="00DE2506">
          <w:rPr>
            <w:noProof/>
            <w:webHidden/>
          </w:rPr>
          <w:t>42</w:t>
        </w:r>
        <w:r w:rsidR="00E723B5">
          <w:rPr>
            <w:noProof/>
            <w:webHidden/>
          </w:rPr>
          <w:fldChar w:fldCharType="end"/>
        </w:r>
      </w:hyperlink>
    </w:p>
    <w:p w14:paraId="2ABD6457" w14:textId="6E67AF84" w:rsidR="00E723B5" w:rsidRDefault="004F3D8F">
      <w:pPr>
        <w:pStyle w:val="TOC1"/>
        <w:tabs>
          <w:tab w:val="right" w:leader="dot" w:pos="9062"/>
        </w:tabs>
        <w:rPr>
          <w:rFonts w:eastAsiaTheme="minorEastAsia" w:cstheme="minorBidi"/>
          <w:noProof/>
          <w:sz w:val="22"/>
          <w:szCs w:val="22"/>
        </w:rPr>
      </w:pPr>
      <w:hyperlink w:anchor="_Toc487818168" w:history="1">
        <w:r w:rsidR="00E723B5" w:rsidRPr="00A12A5A">
          <w:rPr>
            <w:rStyle w:val="Hyperlink"/>
            <w:noProof/>
            <w:lang w:val="en-GB"/>
          </w:rPr>
          <w:t>Acronyms</w:t>
        </w:r>
        <w:r w:rsidR="00E723B5">
          <w:rPr>
            <w:noProof/>
            <w:webHidden/>
          </w:rPr>
          <w:tab/>
        </w:r>
        <w:r w:rsidR="00E723B5">
          <w:rPr>
            <w:noProof/>
            <w:webHidden/>
          </w:rPr>
          <w:fldChar w:fldCharType="begin"/>
        </w:r>
        <w:r w:rsidR="00E723B5">
          <w:rPr>
            <w:noProof/>
            <w:webHidden/>
          </w:rPr>
          <w:instrText xml:space="preserve"> PAGEREF _Toc487818168 \h </w:instrText>
        </w:r>
        <w:r w:rsidR="00E723B5">
          <w:rPr>
            <w:noProof/>
            <w:webHidden/>
          </w:rPr>
        </w:r>
        <w:r w:rsidR="00E723B5">
          <w:rPr>
            <w:noProof/>
            <w:webHidden/>
          </w:rPr>
          <w:fldChar w:fldCharType="separate"/>
        </w:r>
        <w:r w:rsidR="00DE2506">
          <w:rPr>
            <w:noProof/>
            <w:webHidden/>
          </w:rPr>
          <w:t>44</w:t>
        </w:r>
        <w:r w:rsidR="00E723B5">
          <w:rPr>
            <w:noProof/>
            <w:webHidden/>
          </w:rPr>
          <w:fldChar w:fldCharType="end"/>
        </w:r>
      </w:hyperlink>
    </w:p>
    <w:p w14:paraId="3EBF2084" w14:textId="1EB7512F" w:rsidR="00E723B5" w:rsidRDefault="004F3D8F">
      <w:pPr>
        <w:pStyle w:val="TOC1"/>
        <w:tabs>
          <w:tab w:val="right" w:leader="dot" w:pos="9062"/>
        </w:tabs>
        <w:rPr>
          <w:rFonts w:eastAsiaTheme="minorEastAsia" w:cstheme="minorBidi"/>
          <w:noProof/>
          <w:sz w:val="22"/>
          <w:szCs w:val="22"/>
        </w:rPr>
      </w:pPr>
      <w:hyperlink w:anchor="_Toc487818169" w:history="1">
        <w:r w:rsidR="00E723B5" w:rsidRPr="00A12A5A">
          <w:rPr>
            <w:rStyle w:val="Hyperlink"/>
            <w:noProof/>
            <w:lang w:val="en-GB"/>
          </w:rPr>
          <w:t>Appendix A. Mastery levels</w:t>
        </w:r>
        <w:r w:rsidR="00E723B5">
          <w:rPr>
            <w:noProof/>
            <w:webHidden/>
          </w:rPr>
          <w:tab/>
        </w:r>
        <w:r w:rsidR="00E723B5">
          <w:rPr>
            <w:noProof/>
            <w:webHidden/>
          </w:rPr>
          <w:fldChar w:fldCharType="begin"/>
        </w:r>
        <w:r w:rsidR="00E723B5">
          <w:rPr>
            <w:noProof/>
            <w:webHidden/>
          </w:rPr>
          <w:instrText xml:space="preserve"> PAGEREF _Toc487818169 \h </w:instrText>
        </w:r>
        <w:r w:rsidR="00E723B5">
          <w:rPr>
            <w:noProof/>
            <w:webHidden/>
          </w:rPr>
        </w:r>
        <w:r w:rsidR="00E723B5">
          <w:rPr>
            <w:noProof/>
            <w:webHidden/>
          </w:rPr>
          <w:fldChar w:fldCharType="separate"/>
        </w:r>
        <w:r w:rsidR="00DE2506">
          <w:rPr>
            <w:noProof/>
            <w:webHidden/>
          </w:rPr>
          <w:t>45</w:t>
        </w:r>
        <w:r w:rsidR="00E723B5">
          <w:rPr>
            <w:noProof/>
            <w:webHidden/>
          </w:rPr>
          <w:fldChar w:fldCharType="end"/>
        </w:r>
      </w:hyperlink>
    </w:p>
    <w:p w14:paraId="454F49A9" w14:textId="42C7B732" w:rsidR="00E723B5" w:rsidRDefault="004F3D8F">
      <w:pPr>
        <w:pStyle w:val="TOC1"/>
        <w:tabs>
          <w:tab w:val="right" w:leader="dot" w:pos="9062"/>
        </w:tabs>
        <w:rPr>
          <w:rFonts w:eastAsiaTheme="minorEastAsia" w:cstheme="minorBidi"/>
          <w:noProof/>
          <w:sz w:val="22"/>
          <w:szCs w:val="22"/>
        </w:rPr>
      </w:pPr>
      <w:hyperlink w:anchor="_Toc487818170" w:history="1">
        <w:r w:rsidR="00E723B5" w:rsidRPr="00A12A5A">
          <w:rPr>
            <w:rStyle w:val="Hyperlink"/>
            <w:noProof/>
          </w:rPr>
          <w:t>Appendix B. Subset of ACM/IEEE CCS2012 for Data Science</w:t>
        </w:r>
        <w:r w:rsidR="00E723B5">
          <w:rPr>
            <w:noProof/>
            <w:webHidden/>
          </w:rPr>
          <w:tab/>
        </w:r>
        <w:r w:rsidR="00E723B5">
          <w:rPr>
            <w:noProof/>
            <w:webHidden/>
          </w:rPr>
          <w:fldChar w:fldCharType="begin"/>
        </w:r>
        <w:r w:rsidR="00E723B5">
          <w:rPr>
            <w:noProof/>
            <w:webHidden/>
          </w:rPr>
          <w:instrText xml:space="preserve"> PAGEREF _Toc487818170 \h </w:instrText>
        </w:r>
        <w:r w:rsidR="00E723B5">
          <w:rPr>
            <w:noProof/>
            <w:webHidden/>
          </w:rPr>
        </w:r>
        <w:r w:rsidR="00E723B5">
          <w:rPr>
            <w:noProof/>
            <w:webHidden/>
          </w:rPr>
          <w:fldChar w:fldCharType="separate"/>
        </w:r>
        <w:r w:rsidR="00DE2506">
          <w:rPr>
            <w:noProof/>
            <w:webHidden/>
          </w:rPr>
          <w:t>48</w:t>
        </w:r>
        <w:r w:rsidR="00E723B5">
          <w:rPr>
            <w:noProof/>
            <w:webHidden/>
          </w:rPr>
          <w:fldChar w:fldCharType="end"/>
        </w:r>
      </w:hyperlink>
    </w:p>
    <w:p w14:paraId="0DC9ACD8" w14:textId="62AF44E9" w:rsidR="00E723B5" w:rsidRDefault="004F3D8F">
      <w:pPr>
        <w:pStyle w:val="TOC2"/>
        <w:tabs>
          <w:tab w:val="right" w:leader="dot" w:pos="9062"/>
        </w:tabs>
        <w:rPr>
          <w:rFonts w:eastAsiaTheme="minorEastAsia" w:cstheme="minorBidi"/>
          <w:noProof/>
          <w:sz w:val="22"/>
          <w:szCs w:val="22"/>
        </w:rPr>
      </w:pPr>
      <w:hyperlink w:anchor="_Toc487818171" w:history="1">
        <w:r w:rsidR="00E723B5" w:rsidRPr="00A12A5A">
          <w:rPr>
            <w:rStyle w:val="Hyperlink"/>
            <w:noProof/>
          </w:rPr>
          <w:t>B.1. ACM Classification Computer Science (2012) structure and Data Science related Knowledge Areas</w:t>
        </w:r>
        <w:r w:rsidR="00E723B5">
          <w:rPr>
            <w:noProof/>
            <w:webHidden/>
          </w:rPr>
          <w:tab/>
        </w:r>
        <w:r w:rsidR="00E723B5">
          <w:rPr>
            <w:noProof/>
            <w:webHidden/>
          </w:rPr>
          <w:fldChar w:fldCharType="begin"/>
        </w:r>
        <w:r w:rsidR="00E723B5">
          <w:rPr>
            <w:noProof/>
            <w:webHidden/>
          </w:rPr>
          <w:instrText xml:space="preserve"> PAGEREF _Toc487818171 \h </w:instrText>
        </w:r>
        <w:r w:rsidR="00E723B5">
          <w:rPr>
            <w:noProof/>
            <w:webHidden/>
          </w:rPr>
        </w:r>
        <w:r w:rsidR="00E723B5">
          <w:rPr>
            <w:noProof/>
            <w:webHidden/>
          </w:rPr>
          <w:fldChar w:fldCharType="separate"/>
        </w:r>
        <w:r w:rsidR="00DE2506">
          <w:rPr>
            <w:noProof/>
            <w:webHidden/>
          </w:rPr>
          <w:t>48</w:t>
        </w:r>
        <w:r w:rsidR="00E723B5">
          <w:rPr>
            <w:noProof/>
            <w:webHidden/>
          </w:rPr>
          <w:fldChar w:fldCharType="end"/>
        </w:r>
      </w:hyperlink>
    </w:p>
    <w:p w14:paraId="0CF882C9" w14:textId="219D626D" w:rsidR="00E723B5" w:rsidRDefault="004F3D8F">
      <w:pPr>
        <w:pStyle w:val="TOC1"/>
        <w:tabs>
          <w:tab w:val="right" w:leader="dot" w:pos="9062"/>
        </w:tabs>
        <w:rPr>
          <w:rFonts w:eastAsiaTheme="minorEastAsia" w:cstheme="minorBidi"/>
          <w:noProof/>
          <w:sz w:val="22"/>
          <w:szCs w:val="22"/>
        </w:rPr>
      </w:pPr>
      <w:hyperlink w:anchor="_Toc487818172" w:history="1">
        <w:r w:rsidR="00E723B5" w:rsidRPr="00A12A5A">
          <w:rPr>
            <w:rStyle w:val="Hyperlink"/>
            <w:noProof/>
          </w:rPr>
          <w:t>Appendix C. Data Science Body of Knowledge (DS-BoK) definition</w:t>
        </w:r>
        <w:r w:rsidR="00E723B5">
          <w:rPr>
            <w:noProof/>
            <w:webHidden/>
          </w:rPr>
          <w:tab/>
        </w:r>
        <w:r w:rsidR="00E723B5">
          <w:rPr>
            <w:noProof/>
            <w:webHidden/>
          </w:rPr>
          <w:fldChar w:fldCharType="begin"/>
        </w:r>
        <w:r w:rsidR="00E723B5">
          <w:rPr>
            <w:noProof/>
            <w:webHidden/>
          </w:rPr>
          <w:instrText xml:space="preserve"> PAGEREF _Toc487818172 \h </w:instrText>
        </w:r>
        <w:r w:rsidR="00E723B5">
          <w:rPr>
            <w:noProof/>
            <w:webHidden/>
          </w:rPr>
          <w:fldChar w:fldCharType="separate"/>
        </w:r>
        <w:r w:rsidR="00DE2506">
          <w:rPr>
            <w:b/>
            <w:bCs/>
            <w:noProof/>
            <w:webHidden/>
          </w:rPr>
          <w:t>Error! Bookmark not defined.</w:t>
        </w:r>
        <w:r w:rsidR="00E723B5">
          <w:rPr>
            <w:noProof/>
            <w:webHidden/>
          </w:rPr>
          <w:fldChar w:fldCharType="end"/>
        </w:r>
      </w:hyperlink>
    </w:p>
    <w:p w14:paraId="34BE01DB" w14:textId="54D2D470" w:rsidR="00E723B5" w:rsidRDefault="004F3D8F">
      <w:pPr>
        <w:pStyle w:val="TOC2"/>
        <w:tabs>
          <w:tab w:val="right" w:leader="dot" w:pos="9062"/>
        </w:tabs>
        <w:rPr>
          <w:rFonts w:eastAsiaTheme="minorEastAsia" w:cstheme="minorBidi"/>
          <w:noProof/>
          <w:sz w:val="22"/>
          <w:szCs w:val="22"/>
        </w:rPr>
      </w:pPr>
      <w:hyperlink w:anchor="_Toc487818173" w:history="1">
        <w:r w:rsidR="00E723B5" w:rsidRPr="00A12A5A">
          <w:rPr>
            <w:rStyle w:val="Hyperlink"/>
            <w:noProof/>
          </w:rPr>
          <w:t>C.1. DS-BoK structure and Knowledge Area Groups</w:t>
        </w:r>
        <w:r w:rsidR="00E723B5">
          <w:rPr>
            <w:noProof/>
            <w:webHidden/>
          </w:rPr>
          <w:tab/>
        </w:r>
        <w:r w:rsidR="00E723B5">
          <w:rPr>
            <w:noProof/>
            <w:webHidden/>
          </w:rPr>
          <w:fldChar w:fldCharType="begin"/>
        </w:r>
        <w:r w:rsidR="00E723B5">
          <w:rPr>
            <w:noProof/>
            <w:webHidden/>
          </w:rPr>
          <w:instrText xml:space="preserve"> PAGEREF _Toc487818173 \h </w:instrText>
        </w:r>
        <w:r w:rsidR="00E723B5">
          <w:rPr>
            <w:noProof/>
            <w:webHidden/>
          </w:rPr>
          <w:fldChar w:fldCharType="separate"/>
        </w:r>
        <w:r w:rsidR="00DE2506">
          <w:rPr>
            <w:b/>
            <w:bCs/>
            <w:noProof/>
            <w:webHidden/>
          </w:rPr>
          <w:t>Error! Bookmark not defined.</w:t>
        </w:r>
        <w:r w:rsidR="00E723B5">
          <w:rPr>
            <w:noProof/>
            <w:webHidden/>
          </w:rPr>
          <w:fldChar w:fldCharType="end"/>
        </w:r>
      </w:hyperlink>
    </w:p>
    <w:p w14:paraId="785A082B" w14:textId="4510F7D1" w:rsidR="00E723B5" w:rsidRDefault="004F3D8F">
      <w:pPr>
        <w:pStyle w:val="TOC2"/>
        <w:tabs>
          <w:tab w:val="right" w:leader="dot" w:pos="9062"/>
        </w:tabs>
        <w:rPr>
          <w:rFonts w:eastAsiaTheme="minorEastAsia" w:cstheme="minorBidi"/>
          <w:noProof/>
          <w:sz w:val="22"/>
          <w:szCs w:val="22"/>
        </w:rPr>
      </w:pPr>
      <w:hyperlink w:anchor="_Toc487818174" w:history="1">
        <w:r w:rsidR="00E723B5" w:rsidRPr="00A12A5A">
          <w:rPr>
            <w:rStyle w:val="Hyperlink"/>
            <w:noProof/>
          </w:rPr>
          <w:t>C.2. Data Science Body of Knowledge Areas and Knowledge Units</w:t>
        </w:r>
        <w:r w:rsidR="00E723B5">
          <w:rPr>
            <w:noProof/>
            <w:webHidden/>
          </w:rPr>
          <w:tab/>
        </w:r>
        <w:r w:rsidR="00E723B5">
          <w:rPr>
            <w:noProof/>
            <w:webHidden/>
          </w:rPr>
          <w:fldChar w:fldCharType="begin"/>
        </w:r>
        <w:r w:rsidR="00E723B5">
          <w:rPr>
            <w:noProof/>
            <w:webHidden/>
          </w:rPr>
          <w:instrText xml:space="preserve"> PAGEREF _Toc487818174 \h </w:instrText>
        </w:r>
        <w:r w:rsidR="00E723B5">
          <w:rPr>
            <w:noProof/>
            <w:webHidden/>
          </w:rPr>
          <w:fldChar w:fldCharType="separate"/>
        </w:r>
        <w:r w:rsidR="00DE2506">
          <w:rPr>
            <w:b/>
            <w:bCs/>
            <w:noProof/>
            <w:webHidden/>
          </w:rPr>
          <w:t>Error! Bookmark not defined.</w:t>
        </w:r>
        <w:r w:rsidR="00E723B5">
          <w:rPr>
            <w:noProof/>
            <w:webHidden/>
          </w:rPr>
          <w:fldChar w:fldCharType="end"/>
        </w:r>
      </w:hyperlink>
    </w:p>
    <w:p w14:paraId="30F8631E" w14:textId="1161A918" w:rsidR="00E723B5" w:rsidRDefault="004F3D8F">
      <w:pPr>
        <w:pStyle w:val="TOC1"/>
        <w:tabs>
          <w:tab w:val="right" w:leader="dot" w:pos="9062"/>
        </w:tabs>
        <w:rPr>
          <w:rFonts w:eastAsiaTheme="minorEastAsia" w:cstheme="minorBidi"/>
          <w:noProof/>
          <w:sz w:val="22"/>
          <w:szCs w:val="22"/>
        </w:rPr>
      </w:pPr>
      <w:hyperlink w:anchor="_Toc487818175" w:history="1">
        <w:r w:rsidR="00E723B5" w:rsidRPr="00A12A5A">
          <w:rPr>
            <w:rStyle w:val="Hyperlink"/>
            <w:noProof/>
          </w:rPr>
          <w:t>Appendix D. Example ECTS points assignment to different Data Science Professional groups</w:t>
        </w:r>
        <w:r w:rsidR="00E723B5">
          <w:rPr>
            <w:noProof/>
            <w:webHidden/>
          </w:rPr>
          <w:tab/>
        </w:r>
        <w:r w:rsidR="00E723B5">
          <w:rPr>
            <w:noProof/>
            <w:webHidden/>
          </w:rPr>
          <w:fldChar w:fldCharType="begin"/>
        </w:r>
        <w:r w:rsidR="00E723B5">
          <w:rPr>
            <w:noProof/>
            <w:webHidden/>
          </w:rPr>
          <w:instrText xml:space="preserve"> PAGEREF _Toc487818175 \h </w:instrText>
        </w:r>
        <w:r w:rsidR="00E723B5">
          <w:rPr>
            <w:noProof/>
            <w:webHidden/>
          </w:rPr>
        </w:r>
        <w:r w:rsidR="00E723B5">
          <w:rPr>
            <w:noProof/>
            <w:webHidden/>
          </w:rPr>
          <w:fldChar w:fldCharType="separate"/>
        </w:r>
        <w:r w:rsidR="00DE2506">
          <w:rPr>
            <w:noProof/>
            <w:webHidden/>
          </w:rPr>
          <w:t>52</w:t>
        </w:r>
        <w:r w:rsidR="00E723B5">
          <w:rPr>
            <w:noProof/>
            <w:webHidden/>
          </w:rPr>
          <w:fldChar w:fldCharType="end"/>
        </w:r>
      </w:hyperlink>
    </w:p>
    <w:p w14:paraId="2647A7A7" w14:textId="09D165AF" w:rsidR="00F46E46" w:rsidRPr="00F955B1" w:rsidRDefault="00F46E46" w:rsidP="00353174">
      <w:r w:rsidRPr="00785109">
        <w:fldChar w:fldCharType="end"/>
      </w:r>
    </w:p>
    <w:p w14:paraId="1F54A997" w14:textId="77777777" w:rsidR="00F46E46" w:rsidRPr="00F955B1" w:rsidRDefault="00F46E46" w:rsidP="00353174">
      <w:pPr>
        <w:pStyle w:val="TableofFigures"/>
      </w:pPr>
    </w:p>
    <w:p w14:paraId="67F5146B" w14:textId="1F700D5B" w:rsidR="00A21835" w:rsidRDefault="00A21835" w:rsidP="00353174"/>
    <w:p w14:paraId="350BCEE5" w14:textId="77777777" w:rsidR="00F46E46" w:rsidRPr="00F955B1" w:rsidRDefault="00F46E46" w:rsidP="00353174"/>
    <w:p w14:paraId="45F16117" w14:textId="7C651A42" w:rsidR="00EE1A84" w:rsidRDefault="00EE1A84" w:rsidP="00353174">
      <w:pPr>
        <w:pStyle w:val="Heading1"/>
      </w:pPr>
      <w:bookmarkStart w:id="3" w:name="_Toc487818126"/>
      <w:r>
        <w:t>Introduction</w:t>
      </w:r>
      <w:bookmarkEnd w:id="3"/>
    </w:p>
    <w:p w14:paraId="384567D7" w14:textId="653529C0" w:rsidR="006267C1" w:rsidRPr="00606347" w:rsidRDefault="006267C1" w:rsidP="006267C1">
      <w:r w:rsidRPr="00606347">
        <w:t xml:space="preserve">Data Science is an emerging field of science, which requires a multi-disciplinary </w:t>
      </w:r>
      <w:r>
        <w:t>approach and should be built with the strong link to Big Data and data driven technologies that created transformational effect to all research and industry domains, and consequently require re-thinking and re-design of both traditional educational models and existing courses</w:t>
      </w:r>
      <w:r w:rsidRPr="00606347">
        <w:t xml:space="preserve">. </w:t>
      </w:r>
      <w:r>
        <w:t>However, at present time</w:t>
      </w:r>
      <w:r w:rsidRPr="00606347">
        <w:t xml:space="preserve"> most of the existing university curricula and training</w:t>
      </w:r>
      <w:r>
        <w:t xml:space="preserve"> program</w:t>
      </w:r>
      <w:r w:rsidRPr="00606347">
        <w:t xml:space="preserve">s are </w:t>
      </w:r>
      <w:r>
        <w:t>built based on available courses and cover limited set of academic subject</w:t>
      </w:r>
      <w:r w:rsidR="00171382">
        <w:t>s</w:t>
      </w:r>
      <w:r>
        <w:t xml:space="preserve"> related to a full Data Science Body of Knowledge</w:t>
      </w:r>
      <w:r w:rsidRPr="00606347">
        <w:t xml:space="preserve"> </w:t>
      </w:r>
      <w:r>
        <w:t>covering</w:t>
      </w:r>
      <w:r w:rsidRPr="00606347">
        <w:t xml:space="preserve"> </w:t>
      </w:r>
      <w:r>
        <w:t>only limited set of knowledge areas and professional profiles as defined in the project.</w:t>
      </w:r>
      <w:r w:rsidRPr="00606347">
        <w:t xml:space="preserve"> </w:t>
      </w:r>
      <w:r>
        <w:t>This potentially</w:t>
      </w:r>
      <w:r w:rsidRPr="00606347">
        <w:t xml:space="preserve"> </w:t>
      </w:r>
      <w:r>
        <w:t xml:space="preserve">may </w:t>
      </w:r>
      <w:r w:rsidRPr="00606347">
        <w:t xml:space="preserve">create gaps </w:t>
      </w:r>
      <w:r>
        <w:t>in knowledge and competences of the future Data Scientist graduates for their</w:t>
      </w:r>
      <w:r w:rsidRPr="00606347">
        <w:t xml:space="preserve"> smooth integration in the </w:t>
      </w:r>
      <w:r>
        <w:t xml:space="preserve">real </w:t>
      </w:r>
      <w:r w:rsidRPr="00606347">
        <w:t>working environment (both in industry and academia).</w:t>
      </w:r>
    </w:p>
    <w:p w14:paraId="59AD6E8F" w14:textId="77777777" w:rsidR="006267C1" w:rsidRDefault="006267C1" w:rsidP="006267C1"/>
    <w:p w14:paraId="6D773A6A" w14:textId="3F45BC0D" w:rsidR="006267C1" w:rsidRDefault="006267C1" w:rsidP="006267C1">
      <w:r>
        <w:t>The presented in this d</w:t>
      </w:r>
      <w:r w:rsidR="00CE15BB">
        <w:t>ocument</w:t>
      </w:r>
      <w:r>
        <w:t xml:space="preserve"> the Data Science Model Curriculum </w:t>
      </w:r>
      <w:r w:rsidR="00CE15BB">
        <w:t>is the part of the</w:t>
      </w:r>
      <w:r>
        <w:t xml:space="preserve"> EDISON Data Science Framework that includes Data Science Competence Framework (CF-DS or Competence Framework), Data Science Body of Knowledge (DS-BoK or Body of Knowledge), Data Science Model Curriculum (MC-DS or Model Curriculum), and Data Science Professional </w:t>
      </w:r>
      <w:r w:rsidR="00CE15BB">
        <w:t>P</w:t>
      </w:r>
      <w:r>
        <w:t xml:space="preserve">rofiles </w:t>
      </w:r>
      <w:r w:rsidR="00CE15BB">
        <w:t xml:space="preserve">(DSPP) </w:t>
      </w:r>
      <w:r>
        <w:t>definition.</w:t>
      </w:r>
    </w:p>
    <w:p w14:paraId="1208E5E1" w14:textId="77777777" w:rsidR="006267C1" w:rsidRDefault="006267C1" w:rsidP="006267C1"/>
    <w:p w14:paraId="7A679578" w14:textId="4D61F983" w:rsidR="006267C1" w:rsidRDefault="006267C1" w:rsidP="006267C1">
      <w:r>
        <w:t>The proposed Dat</w:t>
      </w:r>
      <w:r w:rsidR="00CE15BB">
        <w:t xml:space="preserve">a Science Model Curriculum </w:t>
      </w:r>
      <w:r>
        <w:t>reuse</w:t>
      </w:r>
      <w:r w:rsidR="00CE15BB">
        <w:t>s</w:t>
      </w:r>
      <w:r>
        <w:t xml:space="preserve"> the best practices in curriculum design and new educational model to facilitate the students learning as well as existing staff professional training and re-skilling for data related technologies. </w:t>
      </w:r>
      <w:r w:rsidRPr="00606347">
        <w:t>Building on insights gathered through thorough analyses of existing Data Science programmes (</w:t>
      </w:r>
      <w:r>
        <w:t xml:space="preserve">performed in </w:t>
      </w:r>
      <w:r w:rsidR="00CE15BB">
        <w:t>the EDISON project</w:t>
      </w:r>
      <w:r w:rsidR="00044652">
        <w:rPr>
          <w:rStyle w:val="FootnoteReference"/>
        </w:rPr>
        <w:footnoteReference w:id="1"/>
      </w:r>
      <w:r w:rsidRPr="00606347">
        <w:t xml:space="preserve">) and the requirements of targeted educational stakeholders, the Model Curriculum reflects by design </w:t>
      </w:r>
      <w:r>
        <w:t xml:space="preserve">the whole data handling/processing </w:t>
      </w:r>
      <w:r w:rsidRPr="00606347">
        <w:t xml:space="preserve">lifecycle </w:t>
      </w:r>
      <w:r>
        <w:t>and organizational or structural processes</w:t>
      </w:r>
      <w:r w:rsidRPr="00606347">
        <w:t xml:space="preserve"> (</w:t>
      </w:r>
      <w:r>
        <w:t>such as</w:t>
      </w:r>
      <w:r w:rsidRPr="00606347">
        <w:t xml:space="preserve"> </w:t>
      </w:r>
      <w:r>
        <w:t>s</w:t>
      </w:r>
      <w:r w:rsidRPr="00606347">
        <w:t xml:space="preserve">cientific methods and data driven research cycle, </w:t>
      </w:r>
      <w:r w:rsidR="00CE15BB">
        <w:t>b</w:t>
      </w:r>
      <w:r w:rsidRPr="00606347">
        <w:t xml:space="preserve">usiness </w:t>
      </w:r>
      <w:r w:rsidR="00CE15BB">
        <w:t>p</w:t>
      </w:r>
      <w:r w:rsidRPr="00606347">
        <w:t xml:space="preserve">rocess </w:t>
      </w:r>
      <w:r w:rsidR="00CE15BB">
        <w:t>m</w:t>
      </w:r>
      <w:r w:rsidRPr="00606347">
        <w:t xml:space="preserve">anagement cycle </w:t>
      </w:r>
      <w:r>
        <w:t xml:space="preserve">as defined in </w:t>
      </w:r>
      <w:r w:rsidR="00CE15BB">
        <w:t>CF-DS</w:t>
      </w:r>
      <w:r>
        <w:t xml:space="preserve"> </w:t>
      </w:r>
      <w:r w:rsidR="00CE15BB">
        <w:t xml:space="preserve">document </w:t>
      </w:r>
      <w:r>
        <w:t>[</w:t>
      </w:r>
      <w:r w:rsidR="00CE15BB">
        <w:t>1</w:t>
      </w:r>
      <w:r>
        <w:t>]</w:t>
      </w:r>
      <w:r w:rsidRPr="00606347">
        <w:t xml:space="preserve">). </w:t>
      </w:r>
    </w:p>
    <w:p w14:paraId="72DE074A" w14:textId="77777777" w:rsidR="006267C1" w:rsidRPr="00606347" w:rsidRDefault="006267C1" w:rsidP="006267C1"/>
    <w:p w14:paraId="4ACA94E6" w14:textId="04DEE41F" w:rsidR="006267C1" w:rsidRPr="00606347" w:rsidRDefault="006267C1" w:rsidP="006267C1">
      <w:r w:rsidRPr="00ED7294">
        <w:rPr>
          <w:lang w:val="en-GB"/>
        </w:rPr>
        <w:t xml:space="preserve">The definition of the </w:t>
      </w:r>
      <w:r>
        <w:rPr>
          <w:lang w:val="en-GB"/>
        </w:rPr>
        <w:t>MC-DS can be used as instrumental in defining recommended training for Data Science professional certification programs</w:t>
      </w:r>
      <w:r w:rsidRPr="00ED7294">
        <w:rPr>
          <w:lang w:val="en-GB"/>
        </w:rPr>
        <w:t xml:space="preserve">. </w:t>
      </w:r>
      <w:r w:rsidRPr="00606347">
        <w:t xml:space="preserve">From </w:t>
      </w:r>
      <w:r>
        <w:t>the</w:t>
      </w:r>
      <w:r w:rsidRPr="00606347">
        <w:t xml:space="preserve"> practical perspective, the Model Curriculum represents a tool for </w:t>
      </w:r>
    </w:p>
    <w:p w14:paraId="58BF0E80" w14:textId="75E2210C" w:rsidR="006267C1" w:rsidRDefault="006267C1" w:rsidP="00953D88">
      <w:pPr>
        <w:pStyle w:val="ListParagraph"/>
        <w:numPr>
          <w:ilvl w:val="0"/>
          <w:numId w:val="14"/>
        </w:numPr>
        <w:spacing w:after="160" w:line="259" w:lineRule="auto"/>
        <w:ind w:left="867" w:hanging="510"/>
      </w:pPr>
      <w:r w:rsidRPr="00606347">
        <w:t xml:space="preserve">supporting the development </w:t>
      </w:r>
      <w:r>
        <w:t xml:space="preserve">of </w:t>
      </w:r>
      <w:r w:rsidRPr="00606347">
        <w:t xml:space="preserve">new Data Science programmes (including appraisal/selection of appropriate units/modules) tailored according to proficiency levels required </w:t>
      </w:r>
      <w:r>
        <w:t>to</w:t>
      </w:r>
      <w:r w:rsidRPr="00606347">
        <w:t xml:space="preserve"> address </w:t>
      </w:r>
      <w:r>
        <w:t>competences required for identified Data Science P</w:t>
      </w:r>
      <w:r w:rsidRPr="00606347">
        <w:t xml:space="preserve">rofessional profiles, and </w:t>
      </w:r>
    </w:p>
    <w:p w14:paraId="349C2143" w14:textId="77777777" w:rsidR="006267C1" w:rsidRPr="00606347" w:rsidRDefault="006267C1" w:rsidP="00953D88">
      <w:pPr>
        <w:pStyle w:val="ListParagraph"/>
        <w:numPr>
          <w:ilvl w:val="0"/>
          <w:numId w:val="14"/>
        </w:numPr>
        <w:spacing w:after="160" w:line="259" w:lineRule="auto"/>
        <w:ind w:left="867" w:hanging="510"/>
      </w:pPr>
      <w:r w:rsidRPr="00606347">
        <w:t xml:space="preserve">assessing the coverage of existing Data Science programmes, facilitating the elicitation of potential gaps w.r.t. to specific competence groups and knowledge areas implied by targeted professional profiles. </w:t>
      </w:r>
    </w:p>
    <w:p w14:paraId="64B4DC3B" w14:textId="42ADF094" w:rsidR="006267C1" w:rsidRPr="00606347" w:rsidRDefault="00CE15BB" w:rsidP="006267C1">
      <w:r>
        <w:t>By its design</w:t>
      </w:r>
      <w:r w:rsidR="006267C1" w:rsidRPr="00606347">
        <w:t xml:space="preserve">, the Model Curriculum </w:t>
      </w:r>
      <w:r w:rsidR="006267C1">
        <w:t>help</w:t>
      </w:r>
      <w:r w:rsidR="006267C1" w:rsidRPr="00606347">
        <w:t xml:space="preserve">s </w:t>
      </w:r>
      <w:r w:rsidR="006267C1">
        <w:t xml:space="preserve">matching the </w:t>
      </w:r>
      <w:r w:rsidR="006267C1" w:rsidRPr="00606347">
        <w:t>supply-side and demand-side requirements for Data Science education.</w:t>
      </w:r>
      <w:r w:rsidR="006267C1">
        <w:t xml:space="preserve"> The formal definition of the Data Science Model Curriculum </w:t>
      </w:r>
      <w:r w:rsidR="00044652">
        <w:t xml:space="preserve">intends to </w:t>
      </w:r>
      <w:r w:rsidR="006267C1">
        <w:t xml:space="preserve">create a basis for </w:t>
      </w:r>
      <w:r w:rsidR="00044652">
        <w:t xml:space="preserve">the </w:t>
      </w:r>
      <w:r w:rsidR="006267C1">
        <w:t>Data Science educational and training programmes compatibility and consequently Data Science related competences and skills transferability.</w:t>
      </w:r>
    </w:p>
    <w:p w14:paraId="25A97726" w14:textId="77777777" w:rsidR="00A50832" w:rsidRPr="006267C1" w:rsidRDefault="00A50832" w:rsidP="00A50832"/>
    <w:p w14:paraId="62E557DF" w14:textId="013E293D" w:rsidR="00A50832" w:rsidRDefault="00A50832" w:rsidP="00A50832">
      <w:pPr>
        <w:rPr>
          <w:lang w:val="en-GB"/>
        </w:rPr>
      </w:pPr>
      <w:r>
        <w:rPr>
          <w:lang w:val="en-GB"/>
        </w:rPr>
        <w:t xml:space="preserve">Further work will be required to develop consistent </w:t>
      </w:r>
      <w:r w:rsidR="00CE27FD">
        <w:rPr>
          <w:lang w:val="en-GB"/>
        </w:rPr>
        <w:t>MC-</w:t>
      </w:r>
      <w:r>
        <w:rPr>
          <w:lang w:val="en-GB"/>
        </w:rPr>
        <w:t xml:space="preserve">DS that can be </w:t>
      </w:r>
      <w:r w:rsidR="00081402">
        <w:rPr>
          <w:lang w:val="en-GB"/>
        </w:rPr>
        <w:t>us</w:t>
      </w:r>
      <w:r>
        <w:rPr>
          <w:lang w:val="en-GB"/>
        </w:rPr>
        <w:t xml:space="preserve">ed by academic community and professional training community. </w:t>
      </w:r>
      <w:r w:rsidR="00B62B7C">
        <w:rPr>
          <w:lang w:val="en-GB"/>
        </w:rPr>
        <w:t xml:space="preserve">The proposed </w:t>
      </w:r>
      <w:r w:rsidR="00CE15BB">
        <w:rPr>
          <w:lang w:val="en-GB"/>
        </w:rPr>
        <w:t xml:space="preserve">MC-DS </w:t>
      </w:r>
      <w:r w:rsidR="00B62B7C">
        <w:rPr>
          <w:lang w:val="en-GB"/>
        </w:rPr>
        <w:t xml:space="preserve">version </w:t>
      </w:r>
      <w:r w:rsidR="00044652">
        <w:rPr>
          <w:lang w:val="en-GB"/>
        </w:rPr>
        <w:t xml:space="preserve">should </w:t>
      </w:r>
      <w:r w:rsidR="00CE15BB">
        <w:rPr>
          <w:lang w:val="en-GB"/>
        </w:rPr>
        <w:t>facilitate Data Science curriculum harmonisation</w:t>
      </w:r>
      <w:r w:rsidR="00B62B7C">
        <w:rPr>
          <w:lang w:val="en-GB"/>
        </w:rPr>
        <w:t xml:space="preserve"> and contribution from the subject matter expects and practitioners. </w:t>
      </w:r>
      <w:r>
        <w:rPr>
          <w:lang w:val="en-GB"/>
        </w:rPr>
        <w:t xml:space="preserve">The </w:t>
      </w:r>
      <w:r w:rsidR="00044652">
        <w:rPr>
          <w:lang w:val="en-GB"/>
        </w:rPr>
        <w:t xml:space="preserve">initial discussions of the </w:t>
      </w:r>
      <w:r w:rsidR="00CE27FD">
        <w:rPr>
          <w:lang w:val="en-GB"/>
        </w:rPr>
        <w:t>MC-</w:t>
      </w:r>
      <w:r>
        <w:rPr>
          <w:lang w:val="en-GB"/>
        </w:rPr>
        <w:t xml:space="preserve">DS </w:t>
      </w:r>
      <w:r w:rsidR="00CE15BB">
        <w:rPr>
          <w:lang w:val="en-GB"/>
        </w:rPr>
        <w:t xml:space="preserve">has been </w:t>
      </w:r>
      <w:r>
        <w:rPr>
          <w:lang w:val="en-GB"/>
        </w:rPr>
        <w:t>pr</w:t>
      </w:r>
      <w:r w:rsidR="00CE27FD">
        <w:rPr>
          <w:lang w:val="en-GB"/>
        </w:rPr>
        <w:t xml:space="preserve">esented to </w:t>
      </w:r>
      <w:r w:rsidR="009A56BD">
        <w:rPr>
          <w:lang w:val="en-GB"/>
        </w:rPr>
        <w:t xml:space="preserve">the </w:t>
      </w:r>
      <w:r w:rsidR="00CE27FD">
        <w:rPr>
          <w:lang w:val="en-GB"/>
        </w:rPr>
        <w:t xml:space="preserve">EDISON Liaison Groups of experts </w:t>
      </w:r>
      <w:r>
        <w:rPr>
          <w:lang w:val="en-GB"/>
        </w:rPr>
        <w:t xml:space="preserve">and will undergo </w:t>
      </w:r>
      <w:r w:rsidR="000F3682">
        <w:rPr>
          <w:lang w:val="en-GB"/>
        </w:rPr>
        <w:t>further</w:t>
      </w:r>
      <w:r>
        <w:rPr>
          <w:lang w:val="en-GB"/>
        </w:rPr>
        <w:t xml:space="preserve"> community discussion via EDISON community forum and by presentation at community oriented workshops and conferences.</w:t>
      </w:r>
    </w:p>
    <w:p w14:paraId="611278B6" w14:textId="77777777" w:rsidR="00182625" w:rsidRPr="00ED7294" w:rsidRDefault="00182625" w:rsidP="00182625">
      <w:pPr>
        <w:rPr>
          <w:lang w:val="en-GB"/>
        </w:rPr>
      </w:pPr>
    </w:p>
    <w:p w14:paraId="1D0BEE11" w14:textId="58B46B5C" w:rsidR="00182625" w:rsidRPr="00ED7294" w:rsidRDefault="00182625" w:rsidP="00182625">
      <w:pPr>
        <w:rPr>
          <w:lang w:val="en-GB"/>
        </w:rPr>
      </w:pPr>
      <w:r w:rsidRPr="00ED7294">
        <w:rPr>
          <w:lang w:val="en-GB"/>
        </w:rPr>
        <w:t xml:space="preserve">The </w:t>
      </w:r>
      <w:r w:rsidR="00CB4AC8">
        <w:rPr>
          <w:lang w:val="en-GB"/>
        </w:rPr>
        <w:t>presen</w:t>
      </w:r>
      <w:r w:rsidRPr="00ED7294">
        <w:rPr>
          <w:lang w:val="en-GB"/>
        </w:rPr>
        <w:t>t</w:t>
      </w:r>
      <w:r w:rsidR="00CB4AC8">
        <w:rPr>
          <w:lang w:val="en-GB"/>
        </w:rPr>
        <w:t>ed</w:t>
      </w:r>
      <w:r w:rsidRPr="00ED7294">
        <w:rPr>
          <w:lang w:val="en-GB"/>
        </w:rPr>
        <w:t xml:space="preserve"> </w:t>
      </w:r>
      <w:r w:rsidR="00CB4AC8">
        <w:rPr>
          <w:lang w:val="en-GB"/>
        </w:rPr>
        <w:t xml:space="preserve">document </w:t>
      </w:r>
      <w:r w:rsidRPr="00ED7294">
        <w:rPr>
          <w:lang w:val="en-GB"/>
        </w:rPr>
        <w:t xml:space="preserve">has the following structure. Section 2 provides an overview </w:t>
      </w:r>
      <w:r w:rsidR="00CB4AC8">
        <w:rPr>
          <w:lang w:val="en-GB"/>
        </w:rPr>
        <w:t xml:space="preserve">of the EDISON Data Science </w:t>
      </w:r>
      <w:r w:rsidR="000F3682">
        <w:rPr>
          <w:lang w:val="en-GB"/>
        </w:rPr>
        <w:t>F</w:t>
      </w:r>
      <w:r w:rsidR="00CB4AC8">
        <w:rPr>
          <w:lang w:val="en-GB"/>
        </w:rPr>
        <w:t>ramework and related pr</w:t>
      </w:r>
      <w:r w:rsidR="009A56BD">
        <w:rPr>
          <w:lang w:val="en-GB"/>
        </w:rPr>
        <w:t>oject activities that support</w:t>
      </w:r>
      <w:r w:rsidR="00CB4AC8">
        <w:rPr>
          <w:lang w:val="en-GB"/>
        </w:rPr>
        <w:t xml:space="preserve"> the framework components development and pilot implementation. Section 3 provides overview of existing BoKs related to Data Science knowledge areas. </w:t>
      </w:r>
      <w:r w:rsidRPr="00ED7294">
        <w:rPr>
          <w:lang w:val="en-GB"/>
        </w:rPr>
        <w:t xml:space="preserve">Section </w:t>
      </w:r>
      <w:r w:rsidR="00CB4AC8">
        <w:rPr>
          <w:lang w:val="en-GB"/>
        </w:rPr>
        <w:t>3</w:t>
      </w:r>
      <w:r w:rsidRPr="00ED7294">
        <w:rPr>
          <w:lang w:val="en-GB"/>
        </w:rPr>
        <w:t xml:space="preserve"> </w:t>
      </w:r>
      <w:r w:rsidR="00CB4AC8">
        <w:rPr>
          <w:lang w:val="en-GB"/>
        </w:rPr>
        <w:t xml:space="preserve">also </w:t>
      </w:r>
      <w:r w:rsidR="000F3682">
        <w:rPr>
          <w:lang w:val="en-GB"/>
        </w:rPr>
        <w:t>refers to best practices in curriculum design such as Bloom’s Taxonomy</w:t>
      </w:r>
      <w:r w:rsidR="005768B4">
        <w:rPr>
          <w:lang w:val="en-GB"/>
        </w:rPr>
        <w:t>, problem</w:t>
      </w:r>
      <w:r w:rsidR="000F3682">
        <w:rPr>
          <w:lang w:val="en-GB"/>
        </w:rPr>
        <w:t xml:space="preserve"> and competence based learning model. </w:t>
      </w:r>
      <w:r>
        <w:rPr>
          <w:lang w:val="en-GB"/>
        </w:rPr>
        <w:t>S</w:t>
      </w:r>
      <w:r w:rsidRPr="00ED7294">
        <w:rPr>
          <w:lang w:val="en-GB"/>
        </w:rPr>
        <w:t xml:space="preserve">ection 4 </w:t>
      </w:r>
      <w:r w:rsidR="009A56BD">
        <w:rPr>
          <w:lang w:val="en-GB"/>
        </w:rPr>
        <w:t xml:space="preserve">briefly discusses the </w:t>
      </w:r>
      <w:r w:rsidR="00CB4AC8">
        <w:rPr>
          <w:lang w:val="en-GB"/>
        </w:rPr>
        <w:t xml:space="preserve">DS-BoK </w:t>
      </w:r>
      <w:r w:rsidR="000F3682">
        <w:rPr>
          <w:lang w:val="en-GB"/>
        </w:rPr>
        <w:t xml:space="preserve">design principles and provides definition of the Learning Outcomes related to CF-DS competence Section 5 describes the MC-DS organisation and provides example definition of the courses related to main Knowledge Areas Groups and Knowledge Areas as they are defined in the DS-BoK [2]. </w:t>
      </w:r>
      <w:r w:rsidR="00CB4AC8">
        <w:rPr>
          <w:lang w:val="en-GB"/>
        </w:rPr>
        <w:t xml:space="preserve">Section </w:t>
      </w:r>
      <w:r w:rsidR="000F3682">
        <w:rPr>
          <w:lang w:val="en-GB"/>
        </w:rPr>
        <w:t>6</w:t>
      </w:r>
      <w:r w:rsidR="00CB4AC8">
        <w:rPr>
          <w:lang w:val="en-GB"/>
        </w:rPr>
        <w:t xml:space="preserve"> </w:t>
      </w:r>
      <w:r w:rsidR="005768B4">
        <w:rPr>
          <w:lang w:val="en-GB"/>
        </w:rPr>
        <w:t>provides example how</w:t>
      </w:r>
      <w:r w:rsidR="009A56BD">
        <w:rPr>
          <w:lang w:val="en-GB"/>
        </w:rPr>
        <w:t xml:space="preserve"> the </w:t>
      </w:r>
      <w:r w:rsidR="00F82F6A">
        <w:rPr>
          <w:lang w:val="en-GB"/>
        </w:rPr>
        <w:t xml:space="preserve">proposed MC-DS </w:t>
      </w:r>
      <w:r w:rsidR="005768B4">
        <w:rPr>
          <w:lang w:val="en-GB"/>
        </w:rPr>
        <w:t xml:space="preserve">can be used in practice for Data Science programmes and courses assessment. </w:t>
      </w:r>
      <w:r w:rsidR="00F82F6A">
        <w:rPr>
          <w:lang w:val="en-GB"/>
        </w:rPr>
        <w:t xml:space="preserve">Section </w:t>
      </w:r>
      <w:r w:rsidR="005768B4">
        <w:rPr>
          <w:lang w:val="en-GB"/>
        </w:rPr>
        <w:t>7</w:t>
      </w:r>
      <w:r w:rsidR="009A56BD">
        <w:rPr>
          <w:lang w:val="en-GB"/>
        </w:rPr>
        <w:t xml:space="preserve"> </w:t>
      </w:r>
      <w:r w:rsidR="00F82F6A">
        <w:rPr>
          <w:lang w:val="en-GB"/>
        </w:rPr>
        <w:t xml:space="preserve">provides </w:t>
      </w:r>
      <w:r w:rsidR="00CB4AC8">
        <w:rPr>
          <w:lang w:val="en-GB"/>
        </w:rPr>
        <w:t>sum</w:t>
      </w:r>
      <w:r w:rsidR="005768B4">
        <w:rPr>
          <w:lang w:val="en-GB"/>
        </w:rPr>
        <w:t>mary of the achieved results. Appendices contain necessary supplementary information such as Classification Computer Science (CCS2012) and exception from the DS-BoK necessary for MC-DS understanding and use.</w:t>
      </w:r>
    </w:p>
    <w:p w14:paraId="78F16CCC" w14:textId="77777777" w:rsidR="00182625" w:rsidRDefault="00182625" w:rsidP="00353174">
      <w:pPr>
        <w:rPr>
          <w:lang w:val="en-GB"/>
        </w:rPr>
      </w:pPr>
    </w:p>
    <w:p w14:paraId="34EAFD95" w14:textId="21A2D192" w:rsidR="00D01F07" w:rsidRPr="00070B6B" w:rsidRDefault="00D01F07" w:rsidP="00D01F07">
      <w:pPr>
        <w:pStyle w:val="Heading1"/>
      </w:pPr>
      <w:bookmarkStart w:id="4" w:name="_Toc487818127"/>
      <w:r>
        <w:t xml:space="preserve">EDISON Data Science </w:t>
      </w:r>
      <w:r w:rsidR="000E014F">
        <w:t>F</w:t>
      </w:r>
      <w:r>
        <w:t xml:space="preserve">ramework </w:t>
      </w:r>
      <w:r w:rsidR="00D02A6C">
        <w:t>(EDSF)</w:t>
      </w:r>
      <w:bookmarkEnd w:id="4"/>
    </w:p>
    <w:p w14:paraId="1C94AC62" w14:textId="77777777" w:rsidR="00EE4991" w:rsidRDefault="00EE4991" w:rsidP="00EE4991">
      <w:pPr>
        <w:pStyle w:val="Articletext"/>
        <w:spacing w:after="0"/>
        <w:rPr>
          <w:rFonts w:asciiTheme="minorHAnsi" w:hAnsiTheme="minorHAnsi"/>
          <w:sz w:val="20"/>
          <w:szCs w:val="20"/>
        </w:rPr>
      </w:pPr>
      <w:bookmarkStart w:id="5" w:name="_Hlk486330782"/>
      <w:bookmarkStart w:id="6" w:name="_Toc444586574"/>
      <w:bookmarkStart w:id="7" w:name="_Toc487818128"/>
      <w:r>
        <w:rPr>
          <w:rFonts w:asciiTheme="minorHAnsi" w:hAnsiTheme="minorHAnsi"/>
          <w:sz w:val="20"/>
          <w:szCs w:val="20"/>
        </w:rPr>
        <w:t>The EDISON Data Science Framework provides a basis for the definition of the Data Science profession and enabling the definition of the other components related to Data Science education, training, organisational roles definition and skills management, as well as professional certification.</w:t>
      </w:r>
    </w:p>
    <w:p w14:paraId="0EA5E0CE" w14:textId="77777777" w:rsidR="00EE4991" w:rsidRDefault="00EE4991" w:rsidP="00EE4991">
      <w:pPr>
        <w:pStyle w:val="Articletext"/>
        <w:spacing w:after="0"/>
        <w:rPr>
          <w:rFonts w:asciiTheme="minorHAnsi" w:hAnsiTheme="minorHAnsi"/>
          <w:sz w:val="20"/>
          <w:szCs w:val="20"/>
        </w:rPr>
      </w:pPr>
    </w:p>
    <w:p w14:paraId="0CADF0F7" w14:textId="77777777" w:rsidR="00EE4991" w:rsidRPr="00AE3640" w:rsidRDefault="00EE4991" w:rsidP="00EE4991">
      <w:pPr>
        <w:pStyle w:val="Articletext"/>
        <w:spacing w:after="0"/>
        <w:rPr>
          <w:rFonts w:asciiTheme="minorHAnsi" w:hAnsiTheme="minorHAnsi"/>
          <w:sz w:val="20"/>
          <w:szCs w:val="20"/>
        </w:rPr>
      </w:pPr>
      <w:r w:rsidRPr="00606347">
        <w:rPr>
          <w:rFonts w:asciiTheme="minorHAnsi" w:hAnsiTheme="minorHAnsi"/>
          <w:sz w:val="20"/>
          <w:szCs w:val="20"/>
        </w:rPr>
        <w:t xml:space="preserve">Figure 1 below illustrates the main components of the EDISON Data </w:t>
      </w:r>
      <w:r w:rsidRPr="00AE3640">
        <w:rPr>
          <w:rFonts w:asciiTheme="minorHAnsi" w:hAnsiTheme="minorHAnsi"/>
          <w:sz w:val="20"/>
          <w:szCs w:val="20"/>
        </w:rPr>
        <w:t>Science Framework (EDSF) and their inter-relations that provides conceptual basis for the development of the Data Science profession:</w:t>
      </w:r>
    </w:p>
    <w:p w14:paraId="0801FB11" w14:textId="77777777" w:rsidR="00EE4991" w:rsidRPr="00606347" w:rsidRDefault="00EE4991" w:rsidP="00EE4991">
      <w:pPr>
        <w:pStyle w:val="Bullet1"/>
        <w:rPr>
          <w:rFonts w:asciiTheme="minorHAnsi" w:hAnsiTheme="minorHAnsi"/>
          <w:sz w:val="20"/>
          <w:szCs w:val="20"/>
        </w:rPr>
      </w:pPr>
      <w:r w:rsidRPr="00606347">
        <w:rPr>
          <w:rFonts w:asciiTheme="minorHAnsi" w:hAnsiTheme="minorHAnsi"/>
          <w:sz w:val="20"/>
          <w:szCs w:val="20"/>
        </w:rPr>
        <w:t>CF-DS – Data Science Competence Framework</w:t>
      </w:r>
      <w:r>
        <w:rPr>
          <w:rFonts w:asciiTheme="minorHAnsi" w:hAnsiTheme="minorHAnsi"/>
          <w:sz w:val="20"/>
          <w:szCs w:val="20"/>
        </w:rPr>
        <w:t xml:space="preserve"> [1]</w:t>
      </w:r>
    </w:p>
    <w:p w14:paraId="4F096BA7" w14:textId="77777777" w:rsidR="00EE4991" w:rsidRPr="00606347" w:rsidRDefault="00EE4991" w:rsidP="00EE4991">
      <w:pPr>
        <w:pStyle w:val="Bullet1"/>
        <w:rPr>
          <w:rFonts w:asciiTheme="minorHAnsi" w:hAnsiTheme="minorHAnsi"/>
          <w:sz w:val="20"/>
          <w:szCs w:val="20"/>
        </w:rPr>
      </w:pPr>
      <w:r w:rsidRPr="00606347">
        <w:rPr>
          <w:rFonts w:asciiTheme="minorHAnsi" w:hAnsiTheme="minorHAnsi"/>
          <w:sz w:val="20"/>
          <w:szCs w:val="20"/>
        </w:rPr>
        <w:t>DS-BoK – Data Science Body of Knowledge</w:t>
      </w:r>
      <w:r>
        <w:rPr>
          <w:rFonts w:asciiTheme="minorHAnsi" w:hAnsiTheme="minorHAnsi"/>
          <w:sz w:val="20"/>
          <w:szCs w:val="20"/>
        </w:rPr>
        <w:t xml:space="preserve"> [2]</w:t>
      </w:r>
    </w:p>
    <w:p w14:paraId="3773D384" w14:textId="0231DAEF" w:rsidR="00EE4991" w:rsidRPr="00606347" w:rsidRDefault="00EE4991" w:rsidP="00EE4991">
      <w:pPr>
        <w:pStyle w:val="Bullet1"/>
        <w:rPr>
          <w:rFonts w:asciiTheme="minorHAnsi" w:hAnsiTheme="minorHAnsi"/>
          <w:sz w:val="20"/>
          <w:szCs w:val="20"/>
        </w:rPr>
      </w:pPr>
      <w:r w:rsidRPr="00606347">
        <w:rPr>
          <w:rFonts w:asciiTheme="minorHAnsi" w:hAnsiTheme="minorHAnsi"/>
          <w:sz w:val="20"/>
          <w:szCs w:val="20"/>
        </w:rPr>
        <w:t>MC-DS – Data Science Model Curriculum</w:t>
      </w:r>
      <w:r>
        <w:rPr>
          <w:rFonts w:asciiTheme="minorHAnsi" w:hAnsiTheme="minorHAnsi"/>
          <w:sz w:val="20"/>
          <w:szCs w:val="20"/>
        </w:rPr>
        <w:t xml:space="preserve"> </w:t>
      </w:r>
      <w:r w:rsidR="00F22264">
        <w:rPr>
          <w:rFonts w:asciiTheme="minorHAnsi" w:hAnsiTheme="minorHAnsi"/>
          <w:sz w:val="20"/>
          <w:szCs w:val="20"/>
        </w:rPr>
        <w:t xml:space="preserve">(this document </w:t>
      </w:r>
      <w:r>
        <w:rPr>
          <w:rFonts w:asciiTheme="minorHAnsi" w:hAnsiTheme="minorHAnsi"/>
          <w:sz w:val="20"/>
          <w:szCs w:val="20"/>
        </w:rPr>
        <w:t>[3]</w:t>
      </w:r>
      <w:r w:rsidR="00F22264">
        <w:rPr>
          <w:rFonts w:asciiTheme="minorHAnsi" w:hAnsiTheme="minorHAnsi"/>
          <w:sz w:val="20"/>
          <w:szCs w:val="20"/>
        </w:rPr>
        <w:t>)</w:t>
      </w:r>
    </w:p>
    <w:p w14:paraId="71862D5E" w14:textId="77777777" w:rsidR="00EE4991" w:rsidRPr="00606347" w:rsidRDefault="00EE4991" w:rsidP="00EE4991">
      <w:pPr>
        <w:pStyle w:val="Bullet1"/>
        <w:rPr>
          <w:rFonts w:asciiTheme="minorHAnsi" w:hAnsiTheme="minorHAnsi"/>
          <w:sz w:val="20"/>
          <w:szCs w:val="20"/>
        </w:rPr>
      </w:pPr>
      <w:r>
        <w:rPr>
          <w:rFonts w:asciiTheme="minorHAnsi" w:hAnsiTheme="minorHAnsi"/>
          <w:sz w:val="20"/>
          <w:szCs w:val="20"/>
        </w:rPr>
        <w:t xml:space="preserve">DSPP - </w:t>
      </w:r>
      <w:r w:rsidRPr="00606347">
        <w:rPr>
          <w:rFonts w:asciiTheme="minorHAnsi" w:hAnsiTheme="minorHAnsi"/>
          <w:sz w:val="20"/>
          <w:szCs w:val="20"/>
        </w:rPr>
        <w:t xml:space="preserve">Data Science </w:t>
      </w:r>
      <w:r>
        <w:rPr>
          <w:rFonts w:asciiTheme="minorHAnsi" w:hAnsiTheme="minorHAnsi"/>
          <w:sz w:val="20"/>
          <w:szCs w:val="20"/>
        </w:rPr>
        <w:t xml:space="preserve">Professional profiles and </w:t>
      </w:r>
      <w:r w:rsidRPr="00606347">
        <w:rPr>
          <w:rFonts w:asciiTheme="minorHAnsi" w:hAnsiTheme="minorHAnsi"/>
          <w:sz w:val="20"/>
          <w:szCs w:val="20"/>
        </w:rPr>
        <w:t>occupations taxonomy</w:t>
      </w:r>
      <w:r>
        <w:rPr>
          <w:rFonts w:asciiTheme="minorHAnsi" w:hAnsiTheme="minorHAnsi"/>
          <w:sz w:val="20"/>
          <w:szCs w:val="20"/>
        </w:rPr>
        <w:t xml:space="preserve"> [4]</w:t>
      </w:r>
    </w:p>
    <w:p w14:paraId="438754C0" w14:textId="77777777" w:rsidR="00EE4991" w:rsidRPr="00606347" w:rsidRDefault="00EE4991" w:rsidP="00EE4991">
      <w:pPr>
        <w:pStyle w:val="Bullet1"/>
        <w:rPr>
          <w:rFonts w:asciiTheme="minorHAnsi" w:hAnsiTheme="minorHAnsi"/>
          <w:sz w:val="20"/>
          <w:szCs w:val="20"/>
        </w:rPr>
      </w:pPr>
      <w:r w:rsidRPr="00606347">
        <w:rPr>
          <w:rFonts w:asciiTheme="minorHAnsi" w:hAnsiTheme="minorHAnsi"/>
          <w:sz w:val="20"/>
          <w:szCs w:val="20"/>
        </w:rPr>
        <w:t>Data Science Taxonomy and Scientific Disciplines Classification</w:t>
      </w:r>
    </w:p>
    <w:p w14:paraId="39CB2F47" w14:textId="77777777" w:rsidR="00EE4991" w:rsidRPr="00606347" w:rsidRDefault="00EE4991" w:rsidP="00EE4991">
      <w:pPr>
        <w:pStyle w:val="Articletext"/>
        <w:spacing w:after="0"/>
        <w:rPr>
          <w:rFonts w:asciiTheme="minorHAnsi" w:hAnsiTheme="minorHAnsi"/>
          <w:sz w:val="20"/>
          <w:szCs w:val="20"/>
        </w:rPr>
      </w:pPr>
    </w:p>
    <w:p w14:paraId="42E1955A" w14:textId="77777777" w:rsidR="00EE4991" w:rsidRPr="00606347" w:rsidRDefault="00EE4991" w:rsidP="00EE4991">
      <w:pPr>
        <w:pStyle w:val="Articletext"/>
        <w:spacing w:after="0" w:line="240" w:lineRule="auto"/>
        <w:rPr>
          <w:rFonts w:asciiTheme="minorHAnsi" w:hAnsiTheme="minorHAnsi"/>
          <w:sz w:val="20"/>
          <w:szCs w:val="20"/>
        </w:rPr>
      </w:pPr>
      <w:r w:rsidRPr="00606347">
        <w:rPr>
          <w:rFonts w:asciiTheme="minorHAnsi" w:hAnsiTheme="minorHAnsi"/>
          <w:sz w:val="20"/>
          <w:szCs w:val="20"/>
        </w:rPr>
        <w:t>The proposed framework provides basis for other components of the Data Science professional ecosystem</w:t>
      </w:r>
      <w:r>
        <w:rPr>
          <w:rStyle w:val="FootnoteReference"/>
          <w:rFonts w:asciiTheme="minorHAnsi" w:hAnsiTheme="minorHAnsi"/>
          <w:sz w:val="20"/>
          <w:szCs w:val="20"/>
        </w:rPr>
        <w:footnoteReference w:id="2"/>
      </w:r>
      <w:r w:rsidRPr="00606347">
        <w:rPr>
          <w:rFonts w:asciiTheme="minorHAnsi" w:hAnsiTheme="minorHAnsi"/>
          <w:sz w:val="20"/>
          <w:szCs w:val="20"/>
        </w:rPr>
        <w:t xml:space="preserve"> such as </w:t>
      </w:r>
    </w:p>
    <w:p w14:paraId="632B8060" w14:textId="77777777" w:rsidR="00EE4991" w:rsidRPr="00606347" w:rsidRDefault="00EE4991" w:rsidP="00EE4991">
      <w:pPr>
        <w:pStyle w:val="Bullet1"/>
        <w:rPr>
          <w:rFonts w:asciiTheme="minorHAnsi" w:hAnsiTheme="minorHAnsi"/>
          <w:sz w:val="20"/>
          <w:szCs w:val="20"/>
        </w:rPr>
      </w:pPr>
      <w:r w:rsidRPr="00606347">
        <w:rPr>
          <w:rFonts w:asciiTheme="minorHAnsi" w:hAnsiTheme="minorHAnsi"/>
          <w:sz w:val="20"/>
          <w:szCs w:val="20"/>
        </w:rPr>
        <w:t xml:space="preserve">EDISON Online Education Environment </w:t>
      </w:r>
      <w:r>
        <w:rPr>
          <w:rFonts w:asciiTheme="minorHAnsi" w:hAnsiTheme="minorHAnsi"/>
          <w:sz w:val="20"/>
          <w:szCs w:val="20"/>
        </w:rPr>
        <w:t>(EOEE)</w:t>
      </w:r>
    </w:p>
    <w:p w14:paraId="16E8C52F" w14:textId="77777777" w:rsidR="00EE4991" w:rsidRPr="00606347" w:rsidRDefault="00EE4991" w:rsidP="00EE4991">
      <w:pPr>
        <w:pStyle w:val="Bullet1"/>
        <w:rPr>
          <w:rFonts w:asciiTheme="minorHAnsi" w:hAnsiTheme="minorHAnsi"/>
          <w:sz w:val="20"/>
          <w:szCs w:val="20"/>
        </w:rPr>
      </w:pPr>
      <w:r w:rsidRPr="00606347">
        <w:rPr>
          <w:rFonts w:asciiTheme="minorHAnsi" w:hAnsiTheme="minorHAnsi"/>
          <w:sz w:val="20"/>
          <w:szCs w:val="20"/>
        </w:rPr>
        <w:t xml:space="preserve">Education and Training Directory </w:t>
      </w:r>
      <w:r>
        <w:rPr>
          <w:rFonts w:asciiTheme="minorHAnsi" w:hAnsiTheme="minorHAnsi"/>
          <w:sz w:val="20"/>
          <w:szCs w:val="20"/>
        </w:rPr>
        <w:t>and Marketplace</w:t>
      </w:r>
    </w:p>
    <w:p w14:paraId="7AE15B89" w14:textId="77777777" w:rsidR="00EE4991" w:rsidRPr="00606347" w:rsidRDefault="00EE4991" w:rsidP="00EE4991">
      <w:pPr>
        <w:pStyle w:val="Bullet1"/>
        <w:rPr>
          <w:rFonts w:asciiTheme="minorHAnsi" w:hAnsiTheme="minorHAnsi"/>
          <w:sz w:val="20"/>
          <w:szCs w:val="20"/>
        </w:rPr>
      </w:pPr>
      <w:r>
        <w:rPr>
          <w:rFonts w:asciiTheme="minorHAnsi" w:hAnsiTheme="minorHAnsi"/>
          <w:sz w:val="20"/>
          <w:szCs w:val="20"/>
        </w:rPr>
        <w:t xml:space="preserve">Data Science </w:t>
      </w:r>
      <w:r w:rsidRPr="00606347">
        <w:rPr>
          <w:rFonts w:asciiTheme="minorHAnsi" w:hAnsiTheme="minorHAnsi"/>
          <w:sz w:val="20"/>
          <w:szCs w:val="20"/>
        </w:rPr>
        <w:t>Community Portal (CP)</w:t>
      </w:r>
      <w:r>
        <w:rPr>
          <w:rFonts w:asciiTheme="minorHAnsi" w:hAnsiTheme="minorHAnsi"/>
          <w:sz w:val="20"/>
          <w:szCs w:val="20"/>
        </w:rPr>
        <w:t xml:space="preserve"> that also includes tools for individual competences benchmarking and personalized educational path building</w:t>
      </w:r>
    </w:p>
    <w:p w14:paraId="32819134" w14:textId="77777777" w:rsidR="00EE4991" w:rsidRPr="00606347" w:rsidRDefault="00EE4991" w:rsidP="00EE4991">
      <w:pPr>
        <w:pStyle w:val="Bullet1"/>
        <w:rPr>
          <w:rFonts w:asciiTheme="minorHAnsi" w:hAnsiTheme="minorHAnsi"/>
          <w:sz w:val="20"/>
          <w:szCs w:val="20"/>
        </w:rPr>
      </w:pPr>
      <w:r>
        <w:rPr>
          <w:rFonts w:asciiTheme="minorHAnsi" w:hAnsiTheme="minorHAnsi"/>
          <w:sz w:val="20"/>
          <w:szCs w:val="20"/>
        </w:rPr>
        <w:t xml:space="preserve">Certification Framework for core </w:t>
      </w:r>
      <w:r w:rsidRPr="00606347">
        <w:rPr>
          <w:rFonts w:asciiTheme="minorHAnsi" w:hAnsiTheme="minorHAnsi"/>
          <w:sz w:val="20"/>
          <w:szCs w:val="20"/>
        </w:rPr>
        <w:t xml:space="preserve">Data Science </w:t>
      </w:r>
      <w:r>
        <w:rPr>
          <w:rFonts w:asciiTheme="minorHAnsi" w:hAnsiTheme="minorHAnsi"/>
          <w:sz w:val="20"/>
          <w:szCs w:val="20"/>
        </w:rPr>
        <w:t xml:space="preserve">competences and </w:t>
      </w:r>
      <w:r w:rsidRPr="00606347">
        <w:rPr>
          <w:rFonts w:asciiTheme="minorHAnsi" w:hAnsiTheme="minorHAnsi"/>
          <w:sz w:val="20"/>
          <w:szCs w:val="20"/>
        </w:rPr>
        <w:t>professional profiles</w:t>
      </w:r>
    </w:p>
    <w:p w14:paraId="2FAC4A3D" w14:textId="77777777" w:rsidR="00EE4991" w:rsidRPr="00606347" w:rsidRDefault="00EE4991" w:rsidP="00EE4991"/>
    <w:p w14:paraId="7FA8D189" w14:textId="77777777" w:rsidR="00EE4991" w:rsidRPr="00606347" w:rsidRDefault="00EE4991" w:rsidP="00EE4991">
      <w:r>
        <w:rPr>
          <w:noProof/>
        </w:rPr>
        <w:drawing>
          <wp:inline distT="0" distB="0" distL="0" distR="0" wp14:anchorId="6DE86E94" wp14:editId="08E70E64">
            <wp:extent cx="5760720" cy="20294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son-dsci-framework-v08.png"/>
                    <pic:cNvPicPr/>
                  </pic:nvPicPr>
                  <pic:blipFill>
                    <a:blip r:embed="rId12"/>
                    <a:stretch>
                      <a:fillRect/>
                    </a:stretch>
                  </pic:blipFill>
                  <pic:spPr>
                    <a:xfrm>
                      <a:off x="0" y="0"/>
                      <a:ext cx="5760720" cy="2029460"/>
                    </a:xfrm>
                    <a:prstGeom prst="rect">
                      <a:avLst/>
                    </a:prstGeom>
                  </pic:spPr>
                </pic:pic>
              </a:graphicData>
            </a:graphic>
          </wp:inline>
        </w:drawing>
      </w:r>
    </w:p>
    <w:p w14:paraId="0A7B6AA3" w14:textId="77777777" w:rsidR="00EE4991" w:rsidRPr="00606347" w:rsidRDefault="00EE4991" w:rsidP="00EE4991"/>
    <w:p w14:paraId="3BB6980D" w14:textId="20966F59" w:rsidR="00EE4991" w:rsidRPr="00606347" w:rsidRDefault="00EE4991" w:rsidP="00EE4991">
      <w:pPr>
        <w:pStyle w:val="Caption"/>
        <w:jc w:val="center"/>
        <w:rPr>
          <w:lang w:val="en-US"/>
        </w:rPr>
      </w:pPr>
      <w:bookmarkStart w:id="8" w:name="_Toc459809186"/>
      <w:bookmarkStart w:id="9" w:name="_Toc460413799"/>
      <w:r w:rsidRPr="00606347">
        <w:rPr>
          <w:lang w:val="en-US"/>
        </w:rPr>
        <w:t xml:space="preserve">Figure </w:t>
      </w:r>
      <w:r w:rsidRPr="00606347">
        <w:rPr>
          <w:lang w:val="en-US"/>
        </w:rPr>
        <w:fldChar w:fldCharType="begin"/>
      </w:r>
      <w:r w:rsidRPr="00606347">
        <w:rPr>
          <w:lang w:val="en-US"/>
        </w:rPr>
        <w:instrText xml:space="preserve"> SEQ Figure \* ARABIC </w:instrText>
      </w:r>
      <w:r w:rsidRPr="00606347">
        <w:rPr>
          <w:lang w:val="en-US"/>
        </w:rPr>
        <w:fldChar w:fldCharType="separate"/>
      </w:r>
      <w:r w:rsidR="00DE2506">
        <w:rPr>
          <w:noProof/>
          <w:lang w:val="en-US"/>
        </w:rPr>
        <w:t>1</w:t>
      </w:r>
      <w:r w:rsidRPr="00606347">
        <w:rPr>
          <w:lang w:val="en-US"/>
        </w:rPr>
        <w:fldChar w:fldCharType="end"/>
      </w:r>
      <w:r w:rsidRPr="00606347">
        <w:rPr>
          <w:lang w:val="en-US"/>
        </w:rPr>
        <w:t xml:space="preserve"> EDISON Data Science Framework components.</w:t>
      </w:r>
      <w:bookmarkEnd w:id="8"/>
      <w:bookmarkEnd w:id="9"/>
    </w:p>
    <w:p w14:paraId="66F40456" w14:textId="77777777" w:rsidR="00EE4991" w:rsidRPr="00606347" w:rsidRDefault="00EE4991" w:rsidP="00EE4991">
      <w:pPr>
        <w:pStyle w:val="Articletext"/>
        <w:rPr>
          <w:rFonts w:asciiTheme="minorHAnsi" w:hAnsiTheme="minorHAnsi"/>
          <w:sz w:val="20"/>
          <w:szCs w:val="20"/>
        </w:rPr>
      </w:pPr>
    </w:p>
    <w:p w14:paraId="3A573A5F" w14:textId="77777777" w:rsidR="00EE4991" w:rsidRDefault="00EE4991" w:rsidP="00EE4991">
      <w:r>
        <w:t>The CF-DS provides the overall basis for the whole EDSF. The core CF-DS includes common competences required for successful work of Data Scientist in different work environments in industry and in research and through the whole career path. The future CF-DS development will include coverage of the domain specific competences and skills and will involve domain and subject matter experts.</w:t>
      </w:r>
    </w:p>
    <w:p w14:paraId="3F673444" w14:textId="77777777" w:rsidR="00EE4991" w:rsidRDefault="00EE4991" w:rsidP="00EE4991"/>
    <w:p w14:paraId="118E727D" w14:textId="36644901" w:rsidR="004A5C41" w:rsidRDefault="004A5C41" w:rsidP="004A5C41">
      <w:r>
        <w:t>The DS-BoK defines the Knowledge Areas (KA) for building Data Science curricula that are required to support identified Data Science competences. DS-BoK is organised by Knowledge Area Groups (KAG) that correspond to the CF-DS competence groups. Knowledge Areas are composed of a number Knowledge Units (KU) which are currently lowest component of the DS-BoK. DS-BoK incorporates best practices in Computer Science and domain specific BoK’s and includes KAs and KUs defined where possible based on the Classification Computer Science (CCS2012) [</w:t>
      </w:r>
      <w:r w:rsidR="00EB35EB">
        <w:t>5</w:t>
      </w:r>
      <w:r>
        <w:t xml:space="preserve">], components taken from other BoKs and proposed new KAs/KUs to incorporate new technologies used in Data Science and their recent developments. </w:t>
      </w:r>
    </w:p>
    <w:p w14:paraId="217F7228" w14:textId="77777777" w:rsidR="00EE4991" w:rsidRDefault="00EE4991" w:rsidP="00EE4991"/>
    <w:p w14:paraId="55279E70" w14:textId="77777777" w:rsidR="00BF6C45" w:rsidRDefault="00BF6C45" w:rsidP="00BF6C45">
      <w:r>
        <w:t xml:space="preserve">The MC-DS is built based on CF-DS and DS-BoK where Learning Outcomes (LO) are defined based on CF-DS competences and Learning Units are mapped to Knowledge Units in DS-BoK. Three mastery (or proficiency) levels are defined for each Learning Outcome to allow for flexible curricula development and profiling for different Data Science professional profiles. The proposed Learning Outcomes are enumerated to have direct mapping to the enumerated competences in CF-DS. </w:t>
      </w:r>
    </w:p>
    <w:p w14:paraId="6BF61065" w14:textId="77777777" w:rsidR="00BF6C45" w:rsidRPr="00AC1DD6" w:rsidRDefault="00BF6C45" w:rsidP="00BF6C45"/>
    <w:p w14:paraId="59DFDE23" w14:textId="48C0C76D" w:rsidR="00BF6C45" w:rsidRPr="00B61EB8" w:rsidRDefault="00BF6C45" w:rsidP="00BF6C45">
      <w:pPr>
        <w:rPr>
          <w:lang w:val="en-GB"/>
        </w:rPr>
      </w:pPr>
      <w:r w:rsidRPr="00AC1DD6">
        <w:t>The DSP</w:t>
      </w:r>
      <w:r>
        <w:t>P</w:t>
      </w:r>
      <w:r w:rsidRPr="00AC1DD6">
        <w:t xml:space="preserve"> are defined as an extension to </w:t>
      </w:r>
      <w:r w:rsidRPr="00B61EB8">
        <w:rPr>
          <w:lang w:val="en-GB"/>
        </w:rPr>
        <w:t>European Skills, Competences, Qualifications and Occupations (ESCO)</w:t>
      </w:r>
      <w:r>
        <w:rPr>
          <w:lang w:val="en-GB"/>
        </w:rPr>
        <w:t xml:space="preserve"> </w:t>
      </w:r>
      <w:r w:rsidRPr="00936BDA">
        <w:rPr>
          <w:lang w:val="en-GB"/>
        </w:rPr>
        <w:t>taxonomy [</w:t>
      </w:r>
      <w:r w:rsidR="00936BDA" w:rsidRPr="00936BDA">
        <w:rPr>
          <w:lang w:val="en-GB"/>
        </w:rPr>
        <w:t>32</w:t>
      </w:r>
      <w:r w:rsidRPr="00936BDA">
        <w:rPr>
          <w:lang w:val="en-GB"/>
        </w:rPr>
        <w:t>]</w:t>
      </w:r>
      <w:r>
        <w:rPr>
          <w:lang w:val="en-GB"/>
        </w:rPr>
        <w:t xml:space="preserve"> using the ESCO top classification groups</w:t>
      </w:r>
      <w:r w:rsidRPr="00B61EB8">
        <w:rPr>
          <w:lang w:val="en-GB"/>
        </w:rPr>
        <w:t>. DSP</w:t>
      </w:r>
      <w:r>
        <w:rPr>
          <w:lang w:val="en-GB"/>
        </w:rPr>
        <w:t>P</w:t>
      </w:r>
      <w:r w:rsidRPr="00B61EB8">
        <w:rPr>
          <w:lang w:val="en-GB"/>
        </w:rPr>
        <w:t xml:space="preserve"> definition </w:t>
      </w:r>
      <w:r>
        <w:rPr>
          <w:lang w:val="en-GB"/>
        </w:rPr>
        <w:t>provides</w:t>
      </w:r>
      <w:r w:rsidRPr="00B61EB8">
        <w:rPr>
          <w:lang w:val="en-GB"/>
        </w:rPr>
        <w:t xml:space="preserve"> an important instrument to define effective organisational structures and roles related to Data Science positions and can be also used for building individual career path and corresponding competences and skills transferability between organisations and sectors.</w:t>
      </w:r>
    </w:p>
    <w:p w14:paraId="7C59D0D5" w14:textId="77777777" w:rsidR="00BF6C45" w:rsidRPr="00B61EB8" w:rsidRDefault="00BF6C45" w:rsidP="00BF6C45">
      <w:pPr>
        <w:rPr>
          <w:lang w:val="en-GB"/>
        </w:rPr>
      </w:pPr>
    </w:p>
    <w:p w14:paraId="1CAD7FB4" w14:textId="77777777" w:rsidR="00BF6C45" w:rsidRDefault="00BF6C45" w:rsidP="00BF6C45">
      <w:r w:rsidRPr="00AC1DD6">
        <w:t>The Data Science Taxonomy and Scientific Disciplines Classification</w:t>
      </w:r>
      <w:r w:rsidRPr="00B61EB8">
        <w:rPr>
          <w:lang w:val="en-GB"/>
        </w:rPr>
        <w:t xml:space="preserve"> will serve to maintain consistency between four core components of EDSF: CF-DS, DS-BoK, MC-DS, and DSP profiles. </w:t>
      </w:r>
      <w:r>
        <w:t xml:space="preserve">To ensure consistency and linking between EDSF components, all individual elements of the framework are enumerated, in particular: competences, skills, and knowledge topics in CF-DS, knowledge groups, areas and units in DS-BoK, learning outcomes and learning units in MC-DS, and professional profiles in DSPP. </w:t>
      </w:r>
    </w:p>
    <w:p w14:paraId="4708EDD6" w14:textId="77777777" w:rsidR="00BF6C45" w:rsidRDefault="00BF6C45" w:rsidP="00BF6C45"/>
    <w:p w14:paraId="3C991597" w14:textId="77777777" w:rsidR="00BF6C45" w:rsidRPr="00B61EB8" w:rsidRDefault="00BF6C45" w:rsidP="00BF6C45">
      <w:pPr>
        <w:rPr>
          <w:lang w:val="en-GB"/>
        </w:rPr>
      </w:pPr>
      <w:r w:rsidRPr="00B61EB8">
        <w:rPr>
          <w:lang w:val="en-GB"/>
        </w:rPr>
        <w:t xml:space="preserve">It is anticipated that successful acceptance of the proposed EDSF and its core components will require standardisation and </w:t>
      </w:r>
      <w:r>
        <w:rPr>
          <w:lang w:val="en-GB"/>
        </w:rPr>
        <w:t>interaction</w:t>
      </w:r>
      <w:r w:rsidRPr="00B61EB8">
        <w:rPr>
          <w:lang w:val="en-GB"/>
        </w:rPr>
        <w:t xml:space="preserve"> with the European and international standardisation bodies and professional organisations. This work is being done </w:t>
      </w:r>
      <w:r>
        <w:rPr>
          <w:lang w:val="en-GB"/>
        </w:rPr>
        <w:t xml:space="preserve">as a part of the ongoing EDSF dissemination and sustainability activity. </w:t>
      </w:r>
    </w:p>
    <w:p w14:paraId="57DE1C71" w14:textId="77777777" w:rsidR="00BF6C45" w:rsidRPr="007522C4" w:rsidRDefault="00BF6C45" w:rsidP="00BF6C45"/>
    <w:p w14:paraId="7EF60C0A" w14:textId="77777777" w:rsidR="00BF6C45" w:rsidRPr="00B61EB8" w:rsidRDefault="00BF6C45" w:rsidP="00BF6C45">
      <w:pPr>
        <w:rPr>
          <w:lang w:val="en-GB"/>
        </w:rPr>
      </w:pPr>
      <w:r w:rsidRPr="00B61EB8">
        <w:rPr>
          <w:lang w:val="en-GB"/>
        </w:rPr>
        <w:t xml:space="preserve">The EDISON Data Science professional ecosystem illustrated in Figure 1 uses core EDSF components </w:t>
      </w:r>
      <w:r>
        <w:rPr>
          <w:lang w:val="en-GB"/>
        </w:rPr>
        <w:t xml:space="preserve">to specify </w:t>
      </w:r>
      <w:r w:rsidRPr="00B61EB8">
        <w:rPr>
          <w:lang w:val="en-GB"/>
        </w:rPr>
        <w:t xml:space="preserve">the </w:t>
      </w:r>
      <w:r>
        <w:rPr>
          <w:lang w:val="en-GB"/>
        </w:rPr>
        <w:t xml:space="preserve">potential </w:t>
      </w:r>
      <w:r w:rsidRPr="00B61EB8">
        <w:rPr>
          <w:lang w:val="en-GB"/>
        </w:rPr>
        <w:t xml:space="preserve">services </w:t>
      </w:r>
      <w:r>
        <w:rPr>
          <w:lang w:val="en-GB"/>
        </w:rPr>
        <w:t>that can be offered for the professional Data Science community and provide basis for the sustainable Data Science competences and skills management by organisations, in particular in conditions of emerging Industry 4.0, growing digitalisations and Artificial Intelligence development. As an example of practical use</w:t>
      </w:r>
      <w:r w:rsidRPr="00B61EB8">
        <w:rPr>
          <w:lang w:val="en-GB"/>
        </w:rPr>
        <w:t xml:space="preserve">, CF-DS and DS-BoK </w:t>
      </w:r>
      <w:r>
        <w:rPr>
          <w:lang w:val="en-GB"/>
        </w:rPr>
        <w:t>can b</w:t>
      </w:r>
      <w:r w:rsidRPr="00B61EB8">
        <w:rPr>
          <w:lang w:val="en-GB"/>
        </w:rPr>
        <w:t xml:space="preserve">e used for individual competences and knowledge benchmarking and </w:t>
      </w:r>
      <w:r>
        <w:rPr>
          <w:lang w:val="en-GB"/>
        </w:rPr>
        <w:t>pla</w:t>
      </w:r>
      <w:r w:rsidRPr="00B61EB8">
        <w:rPr>
          <w:lang w:val="en-GB"/>
        </w:rPr>
        <w:t xml:space="preserve">y </w:t>
      </w:r>
      <w:r>
        <w:rPr>
          <w:lang w:val="en-GB"/>
        </w:rPr>
        <w:t>i</w:t>
      </w:r>
      <w:r w:rsidRPr="00B61EB8">
        <w:rPr>
          <w:lang w:val="en-GB"/>
        </w:rPr>
        <w:t xml:space="preserve">nstrumental </w:t>
      </w:r>
      <w:r>
        <w:rPr>
          <w:lang w:val="en-GB"/>
        </w:rPr>
        <w:t>role in</w:t>
      </w:r>
      <w:r w:rsidRPr="00B61EB8">
        <w:rPr>
          <w:lang w:val="en-GB"/>
        </w:rPr>
        <w:t xml:space="preserve"> constructing personalised learning path</w:t>
      </w:r>
      <w:r>
        <w:rPr>
          <w:lang w:val="en-GB"/>
        </w:rPr>
        <w:t>s</w:t>
      </w:r>
      <w:r w:rsidRPr="00B61EB8">
        <w:rPr>
          <w:lang w:val="en-GB"/>
        </w:rPr>
        <w:t xml:space="preserve"> and professional (up/re-) skilling </w:t>
      </w:r>
      <w:r>
        <w:rPr>
          <w:lang w:val="en-GB"/>
        </w:rPr>
        <w:t xml:space="preserve">programs </w:t>
      </w:r>
      <w:r w:rsidRPr="00B61EB8">
        <w:rPr>
          <w:lang w:val="en-GB"/>
        </w:rPr>
        <w:t>based on MC-DS.</w:t>
      </w:r>
    </w:p>
    <w:p w14:paraId="746594EF" w14:textId="77777777" w:rsidR="0081305B" w:rsidRPr="00B61EB8" w:rsidRDefault="0081305B" w:rsidP="0081305B">
      <w:pPr>
        <w:rPr>
          <w:lang w:val="en-GB"/>
        </w:rPr>
      </w:pPr>
    </w:p>
    <w:bookmarkEnd w:id="5"/>
    <w:p w14:paraId="61E98209" w14:textId="30883ACA" w:rsidR="00182625" w:rsidRPr="00ED7294" w:rsidRDefault="00C24875" w:rsidP="00B6294D">
      <w:pPr>
        <w:pStyle w:val="Heading1"/>
        <w:rPr>
          <w:lang w:val="en-GB"/>
        </w:rPr>
      </w:pPr>
      <w:r>
        <w:rPr>
          <w:lang w:val="en-GB"/>
        </w:rPr>
        <w:t>Overview</w:t>
      </w:r>
      <w:r w:rsidR="00182625" w:rsidRPr="00ED7294">
        <w:rPr>
          <w:lang w:val="en-GB"/>
        </w:rPr>
        <w:t xml:space="preserve"> </w:t>
      </w:r>
      <w:r w:rsidR="003D7D6A">
        <w:rPr>
          <w:lang w:val="en-GB"/>
        </w:rPr>
        <w:t xml:space="preserve">of </w:t>
      </w:r>
      <w:r w:rsidR="00CE27FD">
        <w:rPr>
          <w:lang w:val="en-GB"/>
        </w:rPr>
        <w:t xml:space="preserve">Best Practices in Curricula </w:t>
      </w:r>
      <w:bookmarkEnd w:id="6"/>
      <w:r w:rsidR="00CE27FD">
        <w:rPr>
          <w:lang w:val="en-GB"/>
        </w:rPr>
        <w:t>Design</w:t>
      </w:r>
      <w:bookmarkEnd w:id="7"/>
    </w:p>
    <w:p w14:paraId="37B528EA" w14:textId="77777777" w:rsidR="00C363D8" w:rsidRPr="00606347" w:rsidRDefault="00C363D8" w:rsidP="00C363D8">
      <w:r w:rsidRPr="00606347">
        <w:t xml:space="preserve">This section provides background information and best practices in building effective professional curricula for specific domains of knowledge, target groups and purposes. The reviewed selected learning model and curricula design models </w:t>
      </w:r>
      <w:r>
        <w:t>are used to develop</w:t>
      </w:r>
      <w:r w:rsidRPr="00606347">
        <w:t xml:space="preserve"> the EDISON approach that is </w:t>
      </w:r>
      <w:r>
        <w:t>targeted to</w:t>
      </w:r>
      <w:r w:rsidRPr="00606347">
        <w:t xml:space="preserve"> provid</w:t>
      </w:r>
      <w:r>
        <w:t>e</w:t>
      </w:r>
      <w:r w:rsidRPr="00606347">
        <w:t xml:space="preserve"> quality education and training for specific groups of Data Science related professions</w:t>
      </w:r>
      <w:r>
        <w:t xml:space="preserve"> to acquire necessary competences and skills.</w:t>
      </w:r>
    </w:p>
    <w:p w14:paraId="3BEF6CDA" w14:textId="77777777" w:rsidR="00C363D8" w:rsidRPr="00606347" w:rsidRDefault="00C363D8" w:rsidP="00C363D8"/>
    <w:p w14:paraId="6B2FCAD9" w14:textId="08C18557" w:rsidR="00C363D8" w:rsidRPr="00606347" w:rsidRDefault="00C363D8" w:rsidP="00C363D8">
      <w:r w:rsidRPr="00606347">
        <w:t xml:space="preserve">The following curricula and </w:t>
      </w:r>
      <w:r w:rsidR="00801657">
        <w:t>b</w:t>
      </w:r>
      <w:r w:rsidR="00801657" w:rsidRPr="00606347">
        <w:t>od</w:t>
      </w:r>
      <w:r w:rsidR="00801657">
        <w:t>ies</w:t>
      </w:r>
      <w:r w:rsidR="00801657" w:rsidRPr="00606347">
        <w:t xml:space="preserve"> </w:t>
      </w:r>
      <w:r w:rsidRPr="00606347">
        <w:t xml:space="preserve">of </w:t>
      </w:r>
      <w:r w:rsidR="00801657">
        <w:t>k</w:t>
      </w:r>
      <w:r w:rsidR="00801657" w:rsidRPr="00606347">
        <w:t xml:space="preserve">nowledge </w:t>
      </w:r>
      <w:r w:rsidRPr="00606347">
        <w:t xml:space="preserve">have been reviewed to identify best practices and components to be used for the initial definition of the MC-DS structure and content: </w:t>
      </w:r>
    </w:p>
    <w:p w14:paraId="2385D700" w14:textId="77777777" w:rsidR="00C363D8" w:rsidRPr="00606347" w:rsidRDefault="00C363D8" w:rsidP="00964EA7">
      <w:pPr>
        <w:numPr>
          <w:ilvl w:val="0"/>
          <w:numId w:val="8"/>
        </w:numPr>
        <w:jc w:val="both"/>
      </w:pPr>
      <w:r w:rsidRPr="00606347">
        <w:t>ACM Computer Science Curriculum and Body of Knowledge (ACM CS2013 and CS-BoK)</w:t>
      </w:r>
      <w:r>
        <w:t xml:space="preserve"> [8]</w:t>
      </w:r>
    </w:p>
    <w:p w14:paraId="6095F1B1" w14:textId="77777777" w:rsidR="00C363D8" w:rsidRPr="00606347" w:rsidRDefault="00C363D8" w:rsidP="00964EA7">
      <w:pPr>
        <w:numPr>
          <w:ilvl w:val="0"/>
          <w:numId w:val="8"/>
        </w:numPr>
        <w:jc w:val="both"/>
      </w:pPr>
      <w:r w:rsidRPr="00606347">
        <w:t>Information Technology Competency Model of Learning Outcome ACM CCECC2014 [</w:t>
      </w:r>
      <w:r>
        <w:t>9]</w:t>
      </w:r>
    </w:p>
    <w:p w14:paraId="7365F335" w14:textId="77777777" w:rsidR="00C363D8" w:rsidRPr="00606347" w:rsidRDefault="00C363D8" w:rsidP="00964EA7">
      <w:pPr>
        <w:numPr>
          <w:ilvl w:val="0"/>
          <w:numId w:val="8"/>
        </w:numPr>
        <w:jc w:val="both"/>
      </w:pPr>
      <w:r w:rsidRPr="00606347">
        <w:t>ICT professional Body of Knowledge and ICT leadership curriculum (ICT-BoK) [</w:t>
      </w:r>
      <w:r>
        <w:t>10</w:t>
      </w:r>
      <w:r w:rsidRPr="00606347">
        <w:t>]</w:t>
      </w:r>
    </w:p>
    <w:p w14:paraId="29302547" w14:textId="77777777" w:rsidR="00C363D8" w:rsidRPr="00606347" w:rsidRDefault="00C363D8" w:rsidP="00C363D8"/>
    <w:p w14:paraId="3712D35C" w14:textId="3F3851B3" w:rsidR="00C363D8" w:rsidRPr="00606347" w:rsidRDefault="00C363D8" w:rsidP="00C363D8">
      <w:r w:rsidRPr="00606347">
        <w:t xml:space="preserve">Other relevant BoKs that were used in defining the DS-BoK are reviewed in the corresponding DS-BoK document </w:t>
      </w:r>
      <w:r>
        <w:t>[</w:t>
      </w:r>
      <w:r w:rsidR="00A445DF">
        <w:t>2</w:t>
      </w:r>
      <w:r>
        <w:t>]</w:t>
      </w:r>
      <w:r w:rsidR="008720AB">
        <w:t xml:space="preserve">; </w:t>
      </w:r>
    </w:p>
    <w:p w14:paraId="68433D99" w14:textId="77777777" w:rsidR="00C363D8" w:rsidRPr="00606347" w:rsidRDefault="00C363D8" w:rsidP="00964EA7">
      <w:pPr>
        <w:numPr>
          <w:ilvl w:val="0"/>
          <w:numId w:val="8"/>
        </w:numPr>
        <w:jc w:val="both"/>
      </w:pPr>
      <w:r w:rsidRPr="00606347">
        <w:t>Data Management Body of Knowledge (DM-BoK) by Data Management Association International (DAMAI) [</w:t>
      </w:r>
      <w:r>
        <w:t>11</w:t>
      </w:r>
      <w:r w:rsidRPr="00606347">
        <w:t>]</w:t>
      </w:r>
    </w:p>
    <w:p w14:paraId="769EF3DD" w14:textId="77777777" w:rsidR="00C363D8" w:rsidRPr="00606347" w:rsidRDefault="00C363D8" w:rsidP="00964EA7">
      <w:pPr>
        <w:numPr>
          <w:ilvl w:val="0"/>
          <w:numId w:val="8"/>
        </w:numPr>
        <w:jc w:val="both"/>
      </w:pPr>
      <w:r w:rsidRPr="00606347">
        <w:t>Software Engineering Body of Knowledge (SWEBOK) [</w:t>
      </w:r>
      <w:r>
        <w:t>12</w:t>
      </w:r>
      <w:r w:rsidRPr="00606347">
        <w:t>]</w:t>
      </w:r>
    </w:p>
    <w:p w14:paraId="4AFE6AF5" w14:textId="77777777" w:rsidR="00C363D8" w:rsidRPr="00606347" w:rsidRDefault="00C363D8" w:rsidP="00964EA7">
      <w:pPr>
        <w:numPr>
          <w:ilvl w:val="0"/>
          <w:numId w:val="8"/>
        </w:numPr>
        <w:jc w:val="both"/>
      </w:pPr>
      <w:r w:rsidRPr="00606347">
        <w:t>Business Analytics Body of Knowledge (BABOK) [</w:t>
      </w:r>
      <w:r>
        <w:t>13</w:t>
      </w:r>
      <w:r w:rsidRPr="00606347">
        <w:t>]</w:t>
      </w:r>
    </w:p>
    <w:p w14:paraId="1D5A14A5" w14:textId="77777777" w:rsidR="00C363D8" w:rsidRPr="00606347" w:rsidRDefault="00C363D8" w:rsidP="00964EA7">
      <w:pPr>
        <w:numPr>
          <w:ilvl w:val="0"/>
          <w:numId w:val="8"/>
        </w:numPr>
        <w:jc w:val="both"/>
      </w:pPr>
      <w:r w:rsidRPr="00606347">
        <w:t>Project Management Professional Body of knowledge (PM-BoK) [</w:t>
      </w:r>
      <w:r>
        <w:t>14</w:t>
      </w:r>
      <w:r w:rsidRPr="00606347">
        <w:t>]</w:t>
      </w:r>
    </w:p>
    <w:p w14:paraId="23D6B70A" w14:textId="77777777" w:rsidR="00C363D8" w:rsidRPr="00606347" w:rsidRDefault="00C363D8" w:rsidP="00C363D8"/>
    <w:p w14:paraId="7F38BDD7" w14:textId="01751EAC" w:rsidR="00C363D8" w:rsidRPr="00606347" w:rsidRDefault="00C363D8" w:rsidP="00C363D8">
      <w:r w:rsidRPr="00606347">
        <w:t>It is important to mention that due to complex nature of the Data Science profession consisting of few quite different knowledge areas, the MC-D</w:t>
      </w:r>
      <w:r>
        <w:t>S</w:t>
      </w:r>
      <w:r w:rsidRPr="00606347">
        <w:t xml:space="preserve"> definition require</w:t>
      </w:r>
      <w:r w:rsidR="008720AB">
        <w:t>s</w:t>
      </w:r>
      <w:r w:rsidRPr="00606347">
        <w:t xml:space="preserve"> combination of </w:t>
      </w:r>
      <w:r w:rsidR="008720AB">
        <w:t xml:space="preserve">the elements form </w:t>
      </w:r>
      <w:r w:rsidRPr="00606347">
        <w:t xml:space="preserve">different BoKs and </w:t>
      </w:r>
      <w:r w:rsidR="008720AB">
        <w:t xml:space="preserve">using </w:t>
      </w:r>
      <w:r w:rsidRPr="00606347">
        <w:t xml:space="preserve">different approaches to </w:t>
      </w:r>
      <w:r w:rsidR="008720AB">
        <w:t xml:space="preserve">the </w:t>
      </w:r>
      <w:r w:rsidRPr="00606347">
        <w:t xml:space="preserve">curriculum definition, </w:t>
      </w:r>
      <w:r w:rsidR="008720AB">
        <w:t xml:space="preserve">moreover the MC-DS should allow different learning models and adaptation to </w:t>
      </w:r>
      <w:r w:rsidRPr="00606347">
        <w:t xml:space="preserve">different subject domains. The final curriculum definition will depend on local conditions defined by </w:t>
      </w:r>
      <w:r w:rsidR="00A1080C">
        <w:t xml:space="preserve">the job market </w:t>
      </w:r>
      <w:r w:rsidRPr="00606347">
        <w:t>demand side</w:t>
      </w:r>
      <w:r w:rsidR="00A1080C">
        <w:t xml:space="preserve"> (i.e. employers, industry)</w:t>
      </w:r>
      <w:r w:rsidRPr="00606347">
        <w:t>, available teaching staff and expertise, and available educational base and infrastructure.</w:t>
      </w:r>
    </w:p>
    <w:p w14:paraId="4974B76D" w14:textId="2629EB5C" w:rsidR="006E241B" w:rsidRDefault="006E241B" w:rsidP="00192B07">
      <w:pPr>
        <w:pStyle w:val="Heading2"/>
        <w:rPr>
          <w:lang w:val="en-GB"/>
        </w:rPr>
      </w:pPr>
      <w:bookmarkStart w:id="10" w:name="_Toc487818129"/>
      <w:r>
        <w:rPr>
          <w:lang w:val="en-GB"/>
        </w:rPr>
        <w:t>Learning models and curriculum design</w:t>
      </w:r>
      <w:r w:rsidR="00550F28">
        <w:rPr>
          <w:lang w:val="en-GB"/>
        </w:rPr>
        <w:t xml:space="preserve"> approaches</w:t>
      </w:r>
      <w:bookmarkEnd w:id="10"/>
    </w:p>
    <w:p w14:paraId="308ABC80" w14:textId="052663F0" w:rsidR="00C363D8" w:rsidRPr="00606347" w:rsidRDefault="00C363D8" w:rsidP="00C363D8">
      <w:r w:rsidRPr="00606347">
        <w:t>To define consistently the MC-DS, we need to understand the commonly accepted approaches to defining education and training programmes and put them in the context of the European education system and policies, also consider alignment with the international practices. Two approaches to education and training are followed in practice, the traditional approach which is based on defining the time students have to spend learning a given topics or concept like the European Credit Transfer and Accumulation System (ECTS) [</w:t>
      </w:r>
      <w:r>
        <w:t>15</w:t>
      </w:r>
      <w:r w:rsidRPr="00606347">
        <w:t>] or Carnegie unit credit hour [</w:t>
      </w:r>
      <w:r>
        <w:t>16</w:t>
      </w:r>
      <w:r w:rsidRPr="00606347">
        <w:t xml:space="preserve">]. The former is also known as competence-based education or outcomes-based </w:t>
      </w:r>
      <w:r w:rsidR="00A1080C">
        <w:t>education</w:t>
      </w:r>
      <w:r w:rsidR="00A1080C" w:rsidRPr="00606347">
        <w:t xml:space="preserve"> </w:t>
      </w:r>
      <w:r w:rsidRPr="00606347">
        <w:t>(OBE), it is focusing on the outcome assessing whether students have mastered the given competences, namely the skills, abilities, and knowledge. There is no specified style of teaching or assessment in OBE; instead classes, opportunities, and assessments should all help students achieve the specified outcomes. In 2012, the EC has called for a rethinking of education towards OBE approach. The motivation for such a rethinking is to ensure that education is more relevant to the needs of students and the labour market, assessment methods need to be adapted and modernised. Not like the traditional BoK which is defined in term of Knowledge Areas (KA), in OBE the BoK and curriculum are defined in term of the core learning outcomes which are grouped into technical competence areas and workplace skills.</w:t>
      </w:r>
    </w:p>
    <w:p w14:paraId="556E3D56" w14:textId="77777777" w:rsidR="00C363D8" w:rsidRPr="00606347" w:rsidRDefault="00C363D8" w:rsidP="005C338F">
      <w:pPr>
        <w:pStyle w:val="Heading3"/>
      </w:pPr>
      <w:bookmarkStart w:id="11" w:name="_Toc452561213"/>
      <w:bookmarkStart w:id="12" w:name="_Toc487818130"/>
      <w:r w:rsidRPr="00606347">
        <w:t>Bloom’s Taxonomy</w:t>
      </w:r>
      <w:bookmarkEnd w:id="11"/>
      <w:bookmarkEnd w:id="12"/>
    </w:p>
    <w:p w14:paraId="0133E6FC" w14:textId="1062CC49" w:rsidR="00C363D8" w:rsidRDefault="00C363D8" w:rsidP="00C363D8">
      <w:r w:rsidRPr="00606347">
        <w:t>Bloom’s taxonomy [1</w:t>
      </w:r>
      <w:r>
        <w:t>7</w:t>
      </w:r>
      <w:r w:rsidRPr="00606347">
        <w:t xml:space="preserve">] provides a conceptual framework to organize levels of learning of a topic or subject, and assigns action verbs to each level that help to understand activities related with particular level of learning. </w:t>
      </w:r>
      <w:r w:rsidRPr="00606347">
        <w:fldChar w:fldCharType="begin"/>
      </w:r>
      <w:r w:rsidRPr="00606347">
        <w:instrText xml:space="preserve"> REF _Ref452554627 \h </w:instrText>
      </w:r>
      <w:r w:rsidRPr="00606347">
        <w:fldChar w:fldCharType="separate"/>
      </w:r>
      <w:r w:rsidR="00DE2506">
        <w:rPr>
          <w:b/>
          <w:bCs/>
        </w:rPr>
        <w:t>Error! Reference source not found.</w:t>
      </w:r>
      <w:r w:rsidRPr="00606347">
        <w:fldChar w:fldCharType="end"/>
      </w:r>
      <w:r w:rsidR="00A1080C">
        <w:t xml:space="preserve"> Figure 2 below i</w:t>
      </w:r>
      <w:r>
        <w:t xml:space="preserve">llustrates </w:t>
      </w:r>
      <w:r w:rsidR="00A1080C">
        <w:t xml:space="preserve">Bloom’s Taxonomy learning levels. </w:t>
      </w:r>
      <w:r w:rsidRPr="00606347">
        <w:t xml:space="preserve">For instance, students start at the </w:t>
      </w:r>
      <w:r w:rsidRPr="00606347">
        <w:rPr>
          <w:i/>
        </w:rPr>
        <w:t xml:space="preserve">knowledge </w:t>
      </w:r>
      <w:r w:rsidRPr="00606347">
        <w:t xml:space="preserve">level when they can </w:t>
      </w:r>
      <w:r w:rsidRPr="00606347">
        <w:rPr>
          <w:i/>
        </w:rPr>
        <w:t>name</w:t>
      </w:r>
      <w:r w:rsidRPr="00606347">
        <w:t xml:space="preserve"> and </w:t>
      </w:r>
      <w:r w:rsidRPr="00606347">
        <w:rPr>
          <w:i/>
        </w:rPr>
        <w:t>identify</w:t>
      </w:r>
      <w:r w:rsidRPr="00606347">
        <w:t xml:space="preserve"> relevant technologies. The further move to </w:t>
      </w:r>
      <w:r w:rsidRPr="00606347">
        <w:rPr>
          <w:i/>
        </w:rPr>
        <w:t xml:space="preserve">comprehension </w:t>
      </w:r>
      <w:r w:rsidRPr="00606347">
        <w:t xml:space="preserve">level when they can </w:t>
      </w:r>
      <w:r w:rsidRPr="00606347">
        <w:rPr>
          <w:i/>
        </w:rPr>
        <w:t>explain</w:t>
      </w:r>
      <w:r w:rsidRPr="00606347">
        <w:t xml:space="preserve"> how technologies work. They can then move to </w:t>
      </w:r>
      <w:r w:rsidRPr="00606347">
        <w:rPr>
          <w:i/>
        </w:rPr>
        <w:t xml:space="preserve">application </w:t>
      </w:r>
      <w:r w:rsidRPr="00606347">
        <w:t xml:space="preserve">level when they can </w:t>
      </w:r>
      <w:r w:rsidRPr="00606347">
        <w:rPr>
          <w:i/>
        </w:rPr>
        <w:t xml:space="preserve">choose </w:t>
      </w:r>
      <w:r w:rsidRPr="00606347">
        <w:t xml:space="preserve">right technology to </w:t>
      </w:r>
      <w:r w:rsidRPr="00606347">
        <w:rPr>
          <w:i/>
        </w:rPr>
        <w:t>solve</w:t>
      </w:r>
      <w:r w:rsidRPr="00606347">
        <w:t xml:space="preserve"> a problem. Further they can progress to </w:t>
      </w:r>
      <w:r w:rsidRPr="00606347">
        <w:rPr>
          <w:i/>
        </w:rPr>
        <w:t>analysis</w:t>
      </w:r>
      <w:r w:rsidRPr="00606347">
        <w:t xml:space="preserve">, </w:t>
      </w:r>
      <w:r w:rsidRPr="00606347">
        <w:rPr>
          <w:i/>
        </w:rPr>
        <w:t>synthesis</w:t>
      </w:r>
      <w:r w:rsidRPr="00606347">
        <w:t xml:space="preserve">, and finally </w:t>
      </w:r>
      <w:r w:rsidRPr="00606347">
        <w:rPr>
          <w:i/>
        </w:rPr>
        <w:t>evaluation</w:t>
      </w:r>
      <w:r w:rsidRPr="00606347">
        <w:t xml:space="preserve"> levels. </w:t>
      </w:r>
    </w:p>
    <w:p w14:paraId="3F3103C0" w14:textId="77777777" w:rsidR="00C363D8" w:rsidRDefault="00C363D8" w:rsidP="00C363D8"/>
    <w:p w14:paraId="5669AB0D" w14:textId="77777777" w:rsidR="00C363D8" w:rsidRPr="00606347" w:rsidRDefault="00C363D8" w:rsidP="00C363D8">
      <w:pPr>
        <w:jc w:val="center"/>
      </w:pPr>
      <w:r w:rsidRPr="00606347">
        <w:rPr>
          <w:noProof/>
        </w:rPr>
        <w:drawing>
          <wp:inline distT="0" distB="0" distL="0" distR="0" wp14:anchorId="6C500DD4" wp14:editId="562F8004">
            <wp:extent cx="2715985" cy="238719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om-taxonomy-simple.png"/>
                    <pic:cNvPicPr/>
                  </pic:nvPicPr>
                  <pic:blipFill>
                    <a:blip r:embed="rId13">
                      <a:extLst>
                        <a:ext uri="{28A0092B-C50C-407E-A947-70E740481C1C}">
                          <a14:useLocalDpi xmlns:a14="http://schemas.microsoft.com/office/drawing/2010/main" val="0"/>
                        </a:ext>
                      </a:extLst>
                    </a:blip>
                    <a:stretch>
                      <a:fillRect/>
                    </a:stretch>
                  </pic:blipFill>
                  <pic:spPr>
                    <a:xfrm>
                      <a:off x="0" y="0"/>
                      <a:ext cx="2734560" cy="2403517"/>
                    </a:xfrm>
                    <a:prstGeom prst="rect">
                      <a:avLst/>
                    </a:prstGeom>
                  </pic:spPr>
                </pic:pic>
              </a:graphicData>
            </a:graphic>
          </wp:inline>
        </w:drawing>
      </w:r>
    </w:p>
    <w:p w14:paraId="2ED3EFE9" w14:textId="77777777" w:rsidR="00C363D8" w:rsidRPr="00606347" w:rsidRDefault="00C363D8" w:rsidP="00C363D8">
      <w:pPr>
        <w:jc w:val="center"/>
      </w:pPr>
    </w:p>
    <w:p w14:paraId="13A77D7D" w14:textId="1A0DBB17" w:rsidR="00C363D8" w:rsidRPr="00606347" w:rsidRDefault="00C363D8" w:rsidP="00C363D8">
      <w:pPr>
        <w:jc w:val="center"/>
        <w:rPr>
          <w:b/>
          <w:bCs/>
        </w:rPr>
      </w:pPr>
      <w:bookmarkStart w:id="13" w:name="_Ref459806303"/>
      <w:bookmarkStart w:id="14" w:name="_Toc460413800"/>
      <w:r w:rsidRPr="00606347">
        <w:rPr>
          <w:b/>
          <w:bCs/>
        </w:rPr>
        <w:t xml:space="preserve">Figure </w:t>
      </w:r>
      <w:r w:rsidRPr="00606347">
        <w:rPr>
          <w:b/>
          <w:bCs/>
        </w:rPr>
        <w:fldChar w:fldCharType="begin"/>
      </w:r>
      <w:r w:rsidRPr="00606347">
        <w:rPr>
          <w:b/>
          <w:bCs/>
        </w:rPr>
        <w:instrText xml:space="preserve"> SEQ Figure \* ARABIC </w:instrText>
      </w:r>
      <w:r w:rsidRPr="00606347">
        <w:rPr>
          <w:b/>
          <w:bCs/>
        </w:rPr>
        <w:fldChar w:fldCharType="separate"/>
      </w:r>
      <w:r w:rsidR="00DE2506">
        <w:rPr>
          <w:b/>
          <w:bCs/>
          <w:noProof/>
        </w:rPr>
        <w:t>2</w:t>
      </w:r>
      <w:r w:rsidRPr="00606347">
        <w:fldChar w:fldCharType="end"/>
      </w:r>
      <w:bookmarkEnd w:id="13"/>
      <w:r w:rsidRPr="00606347">
        <w:rPr>
          <w:b/>
          <w:bCs/>
        </w:rPr>
        <w:t xml:space="preserve"> Simple Bloom's taxonomy</w:t>
      </w:r>
      <w:r>
        <w:rPr>
          <w:b/>
          <w:bCs/>
        </w:rPr>
        <w:t>: Learning levels and action verbs.</w:t>
      </w:r>
      <w:bookmarkEnd w:id="14"/>
    </w:p>
    <w:p w14:paraId="1B85CE99" w14:textId="77777777" w:rsidR="00C363D8" w:rsidRDefault="00C363D8" w:rsidP="00C363D8"/>
    <w:p w14:paraId="7753812C" w14:textId="77777777" w:rsidR="00C363D8" w:rsidRPr="00606347" w:rsidRDefault="00C363D8" w:rsidP="00C363D8">
      <w:r w:rsidRPr="00606347">
        <w:t>Below example shows typical attributes of the different level</w:t>
      </w:r>
      <w:r>
        <w:t>s</w:t>
      </w:r>
      <w:r w:rsidRPr="00606347">
        <w:t xml:space="preserve"> of learning and example questions </w:t>
      </w:r>
      <w:r>
        <w:t xml:space="preserve">to </w:t>
      </w:r>
      <w:r w:rsidRPr="00606347">
        <w:t>test th</w:t>
      </w:r>
      <w:r>
        <w:t>ese</w:t>
      </w:r>
      <w:r w:rsidRPr="00606347">
        <w:t xml:space="preserve"> level</w:t>
      </w:r>
      <w:r>
        <w:t xml:space="preserve">s. </w:t>
      </w:r>
    </w:p>
    <w:p w14:paraId="598F5AA9" w14:textId="77777777" w:rsidR="00C363D8" w:rsidRPr="00606347" w:rsidRDefault="00C363D8" w:rsidP="00C363D8">
      <w:pPr>
        <w:rPr>
          <w:b/>
        </w:rPr>
      </w:pPr>
    </w:p>
    <w:p w14:paraId="6B95F1F7" w14:textId="77777777" w:rsidR="00C363D8" w:rsidRPr="00606347" w:rsidRDefault="00C363D8" w:rsidP="00C363D8">
      <w:pPr>
        <w:rPr>
          <w:b/>
        </w:rPr>
      </w:pPr>
      <w:r w:rsidRPr="00606347">
        <w:rPr>
          <w:b/>
        </w:rPr>
        <w:t>Knowledge</w:t>
      </w:r>
    </w:p>
    <w:p w14:paraId="72707222" w14:textId="77777777" w:rsidR="00C363D8" w:rsidRPr="00606347" w:rsidRDefault="00C363D8" w:rsidP="00C363D8">
      <w:r w:rsidRPr="00606347">
        <w:t>Exhibit memory of previously learned materials by recalling facts, terms, basic concepts and answers</w:t>
      </w:r>
    </w:p>
    <w:p w14:paraId="5ED787A6" w14:textId="77777777" w:rsidR="00C363D8" w:rsidRPr="00606347" w:rsidRDefault="00C363D8" w:rsidP="00C363D8">
      <w:r w:rsidRPr="00606347">
        <w:t>Knowledge of specifics - terminology, specific facts</w:t>
      </w:r>
    </w:p>
    <w:p w14:paraId="0D7BCA8B" w14:textId="77777777" w:rsidR="00C363D8" w:rsidRPr="00606347" w:rsidRDefault="00C363D8" w:rsidP="00C363D8">
      <w:r w:rsidRPr="00606347">
        <w:t>Knowledge of ways and means of dealing with specifics - conventions, trends and sequences, classifications and categories, criteria, methodology</w:t>
      </w:r>
    </w:p>
    <w:p w14:paraId="6115E4CD" w14:textId="77777777" w:rsidR="00C363D8" w:rsidRPr="00606347" w:rsidRDefault="00C363D8" w:rsidP="00C363D8">
      <w:r w:rsidRPr="00606347">
        <w:t>Knowledge of the universals and abstractions in a field - principles and generalizations, theories and structures</w:t>
      </w:r>
    </w:p>
    <w:p w14:paraId="1FF7700E" w14:textId="064772B2" w:rsidR="00C363D8" w:rsidRPr="00606347" w:rsidRDefault="00C363D8" w:rsidP="00C363D8">
      <w:r w:rsidRPr="00606347">
        <w:rPr>
          <w:b/>
        </w:rPr>
        <w:t>Questions like:</w:t>
      </w:r>
      <w:r w:rsidRPr="00606347">
        <w:t xml:space="preserve"> What are the main benefits of implementing Big Data and data analytics methods for organisation?</w:t>
      </w:r>
      <w:r w:rsidR="00801657">
        <w:t xml:space="preserve"> What are main methods and algorithms in the supervised Machine Learning.</w:t>
      </w:r>
    </w:p>
    <w:p w14:paraId="72928BEB" w14:textId="77777777" w:rsidR="00C363D8" w:rsidRPr="00606347" w:rsidRDefault="00C363D8" w:rsidP="00C363D8"/>
    <w:p w14:paraId="7B0EB778" w14:textId="77777777" w:rsidR="00C363D8" w:rsidRPr="00606347" w:rsidRDefault="00C363D8" w:rsidP="00C363D8">
      <w:pPr>
        <w:rPr>
          <w:b/>
        </w:rPr>
      </w:pPr>
      <w:r w:rsidRPr="00606347">
        <w:rPr>
          <w:b/>
        </w:rPr>
        <w:t>Comprehension</w:t>
      </w:r>
    </w:p>
    <w:p w14:paraId="7EA17598" w14:textId="77777777" w:rsidR="00C363D8" w:rsidRPr="00606347" w:rsidRDefault="00C363D8" w:rsidP="00C363D8">
      <w:r w:rsidRPr="00606347">
        <w:t>Demonstrate understanding of facts and ideas by organizing, comparing, translating, interpreting, describing, and stating the main ideas</w:t>
      </w:r>
    </w:p>
    <w:p w14:paraId="132943EE" w14:textId="77777777" w:rsidR="00C363D8" w:rsidRPr="00606347" w:rsidRDefault="00C363D8" w:rsidP="00C363D8">
      <w:r w:rsidRPr="00606347">
        <w:t>Translation, Interpretation, Extrapolation</w:t>
      </w:r>
    </w:p>
    <w:p w14:paraId="311FB0BE" w14:textId="77777777" w:rsidR="00C363D8" w:rsidRPr="00606347" w:rsidRDefault="00C363D8" w:rsidP="00C363D8">
      <w:r w:rsidRPr="00606347">
        <w:rPr>
          <w:b/>
        </w:rPr>
        <w:t>Questions like:</w:t>
      </w:r>
      <w:r w:rsidRPr="00606347">
        <w:t xml:space="preserve"> Compare the business and operational models of private clouds and hybrid clouds.</w:t>
      </w:r>
    </w:p>
    <w:p w14:paraId="27CC341A" w14:textId="77777777" w:rsidR="00C363D8" w:rsidRPr="00606347" w:rsidRDefault="00C363D8" w:rsidP="00C363D8"/>
    <w:p w14:paraId="5FF7A36F" w14:textId="77777777" w:rsidR="00C363D8" w:rsidRPr="00606347" w:rsidRDefault="00C363D8" w:rsidP="00C363D8">
      <w:pPr>
        <w:rPr>
          <w:b/>
        </w:rPr>
      </w:pPr>
      <w:r w:rsidRPr="00606347">
        <w:rPr>
          <w:b/>
        </w:rPr>
        <w:t>Application</w:t>
      </w:r>
    </w:p>
    <w:p w14:paraId="3A45B8EF" w14:textId="77777777" w:rsidR="00C363D8" w:rsidRPr="00606347" w:rsidRDefault="00C363D8" w:rsidP="00C363D8">
      <w:r w:rsidRPr="00606347">
        <w:t>Using new knowledge. Solve problems in new situations by applying acquired knowledge, facts, techniques and rules in a different way</w:t>
      </w:r>
    </w:p>
    <w:p w14:paraId="1FD479F9" w14:textId="4A254EBC" w:rsidR="00C363D8" w:rsidRPr="00606347" w:rsidRDefault="00C363D8" w:rsidP="00C363D8">
      <w:r w:rsidRPr="00606347">
        <w:rPr>
          <w:b/>
        </w:rPr>
        <w:t>Questions like:</w:t>
      </w:r>
      <w:r w:rsidRPr="00606347">
        <w:t xml:space="preserve"> What data analytics methods should be applied for specific data types analysis or for specific business processes and activities</w:t>
      </w:r>
      <w:r w:rsidR="00801657">
        <w:t>?</w:t>
      </w:r>
      <w:r w:rsidRPr="00606347">
        <w:t xml:space="preserve"> Which Big Data services architecture is best suited for medium size research organisation or company, and why?</w:t>
      </w:r>
    </w:p>
    <w:p w14:paraId="3558146F" w14:textId="77777777" w:rsidR="00C363D8" w:rsidRPr="00606347" w:rsidRDefault="00C363D8" w:rsidP="00C363D8"/>
    <w:p w14:paraId="0F14AB09" w14:textId="77777777" w:rsidR="00C363D8" w:rsidRPr="00606347" w:rsidRDefault="00C363D8" w:rsidP="00C363D8">
      <w:pPr>
        <w:rPr>
          <w:b/>
        </w:rPr>
      </w:pPr>
      <w:r w:rsidRPr="00606347">
        <w:rPr>
          <w:b/>
        </w:rPr>
        <w:t>Analysis</w:t>
      </w:r>
    </w:p>
    <w:p w14:paraId="26F24167" w14:textId="77777777" w:rsidR="00C363D8" w:rsidRPr="00606347" w:rsidRDefault="00C363D8" w:rsidP="00C363D8">
      <w:r w:rsidRPr="00606347">
        <w:t>Examine and break information into parts by identifying motives or causes. Make inferences and find evidence to support generalizations</w:t>
      </w:r>
    </w:p>
    <w:p w14:paraId="36C3CAAF" w14:textId="77777777" w:rsidR="00C363D8" w:rsidRPr="00606347" w:rsidRDefault="00C363D8" w:rsidP="00C363D8">
      <w:r w:rsidRPr="00606347">
        <w:t>Analysis of elements, relationships, organizational principles</w:t>
      </w:r>
    </w:p>
    <w:p w14:paraId="1043733E" w14:textId="77777777" w:rsidR="00C363D8" w:rsidRPr="00606347" w:rsidRDefault="00C363D8" w:rsidP="00C363D8">
      <w:r w:rsidRPr="00606347">
        <w:rPr>
          <w:b/>
        </w:rPr>
        <w:t>Questions like:</w:t>
      </w:r>
      <w:r w:rsidRPr="00606347">
        <w:t xml:space="preserve"> What data analytics methods and services are required to support typical business processes of a web trading company? Give suggestions how these services can be implemented with the selected data analytics platform, including on-premises or outsourced to cloud. Provide references to support your statements.</w:t>
      </w:r>
    </w:p>
    <w:p w14:paraId="06A8D8EF" w14:textId="77777777" w:rsidR="00C363D8" w:rsidRPr="00606347" w:rsidRDefault="00C363D8" w:rsidP="00C363D8"/>
    <w:p w14:paraId="16970046" w14:textId="77777777" w:rsidR="00C363D8" w:rsidRPr="00606347" w:rsidRDefault="00C363D8" w:rsidP="00C363D8">
      <w:pPr>
        <w:rPr>
          <w:b/>
        </w:rPr>
      </w:pPr>
      <w:r w:rsidRPr="00606347">
        <w:rPr>
          <w:b/>
        </w:rPr>
        <w:t>Synthesis</w:t>
      </w:r>
    </w:p>
    <w:p w14:paraId="39F240CA" w14:textId="77777777" w:rsidR="00C363D8" w:rsidRPr="00606347" w:rsidRDefault="00C363D8" w:rsidP="00C363D8">
      <w:r w:rsidRPr="00606347">
        <w:t>Compile information together in a different way by combining elements in a new pattern or proposing alternative solutions</w:t>
      </w:r>
    </w:p>
    <w:p w14:paraId="1DAC6A8A" w14:textId="77777777" w:rsidR="00C363D8" w:rsidRPr="00606347" w:rsidRDefault="00C363D8" w:rsidP="00C363D8">
      <w:r w:rsidRPr="00606347">
        <w:t>Production of a unique communication, a plan, or proposed set of operations, derivation of a set of abstract relations</w:t>
      </w:r>
    </w:p>
    <w:p w14:paraId="7A7FEBD9" w14:textId="77777777" w:rsidR="00C363D8" w:rsidRPr="00606347" w:rsidRDefault="00C363D8" w:rsidP="00C363D8">
      <w:r w:rsidRPr="00606347">
        <w:rPr>
          <w:b/>
        </w:rPr>
        <w:t>Questions like:</w:t>
      </w:r>
      <w:r w:rsidRPr="00606347">
        <w:t xml:space="preserve"> Describe the main steps and tasks for implementing data analytics and data management services for an example company or research organisation? What services and data analytics can be moved to clouds and which will remain at the enterprise premises and run by company’s personnel?</w:t>
      </w:r>
    </w:p>
    <w:p w14:paraId="1887DB1F" w14:textId="77777777" w:rsidR="00C363D8" w:rsidRPr="00606347" w:rsidRDefault="00C363D8" w:rsidP="00C363D8"/>
    <w:p w14:paraId="2EEDEE55" w14:textId="77777777" w:rsidR="00C363D8" w:rsidRPr="00606347" w:rsidRDefault="00C363D8" w:rsidP="00C363D8">
      <w:pPr>
        <w:rPr>
          <w:b/>
        </w:rPr>
      </w:pPr>
      <w:r w:rsidRPr="00606347">
        <w:rPr>
          <w:b/>
        </w:rPr>
        <w:t>Evaluation</w:t>
      </w:r>
    </w:p>
    <w:p w14:paraId="78DD03F3" w14:textId="77777777" w:rsidR="00C363D8" w:rsidRPr="00606347" w:rsidRDefault="00C363D8" w:rsidP="00C363D8">
      <w:r w:rsidRPr="00606347">
        <w:t>Present and defend opinions by making judgments about information, validity of ideas or quality of work based on a set of criteria</w:t>
      </w:r>
    </w:p>
    <w:p w14:paraId="51ED6FA5" w14:textId="77777777" w:rsidR="00C363D8" w:rsidRPr="00606347" w:rsidRDefault="00C363D8" w:rsidP="00C363D8">
      <w:r w:rsidRPr="00606347">
        <w:t>Judgments in terms of internal evidence or external criteria</w:t>
      </w:r>
    </w:p>
    <w:p w14:paraId="1CE0FC36" w14:textId="77777777" w:rsidR="00C363D8" w:rsidRPr="00606347" w:rsidRDefault="00C363D8" w:rsidP="00C363D8">
      <w:r w:rsidRPr="00606347">
        <w:rPr>
          <w:b/>
        </w:rPr>
        <w:t>Questions like:</w:t>
      </w:r>
      <w:r w:rsidRPr="00606347">
        <w:t xml:space="preserve"> Do you think that implementing Agile Data Driven Enterprise model creates benefits for enterprises, short term and long term?</w:t>
      </w:r>
    </w:p>
    <w:p w14:paraId="7E387356" w14:textId="77777777" w:rsidR="00C363D8" w:rsidRPr="00606347" w:rsidRDefault="00C363D8" w:rsidP="00C363D8"/>
    <w:p w14:paraId="56ADB4A2" w14:textId="24E8F058" w:rsidR="00C363D8" w:rsidRPr="00606347" w:rsidRDefault="00801657" w:rsidP="00C363D8">
      <w:r>
        <w:t xml:space="preserve">Figure 3 </w:t>
      </w:r>
      <w:r w:rsidR="00C363D8" w:rsidRPr="00606347">
        <w:t>provides consolidated presentation of the Bloom’s Taxonomy [17, 18] structure, attributes and action verbs that can be effectively used for designing effective curricula and knowledge evaluation. When designing Learning Outcomes for a course or program it is essential to ensure that all levels will be adequately covered. Consideration of Bloom’s taxonomy assists instructors both on the design phase of a course or program, and during grading process. It is a reliable and simple method to distinguish e.g. between familiarity with many concepts and actually being able to use them in a practical setting.</w:t>
      </w:r>
    </w:p>
    <w:p w14:paraId="60F79792" w14:textId="77777777" w:rsidR="00C363D8" w:rsidRPr="00606347" w:rsidRDefault="00C363D8" w:rsidP="00C363D8"/>
    <w:p w14:paraId="157EAB63" w14:textId="77777777" w:rsidR="00C363D8" w:rsidRPr="00606347" w:rsidRDefault="00C363D8" w:rsidP="00C363D8">
      <w:pPr>
        <w:jc w:val="center"/>
        <w:rPr>
          <w:b/>
          <w:bCs/>
        </w:rPr>
      </w:pPr>
      <w:r w:rsidRPr="00606347">
        <w:rPr>
          <w:b/>
          <w:bCs/>
          <w:noProof/>
        </w:rPr>
        <w:drawing>
          <wp:inline distT="0" distB="0" distL="0" distR="0" wp14:anchorId="774EF8FC" wp14:editId="2BB2CC17">
            <wp:extent cx="4981288" cy="4529945"/>
            <wp:effectExtent l="0" t="0" r="0" b="0"/>
            <wp:docPr id="26" name="Picture 26" descr="Macintosh HD:Users:tomek:Google Drive:EDISON-H2020:WP2 - Educational Focus and DS-BoK:WP2-Inventory:D2.2:Blooms_ros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omek:Google Drive:EDISON-H2020:WP2 - Educational Focus and DS-BoK:WP2-Inventory:D2.2:Blooms_rose.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6627" cy="4534801"/>
                    </a:xfrm>
                    <a:prstGeom prst="rect">
                      <a:avLst/>
                    </a:prstGeom>
                    <a:noFill/>
                    <a:ln>
                      <a:noFill/>
                    </a:ln>
                  </pic:spPr>
                </pic:pic>
              </a:graphicData>
            </a:graphic>
          </wp:inline>
        </w:drawing>
      </w:r>
    </w:p>
    <w:p w14:paraId="3781A54B" w14:textId="77777777" w:rsidR="00C363D8" w:rsidRPr="00606347" w:rsidRDefault="00C363D8" w:rsidP="00C363D8">
      <w:pPr>
        <w:jc w:val="center"/>
      </w:pPr>
    </w:p>
    <w:p w14:paraId="03AF0E29" w14:textId="7D9414C7" w:rsidR="00C363D8" w:rsidRPr="00606347" w:rsidRDefault="00C363D8" w:rsidP="00C363D8">
      <w:pPr>
        <w:jc w:val="center"/>
        <w:rPr>
          <w:b/>
          <w:bCs/>
        </w:rPr>
      </w:pPr>
      <w:bookmarkStart w:id="15" w:name="_Ref452554546"/>
      <w:bookmarkStart w:id="16" w:name="_Toc452556670"/>
      <w:bookmarkStart w:id="17" w:name="_Toc460413801"/>
      <w:r w:rsidRPr="00606347">
        <w:rPr>
          <w:b/>
          <w:bCs/>
        </w:rPr>
        <w:t xml:space="preserve">Figure </w:t>
      </w:r>
      <w:r w:rsidRPr="00606347">
        <w:rPr>
          <w:b/>
          <w:bCs/>
        </w:rPr>
        <w:fldChar w:fldCharType="begin"/>
      </w:r>
      <w:r w:rsidRPr="00606347">
        <w:rPr>
          <w:b/>
          <w:bCs/>
        </w:rPr>
        <w:instrText xml:space="preserve"> SEQ Figure \* ARABIC </w:instrText>
      </w:r>
      <w:r w:rsidRPr="00606347">
        <w:rPr>
          <w:b/>
          <w:bCs/>
        </w:rPr>
        <w:fldChar w:fldCharType="separate"/>
      </w:r>
      <w:r w:rsidR="00DE2506">
        <w:rPr>
          <w:b/>
          <w:bCs/>
          <w:noProof/>
        </w:rPr>
        <w:t>3</w:t>
      </w:r>
      <w:r w:rsidRPr="00606347">
        <w:fldChar w:fldCharType="end"/>
      </w:r>
      <w:bookmarkEnd w:id="15"/>
      <w:r w:rsidRPr="00606347">
        <w:rPr>
          <w:b/>
          <w:bCs/>
        </w:rPr>
        <w:t xml:space="preserve"> Extended Bloom's taxonomy</w:t>
      </w:r>
      <w:r w:rsidRPr="00606347">
        <w:rPr>
          <w:b/>
          <w:bCs/>
          <w:vertAlign w:val="superscript"/>
        </w:rPr>
        <w:footnoteReference w:id="3"/>
      </w:r>
      <w:bookmarkEnd w:id="16"/>
      <w:r>
        <w:rPr>
          <w:b/>
          <w:bCs/>
        </w:rPr>
        <w:t>: consolidated presentation of learning levels, action verbs, and associated learning instruments</w:t>
      </w:r>
      <w:bookmarkEnd w:id="17"/>
    </w:p>
    <w:p w14:paraId="6DBEDB30" w14:textId="77777777" w:rsidR="00C363D8" w:rsidRPr="00606347" w:rsidRDefault="00C363D8" w:rsidP="005C338F">
      <w:pPr>
        <w:pStyle w:val="Heading3"/>
      </w:pPr>
      <w:bookmarkStart w:id="18" w:name="_Toc455942533"/>
      <w:bookmarkStart w:id="19" w:name="_Toc487818131"/>
      <w:r w:rsidRPr="00606347">
        <w:t>Constructive Alignment and Problem-based Learning</w:t>
      </w:r>
      <w:bookmarkEnd w:id="18"/>
      <w:bookmarkEnd w:id="19"/>
    </w:p>
    <w:p w14:paraId="4DEBA54A" w14:textId="77777777" w:rsidR="00C363D8" w:rsidRPr="00606347" w:rsidRDefault="00C363D8" w:rsidP="00C363D8">
      <w:r w:rsidRPr="00606347">
        <w:t>The traditional and still usual approach in science and engineering education is based on a behaviorist or objectivist epistemology, in which the student is passively imparted with knowledge by the teacher. Student’s participation in the learning process is limited to memorizing schemes given by the instructor, which are assessed through instruments such as examinations and quizzes that measure the degree of conformance to a norm instead of actual competences [19]. In contrast, a constructivist epistemology puts the student in the center of the learning process as an active participant in constructing knowledge [20].</w:t>
      </w:r>
    </w:p>
    <w:p w14:paraId="6430F49A" w14:textId="77777777" w:rsidR="00C363D8" w:rsidRPr="00606347" w:rsidRDefault="00C363D8" w:rsidP="00C363D8">
      <w:r w:rsidRPr="00606347">
        <w:t xml:space="preserve"> </w:t>
      </w:r>
    </w:p>
    <w:p w14:paraId="4524A74A" w14:textId="77777777" w:rsidR="00C363D8" w:rsidRPr="00606347" w:rsidRDefault="00C363D8" w:rsidP="00C363D8">
      <w:r w:rsidRPr="00606347">
        <w:t>Problem Based Learning (PBL) [21, 22] is an alternative approach to instruction based on providing student with a non-trivial problem to solve, and guidance in obtaining the necessary competencies. PBL is underlined by a constructivist epistemology that emphasizes active student participation in the construction of their knowledge from learning activities and motivating them through careful alignment of evaluation activities, leading to a concept called Constructive Alignment described by Biggs [23]. Ben-Ari [24] describes the applicability of constructivism to computer science education. Despite certain differences in epistemology between computer science and other sciences, constructivism is a useful approach to computer science education.</w:t>
      </w:r>
    </w:p>
    <w:p w14:paraId="2A329894" w14:textId="77777777" w:rsidR="00C363D8" w:rsidRPr="00606347" w:rsidRDefault="00C363D8" w:rsidP="00C363D8"/>
    <w:p w14:paraId="72141F4F" w14:textId="77777777" w:rsidR="00C363D8" w:rsidRPr="00606347" w:rsidRDefault="00C363D8" w:rsidP="00C363D8">
      <w:r w:rsidRPr="00606347">
        <w:t>From the perspective of a whole education program, constructive alignment and problem-based learning can be implemented in a form of project-based learning. In such a model regular classes provide students with competences related to specific knowledge areas, while additional project classes allow to establish a link between these competences. In addition, project classes provide an opportunity to reach higher levels of learning. An example of such approach on an institutional scale is University of Aalborg [</w:t>
      </w:r>
      <w:r>
        <w:t>25</w:t>
      </w:r>
      <w:r w:rsidRPr="00606347">
        <w:t>].</w:t>
      </w:r>
    </w:p>
    <w:p w14:paraId="090206B9" w14:textId="77777777" w:rsidR="00C363D8" w:rsidRPr="00606347" w:rsidRDefault="00C363D8" w:rsidP="00C363D8"/>
    <w:p w14:paraId="2DC8A5C6" w14:textId="77777777" w:rsidR="00C363D8" w:rsidRPr="00606347" w:rsidRDefault="00C363D8" w:rsidP="00C363D8">
      <w:r w:rsidRPr="00606347">
        <w:t>These education concepts provide guidance for further definition of Learning Outcomes and finally Model Curricula</w:t>
      </w:r>
      <w:r>
        <w:t>, and can be used for the existing programmes evaluation</w:t>
      </w:r>
      <w:r w:rsidRPr="00606347">
        <w:t>.</w:t>
      </w:r>
    </w:p>
    <w:p w14:paraId="058C6A1C" w14:textId="77777777" w:rsidR="00C363D8" w:rsidRDefault="00C363D8" w:rsidP="00C363D8"/>
    <w:p w14:paraId="76CF6B17" w14:textId="77777777" w:rsidR="00C363D8" w:rsidRDefault="00C363D8" w:rsidP="005C338F">
      <w:pPr>
        <w:pStyle w:val="Heading3"/>
      </w:pPr>
      <w:bookmarkStart w:id="20" w:name="_Toc487818132"/>
      <w:r>
        <w:t>Competence Based Learning Model</w:t>
      </w:r>
      <w:bookmarkEnd w:id="20"/>
    </w:p>
    <w:p w14:paraId="0E4C5708" w14:textId="77777777" w:rsidR="00C363D8" w:rsidRDefault="00C363D8" w:rsidP="00C363D8"/>
    <w:p w14:paraId="21B3832F" w14:textId="77777777" w:rsidR="00C363D8" w:rsidRDefault="00C363D8" w:rsidP="00C363D8">
      <w:pPr>
        <w:rPr>
          <w:rFonts w:cs="Arial"/>
          <w:color w:val="252525"/>
          <w:lang w:val="en"/>
        </w:rPr>
      </w:pPr>
      <w:r>
        <w:rPr>
          <w:rFonts w:eastAsia="Calibri"/>
          <w:spacing w:val="-1"/>
        </w:rPr>
        <w:t>C</w:t>
      </w:r>
      <w:r>
        <w:rPr>
          <w:rFonts w:eastAsia="Calibri"/>
          <w:spacing w:val="1"/>
        </w:rPr>
        <w:t>o</w:t>
      </w:r>
      <w:r>
        <w:rPr>
          <w:rFonts w:eastAsia="Calibri"/>
        </w:rPr>
        <w:t>m</w:t>
      </w:r>
      <w:r>
        <w:rPr>
          <w:rFonts w:eastAsia="Calibri"/>
          <w:spacing w:val="1"/>
        </w:rPr>
        <w:t>pet</w:t>
      </w:r>
      <w:r>
        <w:rPr>
          <w:rFonts w:eastAsia="Calibri"/>
          <w:spacing w:val="-2"/>
        </w:rPr>
        <w:t>e</w:t>
      </w:r>
      <w:r>
        <w:rPr>
          <w:rFonts w:eastAsia="Calibri"/>
          <w:spacing w:val="1"/>
        </w:rPr>
        <w:t>n</w:t>
      </w:r>
      <w:r>
        <w:rPr>
          <w:rFonts w:eastAsia="Calibri"/>
          <w:spacing w:val="-1"/>
        </w:rPr>
        <w:t>c</w:t>
      </w:r>
      <w:r>
        <w:rPr>
          <w:rFonts w:eastAsia="Calibri"/>
        </w:rPr>
        <w:t>y</w:t>
      </w:r>
      <w:r>
        <w:rPr>
          <w:rFonts w:eastAsia="Calibri"/>
          <w:spacing w:val="-7"/>
        </w:rPr>
        <w:t xml:space="preserve"> </w:t>
      </w:r>
      <w:r>
        <w:rPr>
          <w:rFonts w:eastAsia="Calibri"/>
          <w:spacing w:val="-1"/>
        </w:rPr>
        <w:t>B</w:t>
      </w:r>
      <w:r>
        <w:rPr>
          <w:rFonts w:eastAsia="Calibri"/>
        </w:rPr>
        <w:t>as</w:t>
      </w:r>
      <w:r>
        <w:rPr>
          <w:rFonts w:eastAsia="Calibri"/>
          <w:spacing w:val="1"/>
        </w:rPr>
        <w:t>e</w:t>
      </w:r>
      <w:r>
        <w:rPr>
          <w:rFonts w:eastAsia="Calibri"/>
        </w:rPr>
        <w:t>d</w:t>
      </w:r>
      <w:r>
        <w:rPr>
          <w:rFonts w:eastAsia="Calibri"/>
          <w:spacing w:val="-1"/>
        </w:rPr>
        <w:t xml:space="preserve"> </w:t>
      </w:r>
      <w:r>
        <w:rPr>
          <w:rFonts w:eastAsia="Calibri"/>
        </w:rPr>
        <w:t>Lea</w:t>
      </w:r>
      <w:r>
        <w:rPr>
          <w:rFonts w:eastAsia="Calibri"/>
          <w:spacing w:val="-2"/>
        </w:rPr>
        <w:t>r</w:t>
      </w:r>
      <w:r>
        <w:rPr>
          <w:rFonts w:eastAsia="Calibri"/>
          <w:spacing w:val="1"/>
        </w:rPr>
        <w:t>n</w:t>
      </w:r>
      <w:r>
        <w:rPr>
          <w:rFonts w:eastAsia="Calibri"/>
        </w:rPr>
        <w:t>i</w:t>
      </w:r>
      <w:r>
        <w:rPr>
          <w:rFonts w:eastAsia="Calibri"/>
          <w:spacing w:val="1"/>
        </w:rPr>
        <w:t>n</w:t>
      </w:r>
      <w:r>
        <w:rPr>
          <w:rFonts w:eastAsia="Calibri"/>
        </w:rPr>
        <w:t>g</w:t>
      </w:r>
      <w:r>
        <w:rPr>
          <w:rFonts w:eastAsia="Calibri"/>
          <w:spacing w:val="-2"/>
        </w:rPr>
        <w:t xml:space="preserve"> (CBL) or Competence Based Education (CBE) </w:t>
      </w:r>
      <w:r>
        <w:rPr>
          <w:rFonts w:eastAsia="Calibri"/>
        </w:rPr>
        <w:t>al</w:t>
      </w:r>
      <w:r>
        <w:rPr>
          <w:rFonts w:eastAsia="Calibri"/>
          <w:spacing w:val="-3"/>
        </w:rPr>
        <w:t>s</w:t>
      </w:r>
      <w:r>
        <w:rPr>
          <w:rFonts w:eastAsia="Calibri"/>
        </w:rPr>
        <w:t>o</w:t>
      </w:r>
      <w:r>
        <w:rPr>
          <w:rFonts w:eastAsia="Calibri"/>
          <w:spacing w:val="2"/>
        </w:rPr>
        <w:t xml:space="preserve"> </w:t>
      </w:r>
      <w:r>
        <w:rPr>
          <w:rFonts w:eastAsia="Calibri"/>
          <w:spacing w:val="-1"/>
        </w:rPr>
        <w:t>k</w:t>
      </w:r>
      <w:r>
        <w:rPr>
          <w:rFonts w:eastAsia="Calibri"/>
          <w:spacing w:val="1"/>
        </w:rPr>
        <w:t>no</w:t>
      </w:r>
      <w:r>
        <w:rPr>
          <w:rFonts w:eastAsia="Calibri"/>
          <w:spacing w:val="-1"/>
        </w:rPr>
        <w:t>w</w:t>
      </w:r>
      <w:r>
        <w:rPr>
          <w:rFonts w:eastAsia="Calibri"/>
        </w:rPr>
        <w:t>n</w:t>
      </w:r>
      <w:r>
        <w:rPr>
          <w:rFonts w:eastAsia="Calibri"/>
          <w:spacing w:val="-3"/>
        </w:rPr>
        <w:t xml:space="preserve"> </w:t>
      </w:r>
      <w:r>
        <w:rPr>
          <w:rFonts w:eastAsia="Calibri"/>
        </w:rPr>
        <w:t>as</w:t>
      </w:r>
      <w:r>
        <w:rPr>
          <w:rFonts w:eastAsia="Calibri"/>
          <w:spacing w:val="1"/>
        </w:rPr>
        <w:t xml:space="preserve"> </w:t>
      </w:r>
      <w:r>
        <w:rPr>
          <w:rFonts w:eastAsia="Calibri"/>
          <w:spacing w:val="-2"/>
        </w:rPr>
        <w:t>o</w:t>
      </w:r>
      <w:r>
        <w:rPr>
          <w:rFonts w:eastAsia="Calibri"/>
          <w:spacing w:val="1"/>
        </w:rPr>
        <w:t>ut</w:t>
      </w:r>
      <w:r>
        <w:rPr>
          <w:rFonts w:eastAsia="Calibri"/>
          <w:spacing w:val="-3"/>
        </w:rPr>
        <w:t>c</w:t>
      </w:r>
      <w:r>
        <w:rPr>
          <w:rFonts w:eastAsia="Calibri"/>
          <w:spacing w:val="1"/>
        </w:rPr>
        <w:t>o</w:t>
      </w:r>
      <w:r>
        <w:rPr>
          <w:rFonts w:eastAsia="Calibri"/>
        </w:rPr>
        <w:t>m</w:t>
      </w:r>
      <w:r>
        <w:rPr>
          <w:rFonts w:eastAsia="Calibri"/>
          <w:spacing w:val="1"/>
        </w:rPr>
        <w:t>e</w:t>
      </w:r>
      <w:r>
        <w:rPr>
          <w:rFonts w:eastAsia="Calibri"/>
        </w:rPr>
        <w:t>s</w:t>
      </w:r>
      <w:r>
        <w:rPr>
          <w:rFonts w:eastAsia="Calibri"/>
          <w:spacing w:val="-2"/>
        </w:rPr>
        <w:t xml:space="preserve"> </w:t>
      </w:r>
      <w:r>
        <w:rPr>
          <w:rFonts w:eastAsia="Calibri"/>
          <w:spacing w:val="1"/>
        </w:rPr>
        <w:t>b</w:t>
      </w:r>
      <w:r>
        <w:rPr>
          <w:rFonts w:eastAsia="Calibri"/>
        </w:rPr>
        <w:t>as</w:t>
      </w:r>
      <w:r>
        <w:rPr>
          <w:rFonts w:eastAsia="Calibri"/>
          <w:spacing w:val="1"/>
        </w:rPr>
        <w:t>e</w:t>
      </w:r>
      <w:r>
        <w:rPr>
          <w:rFonts w:eastAsia="Calibri"/>
        </w:rPr>
        <w:t>d</w:t>
      </w:r>
      <w:r>
        <w:rPr>
          <w:rFonts w:eastAsia="Calibri"/>
          <w:spacing w:val="-1"/>
        </w:rPr>
        <w:t xml:space="preserve"> </w:t>
      </w:r>
      <w:r>
        <w:rPr>
          <w:rFonts w:eastAsia="Calibri"/>
        </w:rPr>
        <w:t>lea</w:t>
      </w:r>
      <w:r>
        <w:rPr>
          <w:rFonts w:eastAsia="Calibri"/>
          <w:spacing w:val="-2"/>
        </w:rPr>
        <w:t>r</w:t>
      </w:r>
      <w:r>
        <w:rPr>
          <w:rFonts w:eastAsia="Calibri"/>
          <w:spacing w:val="1"/>
        </w:rPr>
        <w:t>n</w:t>
      </w:r>
      <w:r>
        <w:rPr>
          <w:rFonts w:eastAsia="Calibri"/>
        </w:rPr>
        <w:t>i</w:t>
      </w:r>
      <w:r>
        <w:rPr>
          <w:rFonts w:eastAsia="Calibri"/>
          <w:spacing w:val="1"/>
        </w:rPr>
        <w:t>n</w:t>
      </w:r>
      <w:r>
        <w:rPr>
          <w:rFonts w:eastAsia="Calibri"/>
        </w:rPr>
        <w:t>g</w:t>
      </w:r>
      <w:r>
        <w:rPr>
          <w:rFonts w:eastAsia="Calibri"/>
          <w:spacing w:val="-5"/>
        </w:rPr>
        <w:t xml:space="preserve"> uses a different </w:t>
      </w:r>
      <w:r>
        <w:rPr>
          <w:rFonts w:eastAsia="Calibri"/>
          <w:spacing w:val="1"/>
        </w:rPr>
        <w:t>f</w:t>
      </w:r>
      <w:r>
        <w:rPr>
          <w:rFonts w:eastAsia="Calibri"/>
        </w:rPr>
        <w:t>r</w:t>
      </w:r>
      <w:r>
        <w:rPr>
          <w:rFonts w:eastAsia="Calibri"/>
          <w:spacing w:val="1"/>
        </w:rPr>
        <w:t>o</w:t>
      </w:r>
      <w:r>
        <w:rPr>
          <w:rFonts w:eastAsia="Calibri"/>
        </w:rPr>
        <w:t>m</w:t>
      </w:r>
      <w:r>
        <w:rPr>
          <w:rFonts w:eastAsia="Calibri"/>
          <w:spacing w:val="-4"/>
        </w:rPr>
        <w:t xml:space="preserve"> </w:t>
      </w:r>
      <w:r>
        <w:rPr>
          <w:rFonts w:eastAsia="Calibri"/>
          <w:spacing w:val="-1"/>
        </w:rPr>
        <w:t>t</w:t>
      </w:r>
      <w:r>
        <w:rPr>
          <w:rFonts w:eastAsia="Calibri"/>
          <w:spacing w:val="1"/>
        </w:rPr>
        <w:t>h</w:t>
      </w:r>
      <w:r>
        <w:rPr>
          <w:rFonts w:eastAsia="Calibri"/>
        </w:rPr>
        <w:t xml:space="preserve">e </w:t>
      </w:r>
      <w:r>
        <w:rPr>
          <w:rFonts w:eastAsia="Calibri"/>
          <w:spacing w:val="1"/>
        </w:rPr>
        <w:t>t</w:t>
      </w:r>
      <w:r>
        <w:rPr>
          <w:rFonts w:eastAsia="Calibri"/>
        </w:rPr>
        <w:t>ra</w:t>
      </w:r>
      <w:r>
        <w:rPr>
          <w:rFonts w:eastAsia="Calibri"/>
          <w:spacing w:val="1"/>
        </w:rPr>
        <w:t>d</w:t>
      </w:r>
      <w:r>
        <w:rPr>
          <w:rFonts w:eastAsia="Calibri"/>
          <w:spacing w:val="-2"/>
        </w:rPr>
        <w:t>i</w:t>
      </w:r>
      <w:r>
        <w:rPr>
          <w:rFonts w:eastAsia="Calibri"/>
          <w:spacing w:val="1"/>
        </w:rPr>
        <w:t>t</w:t>
      </w:r>
      <w:r>
        <w:rPr>
          <w:rFonts w:eastAsia="Calibri"/>
        </w:rPr>
        <w:t>i</w:t>
      </w:r>
      <w:r>
        <w:rPr>
          <w:rFonts w:eastAsia="Calibri"/>
          <w:spacing w:val="-2"/>
        </w:rPr>
        <w:t>o</w:t>
      </w:r>
      <w:r>
        <w:rPr>
          <w:rFonts w:eastAsia="Calibri"/>
          <w:spacing w:val="1"/>
        </w:rPr>
        <w:t>n</w:t>
      </w:r>
      <w:r>
        <w:rPr>
          <w:rFonts w:eastAsia="Calibri"/>
        </w:rPr>
        <w:t>al</w:t>
      </w:r>
      <w:r>
        <w:rPr>
          <w:rFonts w:eastAsia="Calibri"/>
          <w:spacing w:val="-1"/>
        </w:rPr>
        <w:t xml:space="preserve"> </w:t>
      </w:r>
      <w:r>
        <w:rPr>
          <w:rFonts w:eastAsia="Calibri"/>
          <w:spacing w:val="-2"/>
        </w:rPr>
        <w:t>e</w:t>
      </w:r>
      <w:r>
        <w:rPr>
          <w:rFonts w:eastAsia="Calibri"/>
          <w:spacing w:val="1"/>
        </w:rPr>
        <w:t>du</w:t>
      </w:r>
      <w:r>
        <w:rPr>
          <w:rFonts w:eastAsia="Calibri"/>
          <w:spacing w:val="-1"/>
        </w:rPr>
        <w:t>c</w:t>
      </w:r>
      <w:r>
        <w:rPr>
          <w:rFonts w:eastAsia="Calibri"/>
          <w:spacing w:val="-2"/>
        </w:rPr>
        <w:t>a</w:t>
      </w:r>
      <w:r>
        <w:rPr>
          <w:rFonts w:eastAsia="Calibri"/>
          <w:spacing w:val="1"/>
        </w:rPr>
        <w:t>t</w:t>
      </w:r>
      <w:r>
        <w:rPr>
          <w:rFonts w:eastAsia="Calibri"/>
        </w:rPr>
        <w:t>i</w:t>
      </w:r>
      <w:r>
        <w:rPr>
          <w:rFonts w:eastAsia="Calibri"/>
          <w:spacing w:val="1"/>
        </w:rPr>
        <w:t>o</w:t>
      </w:r>
      <w:r>
        <w:rPr>
          <w:rFonts w:eastAsia="Calibri"/>
        </w:rPr>
        <w:t>n</w:t>
      </w:r>
      <w:r>
        <w:rPr>
          <w:rFonts w:eastAsia="Calibri"/>
          <w:spacing w:val="-1"/>
        </w:rPr>
        <w:t xml:space="preserve"> </w:t>
      </w:r>
      <w:r>
        <w:rPr>
          <w:rFonts w:eastAsia="Calibri"/>
        </w:rPr>
        <w:t>a</w:t>
      </w:r>
      <w:r>
        <w:rPr>
          <w:rFonts w:eastAsia="Calibri"/>
          <w:spacing w:val="-1"/>
        </w:rPr>
        <w:t>p</w:t>
      </w:r>
      <w:r>
        <w:rPr>
          <w:rFonts w:eastAsia="Calibri"/>
          <w:spacing w:val="1"/>
        </w:rPr>
        <w:t>p</w:t>
      </w:r>
      <w:r>
        <w:rPr>
          <w:rFonts w:eastAsia="Calibri"/>
        </w:rPr>
        <w:t>r</w:t>
      </w:r>
      <w:r>
        <w:rPr>
          <w:rFonts w:eastAsia="Calibri"/>
          <w:spacing w:val="1"/>
        </w:rPr>
        <w:t>o</w:t>
      </w:r>
      <w:r>
        <w:rPr>
          <w:rFonts w:eastAsia="Calibri"/>
        </w:rPr>
        <w:t>a</w:t>
      </w:r>
      <w:r>
        <w:rPr>
          <w:rFonts w:eastAsia="Calibri"/>
          <w:spacing w:val="-1"/>
        </w:rPr>
        <w:t>c</w:t>
      </w:r>
      <w:r>
        <w:rPr>
          <w:rFonts w:eastAsia="Calibri"/>
          <w:spacing w:val="1"/>
        </w:rPr>
        <w:t>h</w:t>
      </w:r>
      <w:r>
        <w:rPr>
          <w:rFonts w:eastAsia="Calibri"/>
        </w:rPr>
        <w:t>.</w:t>
      </w:r>
      <w:r>
        <w:rPr>
          <w:rFonts w:eastAsia="Calibri"/>
          <w:spacing w:val="-4"/>
        </w:rPr>
        <w:t xml:space="preserve"> </w:t>
      </w:r>
      <w:r>
        <w:rPr>
          <w:rFonts w:eastAsia="Calibri"/>
          <w:spacing w:val="-3"/>
        </w:rPr>
        <w:t>I</w:t>
      </w:r>
      <w:r>
        <w:rPr>
          <w:rFonts w:eastAsia="Calibri"/>
          <w:spacing w:val="1"/>
        </w:rPr>
        <w:t>n</w:t>
      </w:r>
      <w:r>
        <w:rPr>
          <w:rFonts w:eastAsia="Calibri"/>
        </w:rPr>
        <w:t>s</w:t>
      </w:r>
      <w:r>
        <w:rPr>
          <w:rFonts w:eastAsia="Calibri"/>
          <w:spacing w:val="1"/>
        </w:rPr>
        <w:t>te</w:t>
      </w:r>
      <w:r>
        <w:rPr>
          <w:rFonts w:eastAsia="Calibri"/>
          <w:spacing w:val="-2"/>
        </w:rPr>
        <w:t>a</w:t>
      </w:r>
      <w:r>
        <w:rPr>
          <w:rFonts w:eastAsia="Calibri"/>
        </w:rPr>
        <w:t>d</w:t>
      </w:r>
      <w:r>
        <w:rPr>
          <w:rFonts w:eastAsia="Calibri"/>
          <w:spacing w:val="-1"/>
        </w:rPr>
        <w:t xml:space="preserve"> </w:t>
      </w:r>
      <w:r>
        <w:rPr>
          <w:rFonts w:eastAsia="Calibri"/>
          <w:spacing w:val="-2"/>
        </w:rPr>
        <w:t>o</w:t>
      </w:r>
      <w:r>
        <w:rPr>
          <w:rFonts w:eastAsia="Calibri"/>
        </w:rPr>
        <w:t xml:space="preserve">f </w:t>
      </w:r>
      <w:r>
        <w:rPr>
          <w:rFonts w:eastAsia="Calibri"/>
          <w:spacing w:val="1"/>
        </w:rPr>
        <w:t>fo</w:t>
      </w:r>
      <w:r>
        <w:rPr>
          <w:rFonts w:eastAsia="Calibri"/>
          <w:spacing w:val="-1"/>
        </w:rPr>
        <w:t>c</w:t>
      </w:r>
      <w:r>
        <w:rPr>
          <w:rFonts w:eastAsia="Calibri"/>
          <w:spacing w:val="1"/>
        </w:rPr>
        <w:t>u</w:t>
      </w:r>
      <w:r>
        <w:rPr>
          <w:rFonts w:eastAsia="Calibri"/>
        </w:rPr>
        <w:t>s</w:t>
      </w:r>
      <w:r>
        <w:rPr>
          <w:rFonts w:eastAsia="Calibri"/>
          <w:spacing w:val="-2"/>
        </w:rPr>
        <w:t>i</w:t>
      </w:r>
      <w:r>
        <w:rPr>
          <w:rFonts w:eastAsia="Calibri"/>
          <w:spacing w:val="1"/>
        </w:rPr>
        <w:t>n</w:t>
      </w:r>
      <w:r>
        <w:rPr>
          <w:rFonts w:eastAsia="Calibri"/>
        </w:rPr>
        <w:t xml:space="preserve">g </w:t>
      </w:r>
      <w:r>
        <w:rPr>
          <w:rFonts w:eastAsia="Calibri"/>
          <w:spacing w:val="1"/>
        </w:rPr>
        <w:t>o</w:t>
      </w:r>
      <w:r>
        <w:rPr>
          <w:rFonts w:eastAsia="Calibri"/>
        </w:rPr>
        <w:t xml:space="preserve">n </w:t>
      </w:r>
      <w:r>
        <w:rPr>
          <w:rFonts w:eastAsia="Calibri"/>
          <w:spacing w:val="-1"/>
        </w:rPr>
        <w:t>h</w:t>
      </w:r>
      <w:r>
        <w:rPr>
          <w:rFonts w:eastAsia="Calibri"/>
          <w:spacing w:val="1"/>
        </w:rPr>
        <w:t>o</w:t>
      </w:r>
      <w:r>
        <w:rPr>
          <w:rFonts w:eastAsia="Calibri"/>
        </w:rPr>
        <w:t>w</w:t>
      </w:r>
      <w:r>
        <w:rPr>
          <w:rFonts w:eastAsia="Calibri"/>
          <w:spacing w:val="-2"/>
        </w:rPr>
        <w:t xml:space="preserve"> </w:t>
      </w:r>
      <w:r>
        <w:rPr>
          <w:rFonts w:eastAsia="Calibri"/>
        </w:rPr>
        <w:t>m</w:t>
      </w:r>
      <w:r>
        <w:rPr>
          <w:rFonts w:eastAsia="Calibri"/>
          <w:spacing w:val="1"/>
        </w:rPr>
        <w:t>u</w:t>
      </w:r>
      <w:r>
        <w:rPr>
          <w:rFonts w:eastAsia="Calibri"/>
          <w:spacing w:val="-1"/>
        </w:rPr>
        <w:t>c</w:t>
      </w:r>
      <w:r>
        <w:rPr>
          <w:rFonts w:eastAsia="Calibri"/>
        </w:rPr>
        <w:t>h</w:t>
      </w:r>
      <w:r>
        <w:rPr>
          <w:rFonts w:eastAsia="Calibri"/>
          <w:spacing w:val="-2"/>
        </w:rPr>
        <w:t xml:space="preserve"> </w:t>
      </w:r>
      <w:r>
        <w:rPr>
          <w:rFonts w:eastAsia="Calibri"/>
          <w:spacing w:val="1"/>
        </w:rPr>
        <w:t>t</w:t>
      </w:r>
      <w:r>
        <w:rPr>
          <w:rFonts w:eastAsia="Calibri"/>
        </w:rPr>
        <w:t>i</w:t>
      </w:r>
      <w:r>
        <w:rPr>
          <w:rFonts w:eastAsia="Calibri"/>
          <w:spacing w:val="-2"/>
        </w:rPr>
        <w:t>m</w:t>
      </w:r>
      <w:r>
        <w:rPr>
          <w:rFonts w:eastAsia="Calibri"/>
        </w:rPr>
        <w:t>e</w:t>
      </w:r>
      <w:r>
        <w:rPr>
          <w:rFonts w:eastAsia="Calibri"/>
          <w:spacing w:val="-1"/>
        </w:rPr>
        <w:t xml:space="preserve"> </w:t>
      </w:r>
      <w:r>
        <w:rPr>
          <w:rFonts w:eastAsia="Calibri"/>
        </w:rPr>
        <w:t>s</w:t>
      </w:r>
      <w:r>
        <w:rPr>
          <w:rFonts w:eastAsia="Calibri"/>
          <w:spacing w:val="-1"/>
        </w:rPr>
        <w:t>t</w:t>
      </w:r>
      <w:r>
        <w:rPr>
          <w:rFonts w:eastAsia="Calibri"/>
          <w:spacing w:val="1"/>
        </w:rPr>
        <w:t>ud</w:t>
      </w:r>
      <w:r>
        <w:rPr>
          <w:rFonts w:eastAsia="Calibri"/>
          <w:spacing w:val="-2"/>
        </w:rPr>
        <w:t>e</w:t>
      </w:r>
      <w:r>
        <w:rPr>
          <w:rFonts w:eastAsia="Calibri"/>
          <w:spacing w:val="1"/>
        </w:rPr>
        <w:t>nt</w:t>
      </w:r>
      <w:r>
        <w:rPr>
          <w:rFonts w:eastAsia="Calibri"/>
        </w:rPr>
        <w:t xml:space="preserve">s </w:t>
      </w:r>
      <w:r>
        <w:rPr>
          <w:rFonts w:eastAsia="Calibri"/>
          <w:spacing w:val="-3"/>
        </w:rPr>
        <w:t>s</w:t>
      </w:r>
      <w:r>
        <w:rPr>
          <w:rFonts w:eastAsia="Calibri"/>
          <w:spacing w:val="1"/>
        </w:rPr>
        <w:t>p</w:t>
      </w:r>
      <w:r>
        <w:rPr>
          <w:rFonts w:eastAsia="Calibri"/>
        </w:rPr>
        <w:t>e</w:t>
      </w:r>
      <w:r>
        <w:rPr>
          <w:rFonts w:eastAsia="Calibri"/>
          <w:spacing w:val="-1"/>
        </w:rPr>
        <w:t>n</w:t>
      </w:r>
      <w:r>
        <w:rPr>
          <w:rFonts w:eastAsia="Calibri"/>
        </w:rPr>
        <w:t xml:space="preserve">d </w:t>
      </w:r>
      <w:r>
        <w:rPr>
          <w:rFonts w:eastAsia="Calibri"/>
          <w:spacing w:val="-2"/>
        </w:rPr>
        <w:t>l</w:t>
      </w:r>
      <w:r>
        <w:rPr>
          <w:rFonts w:eastAsia="Calibri"/>
          <w:spacing w:val="1"/>
        </w:rPr>
        <w:t>e</w:t>
      </w:r>
      <w:r>
        <w:rPr>
          <w:rFonts w:eastAsia="Calibri"/>
        </w:rPr>
        <w:t>ar</w:t>
      </w:r>
      <w:r>
        <w:rPr>
          <w:rFonts w:eastAsia="Calibri"/>
          <w:spacing w:val="1"/>
        </w:rPr>
        <w:t>n</w:t>
      </w:r>
      <w:r>
        <w:rPr>
          <w:rFonts w:eastAsia="Calibri"/>
          <w:spacing w:val="-2"/>
        </w:rPr>
        <w:t>i</w:t>
      </w:r>
      <w:r>
        <w:rPr>
          <w:rFonts w:eastAsia="Calibri"/>
          <w:spacing w:val="1"/>
        </w:rPr>
        <w:t xml:space="preserve">ng </w:t>
      </w:r>
      <w:r>
        <w:rPr>
          <w:rFonts w:eastAsia="Calibri"/>
        </w:rPr>
        <w:t>a</w:t>
      </w:r>
      <w:r>
        <w:rPr>
          <w:rFonts w:eastAsia="Calibri"/>
          <w:spacing w:val="1"/>
        </w:rPr>
        <w:t xml:space="preserve"> p</w:t>
      </w:r>
      <w:r>
        <w:rPr>
          <w:rFonts w:eastAsia="Calibri"/>
        </w:rPr>
        <w:t>a</w:t>
      </w:r>
      <w:r>
        <w:rPr>
          <w:rFonts w:eastAsia="Calibri"/>
          <w:spacing w:val="-2"/>
        </w:rPr>
        <w:t>r</w:t>
      </w:r>
      <w:r>
        <w:rPr>
          <w:rFonts w:eastAsia="Calibri"/>
          <w:spacing w:val="1"/>
        </w:rPr>
        <w:t>t</w:t>
      </w:r>
      <w:r>
        <w:rPr>
          <w:rFonts w:eastAsia="Calibri"/>
        </w:rPr>
        <w:t>i</w:t>
      </w:r>
      <w:r>
        <w:rPr>
          <w:rFonts w:eastAsia="Calibri"/>
          <w:spacing w:val="-1"/>
        </w:rPr>
        <w:t>c</w:t>
      </w:r>
      <w:r>
        <w:rPr>
          <w:rFonts w:eastAsia="Calibri"/>
          <w:spacing w:val="1"/>
        </w:rPr>
        <w:t>u</w:t>
      </w:r>
      <w:r>
        <w:rPr>
          <w:rFonts w:eastAsia="Calibri"/>
        </w:rPr>
        <w:t>lar</w:t>
      </w:r>
      <w:r>
        <w:rPr>
          <w:rFonts w:eastAsia="Calibri"/>
          <w:spacing w:val="-4"/>
        </w:rPr>
        <w:t xml:space="preserve"> </w:t>
      </w:r>
      <w:r>
        <w:rPr>
          <w:rFonts w:eastAsia="Calibri"/>
          <w:spacing w:val="1"/>
        </w:rPr>
        <w:t>t</w:t>
      </w:r>
      <w:r>
        <w:rPr>
          <w:rFonts w:eastAsia="Calibri"/>
          <w:spacing w:val="-2"/>
        </w:rPr>
        <w:t>o</w:t>
      </w:r>
      <w:r>
        <w:rPr>
          <w:rFonts w:eastAsia="Calibri"/>
          <w:spacing w:val="1"/>
        </w:rPr>
        <w:t>p</w:t>
      </w:r>
      <w:r>
        <w:rPr>
          <w:rFonts w:eastAsia="Calibri"/>
        </w:rPr>
        <w:t>ic</w:t>
      </w:r>
      <w:r>
        <w:rPr>
          <w:rFonts w:eastAsia="Calibri"/>
          <w:spacing w:val="-1"/>
        </w:rPr>
        <w:t xml:space="preserve"> </w:t>
      </w:r>
      <w:r>
        <w:rPr>
          <w:rFonts w:eastAsia="Calibri"/>
          <w:spacing w:val="1"/>
        </w:rPr>
        <w:t>o</w:t>
      </w:r>
      <w:r>
        <w:rPr>
          <w:rFonts w:eastAsia="Calibri"/>
        </w:rPr>
        <w:t>r</w:t>
      </w:r>
      <w:r>
        <w:rPr>
          <w:rFonts w:eastAsia="Calibri"/>
          <w:spacing w:val="-2"/>
        </w:rPr>
        <w:t xml:space="preserve"> </w:t>
      </w:r>
      <w:r>
        <w:rPr>
          <w:rFonts w:eastAsia="Calibri"/>
          <w:spacing w:val="-1"/>
        </w:rPr>
        <w:t>c</w:t>
      </w:r>
      <w:r>
        <w:rPr>
          <w:rFonts w:eastAsia="Calibri"/>
          <w:spacing w:val="1"/>
        </w:rPr>
        <w:t>on</w:t>
      </w:r>
      <w:r>
        <w:rPr>
          <w:rFonts w:eastAsia="Calibri"/>
          <w:spacing w:val="-3"/>
        </w:rPr>
        <w:t>c</w:t>
      </w:r>
      <w:r>
        <w:rPr>
          <w:rFonts w:eastAsia="Calibri"/>
          <w:spacing w:val="1"/>
        </w:rPr>
        <w:t>ep</w:t>
      </w:r>
      <w:r>
        <w:rPr>
          <w:rFonts w:eastAsia="Calibri"/>
        </w:rPr>
        <w:t>t</w:t>
      </w:r>
      <w:r>
        <w:rPr>
          <w:rFonts w:eastAsia="Calibri"/>
          <w:spacing w:val="-2"/>
        </w:rPr>
        <w:t xml:space="preserve"> </w:t>
      </w:r>
      <w:r>
        <w:rPr>
          <w:rFonts w:eastAsia="Calibri"/>
          <w:spacing w:val="-1"/>
        </w:rPr>
        <w:t>(C</w:t>
      </w:r>
      <w:r>
        <w:rPr>
          <w:rFonts w:eastAsia="Calibri"/>
        </w:rPr>
        <w:t>ar</w:t>
      </w:r>
      <w:r>
        <w:rPr>
          <w:rFonts w:eastAsia="Calibri"/>
          <w:spacing w:val="1"/>
        </w:rPr>
        <w:t>ne</w:t>
      </w:r>
      <w:r>
        <w:rPr>
          <w:rFonts w:eastAsia="Calibri"/>
        </w:rPr>
        <w:t>gie</w:t>
      </w:r>
      <w:r>
        <w:rPr>
          <w:rFonts w:eastAsia="Calibri"/>
          <w:spacing w:val="-3"/>
        </w:rPr>
        <w:t xml:space="preserve"> </w:t>
      </w:r>
      <w:r>
        <w:rPr>
          <w:rFonts w:eastAsia="Calibri"/>
          <w:spacing w:val="1"/>
        </w:rPr>
        <w:t>un</w:t>
      </w:r>
      <w:r>
        <w:rPr>
          <w:rFonts w:eastAsia="Calibri"/>
          <w:spacing w:val="-2"/>
        </w:rPr>
        <w:t>i</w:t>
      </w:r>
      <w:r>
        <w:rPr>
          <w:rFonts w:eastAsia="Calibri"/>
        </w:rPr>
        <w:t>t</w:t>
      </w:r>
      <w:r>
        <w:rPr>
          <w:rFonts w:eastAsia="Calibri"/>
          <w:spacing w:val="2"/>
        </w:rPr>
        <w:t xml:space="preserve"> </w:t>
      </w:r>
      <w:r>
        <w:rPr>
          <w:rFonts w:eastAsia="Calibri"/>
          <w:spacing w:val="-1"/>
        </w:rPr>
        <w:t>c</w:t>
      </w:r>
      <w:r>
        <w:rPr>
          <w:rFonts w:eastAsia="Calibri"/>
        </w:rPr>
        <w:t>r</w:t>
      </w:r>
      <w:r>
        <w:rPr>
          <w:rFonts w:eastAsia="Calibri"/>
          <w:spacing w:val="-2"/>
        </w:rPr>
        <w:t>e</w:t>
      </w:r>
      <w:r>
        <w:rPr>
          <w:rFonts w:eastAsia="Calibri"/>
          <w:spacing w:val="1"/>
        </w:rPr>
        <w:t>d</w:t>
      </w:r>
      <w:r>
        <w:rPr>
          <w:rFonts w:eastAsia="Calibri"/>
        </w:rPr>
        <w:t>it</w:t>
      </w:r>
      <w:r>
        <w:rPr>
          <w:rFonts w:eastAsia="Calibri"/>
          <w:spacing w:val="-6"/>
        </w:rPr>
        <w:t xml:space="preserve"> </w:t>
      </w:r>
      <w:r>
        <w:rPr>
          <w:rFonts w:eastAsia="Calibri"/>
          <w:spacing w:val="1"/>
        </w:rPr>
        <w:t>hou</w:t>
      </w:r>
      <w:r>
        <w:rPr>
          <w:rFonts w:eastAsia="Calibri"/>
        </w:rPr>
        <w:t>r, so called “sit time”</w:t>
      </w:r>
      <w:r>
        <w:rPr>
          <w:rFonts w:eastAsia="Calibri"/>
          <w:spacing w:val="-1"/>
        </w:rPr>
        <w:t>)</w:t>
      </w:r>
      <w:r>
        <w:rPr>
          <w:rFonts w:eastAsia="Calibri"/>
        </w:rPr>
        <w:t>,</w:t>
      </w:r>
      <w:r>
        <w:rPr>
          <w:rFonts w:eastAsia="Calibri"/>
          <w:spacing w:val="-2"/>
        </w:rPr>
        <w:t xml:space="preserve"> </w:t>
      </w:r>
      <w:r>
        <w:rPr>
          <w:rFonts w:eastAsia="Calibri"/>
          <w:spacing w:val="1"/>
        </w:rPr>
        <w:t>t</w:t>
      </w:r>
      <w:r>
        <w:rPr>
          <w:rFonts w:eastAsia="Calibri"/>
          <w:spacing w:val="-1"/>
        </w:rPr>
        <w:t>h</w:t>
      </w:r>
      <w:r>
        <w:rPr>
          <w:rFonts w:eastAsia="Calibri"/>
        </w:rPr>
        <w:t xml:space="preserve">e </w:t>
      </w:r>
      <w:r>
        <w:rPr>
          <w:rFonts w:eastAsia="Calibri"/>
          <w:spacing w:val="-2"/>
        </w:rPr>
        <w:t>CBL</w:t>
      </w:r>
      <w:r>
        <w:rPr>
          <w:rFonts w:eastAsia="Calibri"/>
          <w:spacing w:val="-4"/>
        </w:rPr>
        <w:t xml:space="preserve"> </w:t>
      </w:r>
      <w:r>
        <w:rPr>
          <w:rFonts w:eastAsia="Calibri"/>
        </w:rPr>
        <w:t>ass</w:t>
      </w:r>
      <w:r>
        <w:rPr>
          <w:rFonts w:eastAsia="Calibri"/>
          <w:spacing w:val="1"/>
        </w:rPr>
        <w:t>e</w:t>
      </w:r>
      <w:r>
        <w:rPr>
          <w:rFonts w:eastAsia="Calibri"/>
        </w:rPr>
        <w:t>ss</w:t>
      </w:r>
      <w:r>
        <w:rPr>
          <w:rFonts w:eastAsia="Calibri"/>
          <w:spacing w:val="1"/>
        </w:rPr>
        <w:t>e</w:t>
      </w:r>
      <w:r>
        <w:rPr>
          <w:rFonts w:eastAsia="Calibri"/>
        </w:rPr>
        <w:t xml:space="preserve">s </w:t>
      </w:r>
      <w:r>
        <w:rPr>
          <w:rFonts w:eastAsia="Calibri"/>
          <w:spacing w:val="-1"/>
        </w:rPr>
        <w:t>w</w:t>
      </w:r>
      <w:r>
        <w:rPr>
          <w:rFonts w:eastAsia="Calibri"/>
          <w:spacing w:val="1"/>
        </w:rPr>
        <w:t>h</w:t>
      </w:r>
      <w:r>
        <w:rPr>
          <w:rFonts w:eastAsia="Calibri"/>
        </w:rPr>
        <w:t>e</w:t>
      </w:r>
      <w:r>
        <w:rPr>
          <w:rFonts w:eastAsia="Calibri"/>
          <w:spacing w:val="1"/>
        </w:rPr>
        <w:t>th</w:t>
      </w:r>
      <w:r>
        <w:rPr>
          <w:rFonts w:eastAsia="Calibri"/>
          <w:spacing w:val="-2"/>
        </w:rPr>
        <w:t>e</w:t>
      </w:r>
      <w:r>
        <w:rPr>
          <w:rFonts w:eastAsia="Calibri"/>
        </w:rPr>
        <w:t>r</w:t>
      </w:r>
      <w:r>
        <w:rPr>
          <w:rFonts w:eastAsia="Calibri"/>
          <w:spacing w:val="-7"/>
        </w:rPr>
        <w:t xml:space="preserve"> </w:t>
      </w:r>
      <w:r>
        <w:rPr>
          <w:rFonts w:eastAsia="Calibri"/>
        </w:rPr>
        <w:t>s</w:t>
      </w:r>
      <w:r>
        <w:rPr>
          <w:rFonts w:eastAsia="Calibri"/>
          <w:spacing w:val="-1"/>
        </w:rPr>
        <w:t>t</w:t>
      </w:r>
      <w:r>
        <w:rPr>
          <w:rFonts w:eastAsia="Calibri"/>
          <w:spacing w:val="1"/>
        </w:rPr>
        <w:t>ud</w:t>
      </w:r>
      <w:r>
        <w:rPr>
          <w:rFonts w:eastAsia="Calibri"/>
          <w:spacing w:val="-2"/>
        </w:rPr>
        <w:t>e</w:t>
      </w:r>
      <w:r>
        <w:rPr>
          <w:rFonts w:eastAsia="Calibri"/>
          <w:spacing w:val="1"/>
        </w:rPr>
        <w:t>nt</w:t>
      </w:r>
      <w:r>
        <w:rPr>
          <w:rFonts w:eastAsia="Calibri"/>
        </w:rPr>
        <w:t>s</w:t>
      </w:r>
      <w:r>
        <w:rPr>
          <w:rFonts w:eastAsia="Calibri"/>
          <w:spacing w:val="-3"/>
        </w:rPr>
        <w:t xml:space="preserve"> </w:t>
      </w:r>
      <w:r>
        <w:rPr>
          <w:rFonts w:eastAsia="Calibri"/>
          <w:spacing w:val="1"/>
        </w:rPr>
        <w:t>h</w:t>
      </w:r>
      <w:r>
        <w:rPr>
          <w:rFonts w:eastAsia="Calibri"/>
        </w:rPr>
        <w:t>ave</w:t>
      </w:r>
      <w:r>
        <w:rPr>
          <w:rFonts w:eastAsia="Calibri"/>
          <w:spacing w:val="-5"/>
        </w:rPr>
        <w:t xml:space="preserve"> </w:t>
      </w:r>
      <w:r>
        <w:rPr>
          <w:rFonts w:eastAsia="Calibri"/>
        </w:rPr>
        <w:t>mas</w:t>
      </w:r>
      <w:r>
        <w:rPr>
          <w:rFonts w:eastAsia="Calibri"/>
          <w:spacing w:val="1"/>
        </w:rPr>
        <w:t>te</w:t>
      </w:r>
      <w:r>
        <w:rPr>
          <w:rFonts w:eastAsia="Calibri"/>
        </w:rPr>
        <w:t>r</w:t>
      </w:r>
      <w:r>
        <w:rPr>
          <w:rFonts w:eastAsia="Calibri"/>
          <w:spacing w:val="-2"/>
        </w:rPr>
        <w:t>e</w:t>
      </w:r>
      <w:r>
        <w:rPr>
          <w:rFonts w:eastAsia="Calibri"/>
        </w:rPr>
        <w:t>d</w:t>
      </w:r>
      <w:r>
        <w:rPr>
          <w:rFonts w:eastAsia="Calibri"/>
          <w:spacing w:val="-6"/>
        </w:rPr>
        <w:t xml:space="preserve"> </w:t>
      </w:r>
      <w:r>
        <w:rPr>
          <w:rFonts w:eastAsia="Calibri"/>
          <w:spacing w:val="1"/>
        </w:rPr>
        <w:t>th</w:t>
      </w:r>
      <w:r>
        <w:rPr>
          <w:rFonts w:eastAsia="Calibri"/>
        </w:rPr>
        <w:t>e</w:t>
      </w:r>
      <w:r>
        <w:rPr>
          <w:rFonts w:eastAsia="Calibri"/>
          <w:spacing w:val="-3"/>
        </w:rPr>
        <w:t xml:space="preserve"> </w:t>
      </w:r>
      <w:r>
        <w:rPr>
          <w:rFonts w:eastAsia="Calibri"/>
        </w:rPr>
        <w:t>gi</w:t>
      </w:r>
      <w:r>
        <w:rPr>
          <w:rFonts w:eastAsia="Calibri"/>
          <w:spacing w:val="-1"/>
        </w:rPr>
        <w:t>v</w:t>
      </w:r>
      <w:r>
        <w:rPr>
          <w:rFonts w:eastAsia="Calibri"/>
          <w:spacing w:val="1"/>
        </w:rPr>
        <w:t>e</w:t>
      </w:r>
      <w:r>
        <w:rPr>
          <w:rFonts w:eastAsia="Calibri"/>
        </w:rPr>
        <w:t>n</w:t>
      </w:r>
      <w:r>
        <w:rPr>
          <w:rFonts w:eastAsia="Calibri"/>
          <w:spacing w:val="-2"/>
        </w:rPr>
        <w:t xml:space="preserve"> </w:t>
      </w:r>
      <w:r>
        <w:rPr>
          <w:rFonts w:eastAsia="Calibri"/>
          <w:spacing w:val="-1"/>
        </w:rPr>
        <w:t>c</w:t>
      </w:r>
      <w:r>
        <w:rPr>
          <w:rFonts w:eastAsia="Calibri"/>
          <w:spacing w:val="1"/>
        </w:rPr>
        <w:t>o</w:t>
      </w:r>
      <w:r>
        <w:rPr>
          <w:rFonts w:eastAsia="Calibri"/>
          <w:spacing w:val="-2"/>
        </w:rPr>
        <w:t>m</w:t>
      </w:r>
      <w:r>
        <w:rPr>
          <w:rFonts w:eastAsia="Calibri"/>
          <w:spacing w:val="1"/>
        </w:rPr>
        <w:t>pet</w:t>
      </w:r>
      <w:r>
        <w:rPr>
          <w:rFonts w:eastAsia="Calibri"/>
          <w:spacing w:val="-2"/>
        </w:rPr>
        <w:t>e</w:t>
      </w:r>
      <w:r>
        <w:rPr>
          <w:rFonts w:eastAsia="Calibri"/>
          <w:spacing w:val="1"/>
        </w:rPr>
        <w:t>n</w:t>
      </w:r>
      <w:r>
        <w:rPr>
          <w:rFonts w:eastAsia="Calibri"/>
          <w:spacing w:val="-1"/>
        </w:rPr>
        <w:t>c</w:t>
      </w:r>
      <w:r>
        <w:rPr>
          <w:rFonts w:eastAsia="Calibri"/>
        </w:rPr>
        <w:t>ies,</w:t>
      </w:r>
      <w:r>
        <w:rPr>
          <w:rFonts w:eastAsia="Calibri"/>
          <w:spacing w:val="-9"/>
        </w:rPr>
        <w:t xml:space="preserve"> </w:t>
      </w:r>
      <w:r>
        <w:rPr>
          <w:rFonts w:eastAsia="Calibri"/>
          <w:spacing w:val="1"/>
        </w:rPr>
        <w:t>n</w:t>
      </w:r>
      <w:r>
        <w:rPr>
          <w:rFonts w:eastAsia="Calibri"/>
        </w:rPr>
        <w:t>am</w:t>
      </w:r>
      <w:r>
        <w:rPr>
          <w:rFonts w:eastAsia="Calibri"/>
          <w:spacing w:val="1"/>
        </w:rPr>
        <w:t>e</w:t>
      </w:r>
      <w:r>
        <w:rPr>
          <w:rFonts w:eastAsia="Calibri"/>
        </w:rPr>
        <w:t>ly</w:t>
      </w:r>
      <w:r>
        <w:rPr>
          <w:rFonts w:eastAsia="Calibri"/>
          <w:spacing w:val="-6"/>
        </w:rPr>
        <w:t xml:space="preserve"> </w:t>
      </w:r>
      <w:r>
        <w:rPr>
          <w:rFonts w:eastAsia="Calibri"/>
          <w:spacing w:val="1"/>
        </w:rPr>
        <w:t>th</w:t>
      </w:r>
      <w:r>
        <w:rPr>
          <w:rFonts w:eastAsia="Calibri"/>
        </w:rPr>
        <w:t>e</w:t>
      </w:r>
      <w:r>
        <w:rPr>
          <w:rFonts w:eastAsia="Calibri"/>
          <w:spacing w:val="-3"/>
        </w:rPr>
        <w:t xml:space="preserve"> </w:t>
      </w:r>
      <w:r>
        <w:rPr>
          <w:rFonts w:eastAsia="Calibri"/>
          <w:spacing w:val="-1"/>
        </w:rPr>
        <w:t>k</w:t>
      </w:r>
      <w:r>
        <w:rPr>
          <w:rFonts w:eastAsia="Calibri"/>
          <w:spacing w:val="1"/>
        </w:rPr>
        <w:t>no</w:t>
      </w:r>
      <w:r>
        <w:rPr>
          <w:rFonts w:eastAsia="Calibri"/>
          <w:spacing w:val="-1"/>
        </w:rPr>
        <w:t>w</w:t>
      </w:r>
      <w:r>
        <w:rPr>
          <w:rFonts w:eastAsia="Calibri"/>
        </w:rPr>
        <w:t>le</w:t>
      </w:r>
      <w:r>
        <w:rPr>
          <w:rFonts w:eastAsia="Calibri"/>
          <w:spacing w:val="1"/>
        </w:rPr>
        <w:t>d</w:t>
      </w:r>
      <w:r>
        <w:rPr>
          <w:rFonts w:eastAsia="Calibri"/>
        </w:rPr>
        <w:t>g</w:t>
      </w:r>
      <w:r>
        <w:rPr>
          <w:rFonts w:eastAsia="Calibri"/>
          <w:spacing w:val="1"/>
        </w:rPr>
        <w:t>e,</w:t>
      </w:r>
      <w:r>
        <w:rPr>
          <w:rFonts w:eastAsia="Calibri"/>
        </w:rPr>
        <w:t xml:space="preserve"> s</w:t>
      </w:r>
      <w:r>
        <w:rPr>
          <w:rFonts w:eastAsia="Calibri"/>
          <w:spacing w:val="-1"/>
        </w:rPr>
        <w:t>k</w:t>
      </w:r>
      <w:r>
        <w:rPr>
          <w:rFonts w:eastAsia="Calibri"/>
        </w:rPr>
        <w:t>ill</w:t>
      </w:r>
      <w:r>
        <w:rPr>
          <w:rFonts w:eastAsia="Calibri"/>
          <w:spacing w:val="-1"/>
        </w:rPr>
        <w:t>s</w:t>
      </w:r>
      <w:r>
        <w:rPr>
          <w:rFonts w:eastAsia="Calibri"/>
        </w:rPr>
        <w:t>,</w:t>
      </w:r>
      <w:r>
        <w:rPr>
          <w:rFonts w:eastAsia="Calibri"/>
          <w:spacing w:val="-1"/>
        </w:rPr>
        <w:t xml:space="preserve"> and </w:t>
      </w:r>
      <w:r>
        <w:rPr>
          <w:rFonts w:eastAsia="Calibri"/>
        </w:rPr>
        <w:t>a</w:t>
      </w:r>
      <w:r>
        <w:rPr>
          <w:rFonts w:eastAsia="Calibri"/>
          <w:spacing w:val="1"/>
        </w:rPr>
        <w:t>b</w:t>
      </w:r>
      <w:r>
        <w:rPr>
          <w:rFonts w:eastAsia="Calibri"/>
        </w:rPr>
        <w:t>il</w:t>
      </w:r>
      <w:r>
        <w:rPr>
          <w:rFonts w:eastAsia="Calibri"/>
          <w:spacing w:val="-3"/>
        </w:rPr>
        <w:t>i</w:t>
      </w:r>
      <w:r>
        <w:rPr>
          <w:rFonts w:eastAsia="Calibri"/>
          <w:spacing w:val="1"/>
        </w:rPr>
        <w:t>t</w:t>
      </w:r>
      <w:r>
        <w:rPr>
          <w:rFonts w:eastAsia="Calibri"/>
        </w:rPr>
        <w:t xml:space="preserve">ies </w:t>
      </w:r>
      <w:r w:rsidRPr="00F6263C">
        <w:rPr>
          <w:rFonts w:eastAsia="Calibri"/>
        </w:rPr>
        <w:t>[9].</w:t>
      </w:r>
      <w:r>
        <w:rPr>
          <w:rFonts w:eastAsia="Calibri"/>
        </w:rPr>
        <w:t xml:space="preserve"> </w:t>
      </w:r>
      <w:r w:rsidRPr="007851A4">
        <w:rPr>
          <w:rFonts w:cs="Arial"/>
          <w:color w:val="252525"/>
          <w:lang w:val="en"/>
        </w:rPr>
        <w:t xml:space="preserve">The </w:t>
      </w:r>
      <w:r>
        <w:rPr>
          <w:rFonts w:cs="Arial"/>
          <w:color w:val="252525"/>
          <w:lang w:val="en"/>
        </w:rPr>
        <w:t>learner (</w:t>
      </w:r>
      <w:r w:rsidRPr="007851A4">
        <w:rPr>
          <w:rFonts w:cs="Arial"/>
          <w:color w:val="252525"/>
          <w:lang w:val="en"/>
        </w:rPr>
        <w:t>student</w:t>
      </w:r>
      <w:r>
        <w:rPr>
          <w:rFonts w:cs="Arial"/>
          <w:color w:val="252525"/>
          <w:lang w:val="en"/>
        </w:rPr>
        <w:t xml:space="preserve"> or trainee)</w:t>
      </w:r>
      <w:r w:rsidRPr="007851A4">
        <w:rPr>
          <w:rFonts w:cs="Arial"/>
          <w:color w:val="252525"/>
          <w:lang w:val="en"/>
        </w:rPr>
        <w:t xml:space="preserve"> is evaluated on the </w:t>
      </w:r>
      <w:r>
        <w:rPr>
          <w:rFonts w:cs="Arial"/>
          <w:color w:val="252525"/>
          <w:lang w:val="en"/>
        </w:rPr>
        <w:t>specified</w:t>
      </w:r>
      <w:r w:rsidRPr="007851A4">
        <w:rPr>
          <w:rFonts w:cs="Arial"/>
          <w:color w:val="252525"/>
          <w:lang w:val="en"/>
        </w:rPr>
        <w:t xml:space="preserve"> </w:t>
      </w:r>
      <w:r>
        <w:rPr>
          <w:rFonts w:cs="Arial"/>
          <w:color w:val="252525"/>
          <w:lang w:val="en"/>
        </w:rPr>
        <w:t xml:space="preserve">(group of) </w:t>
      </w:r>
      <w:r w:rsidRPr="007851A4">
        <w:rPr>
          <w:rFonts w:cs="Arial"/>
          <w:color w:val="252525"/>
          <w:lang w:val="en"/>
        </w:rPr>
        <w:t>competenc</w:t>
      </w:r>
      <w:r>
        <w:rPr>
          <w:rFonts w:cs="Arial"/>
          <w:color w:val="252525"/>
          <w:lang w:val="en"/>
        </w:rPr>
        <w:t>es</w:t>
      </w:r>
      <w:r w:rsidRPr="007851A4">
        <w:rPr>
          <w:rFonts w:cs="Arial"/>
          <w:color w:val="252525"/>
          <w:lang w:val="en"/>
        </w:rPr>
        <w:t xml:space="preserve">, and only </w:t>
      </w:r>
      <w:r>
        <w:rPr>
          <w:rFonts w:cs="Arial"/>
          <w:color w:val="252525"/>
          <w:lang w:val="en"/>
        </w:rPr>
        <w:t>after</w:t>
      </w:r>
      <w:r w:rsidRPr="007851A4">
        <w:rPr>
          <w:rFonts w:cs="Arial"/>
          <w:color w:val="252525"/>
          <w:lang w:val="en"/>
        </w:rPr>
        <w:t xml:space="preserve"> master</w:t>
      </w:r>
      <w:r>
        <w:rPr>
          <w:rFonts w:cs="Arial"/>
          <w:color w:val="252525"/>
          <w:lang w:val="en"/>
        </w:rPr>
        <w:t>ing</w:t>
      </w:r>
      <w:r w:rsidRPr="007851A4">
        <w:rPr>
          <w:rFonts w:cs="Arial"/>
          <w:color w:val="252525"/>
          <w:lang w:val="en"/>
        </w:rPr>
        <w:t xml:space="preserve"> </w:t>
      </w:r>
      <w:r>
        <w:rPr>
          <w:rFonts w:cs="Arial"/>
          <w:color w:val="252525"/>
          <w:lang w:val="en"/>
        </w:rPr>
        <w:t xml:space="preserve">them </w:t>
      </w:r>
      <w:r w:rsidRPr="007851A4">
        <w:rPr>
          <w:rFonts w:cs="Arial"/>
          <w:color w:val="252525"/>
          <w:lang w:val="en"/>
        </w:rPr>
        <w:t xml:space="preserve">they </w:t>
      </w:r>
      <w:r>
        <w:rPr>
          <w:rFonts w:cs="Arial"/>
          <w:color w:val="252525"/>
          <w:lang w:val="en"/>
        </w:rPr>
        <w:t xml:space="preserve">can </w:t>
      </w:r>
      <w:r w:rsidRPr="007851A4">
        <w:rPr>
          <w:rFonts w:cs="Arial"/>
          <w:color w:val="252525"/>
          <w:lang w:val="en"/>
        </w:rPr>
        <w:t xml:space="preserve">move on to others. </w:t>
      </w:r>
      <w:r>
        <w:rPr>
          <w:rFonts w:cs="Arial"/>
          <w:color w:val="252525"/>
          <w:lang w:val="en"/>
        </w:rPr>
        <w:t>The CBL is also associated with more flexible study model for already working learners or those who undergo professional re-skilling or want to train for a new profession based on their existing experience, competences and skills. In this case, they can skip</w:t>
      </w:r>
      <w:r w:rsidRPr="007851A4">
        <w:rPr>
          <w:rFonts w:cs="Arial"/>
          <w:color w:val="252525"/>
          <w:lang w:val="en"/>
        </w:rPr>
        <w:t xml:space="preserve"> learning modules entirely if the</w:t>
      </w:r>
      <w:r>
        <w:rPr>
          <w:rFonts w:cs="Arial"/>
          <w:color w:val="252525"/>
          <w:lang w:val="en"/>
        </w:rPr>
        <w:t>y</w:t>
      </w:r>
      <w:r w:rsidRPr="007851A4">
        <w:rPr>
          <w:rFonts w:cs="Arial"/>
          <w:color w:val="252525"/>
          <w:lang w:val="en"/>
        </w:rPr>
        <w:t xml:space="preserve"> can demonstrate </w:t>
      </w:r>
      <w:r>
        <w:rPr>
          <w:rFonts w:cs="Arial"/>
          <w:color w:val="252525"/>
          <w:lang w:val="en"/>
        </w:rPr>
        <w:t>require competences through the assessment system or formal testing.</w:t>
      </w:r>
      <w:r w:rsidRPr="007851A4">
        <w:rPr>
          <w:rFonts w:cs="Arial"/>
          <w:color w:val="252525"/>
          <w:lang w:val="en"/>
        </w:rPr>
        <w:t xml:space="preserve"> </w:t>
      </w:r>
    </w:p>
    <w:p w14:paraId="7EBC5B2B" w14:textId="77777777" w:rsidR="00C363D8" w:rsidRDefault="00C363D8" w:rsidP="00C363D8">
      <w:pPr>
        <w:rPr>
          <w:rFonts w:cs="Arial"/>
          <w:color w:val="252525"/>
          <w:lang w:val="en"/>
        </w:rPr>
      </w:pPr>
    </w:p>
    <w:p w14:paraId="1B026A33" w14:textId="77777777" w:rsidR="00C363D8" w:rsidRDefault="00C363D8" w:rsidP="00C363D8">
      <w:pPr>
        <w:rPr>
          <w:rFonts w:cs="Arial"/>
          <w:color w:val="252525"/>
          <w:lang w:val="en"/>
        </w:rPr>
      </w:pPr>
      <w:r>
        <w:rPr>
          <w:rFonts w:cs="Arial"/>
          <w:color w:val="252525"/>
          <w:lang w:val="en"/>
        </w:rPr>
        <w:t xml:space="preserve">The CBL can also allow the students to learn in their own pace, practicing necessary skills as much as they need to achieve necessary mastery level. It works naturally with both individual self-study and with teacher or instructor supervised/facilitated study, so well suited for online and remote education, and in particular for post-graduate education. CBL is also associated with such educational technologies and models as </w:t>
      </w:r>
      <w:r w:rsidRPr="007851A4">
        <w:rPr>
          <w:color w:val="000000"/>
        </w:rPr>
        <w:t>MOOCs, flipped classrooms, learning analytics</w:t>
      </w:r>
      <w:r>
        <w:rPr>
          <w:color w:val="000000"/>
        </w:rPr>
        <w:t>, and others targeting growing needs of life-long learning and self-re-skilling dictated by current fast technologies development.</w:t>
      </w:r>
      <w:r>
        <w:rPr>
          <w:rFonts w:cs="Arial"/>
          <w:color w:val="252525"/>
          <w:lang w:val="en"/>
        </w:rPr>
        <w:t xml:space="preserve"> The CBL programmes should offer the following features [26]:</w:t>
      </w:r>
    </w:p>
    <w:p w14:paraId="46B0D775" w14:textId="77777777" w:rsidR="00C363D8" w:rsidRPr="0071557F" w:rsidRDefault="00C363D8" w:rsidP="00953D88">
      <w:pPr>
        <w:pStyle w:val="ListParagraph"/>
        <w:numPr>
          <w:ilvl w:val="0"/>
          <w:numId w:val="15"/>
        </w:numPr>
        <w:jc w:val="both"/>
        <w:rPr>
          <w:rFonts w:cs="Arial"/>
          <w:color w:val="252525"/>
          <w:lang w:val="en"/>
        </w:rPr>
      </w:pPr>
      <w:r w:rsidRPr="0071557F">
        <w:rPr>
          <w:rFonts w:cs="Arial"/>
          <w:color w:val="252525"/>
          <w:lang w:val="en"/>
        </w:rPr>
        <w:t>Self-pacing</w:t>
      </w:r>
    </w:p>
    <w:p w14:paraId="09466E70" w14:textId="77777777" w:rsidR="00C363D8" w:rsidRPr="0071557F" w:rsidRDefault="00C363D8" w:rsidP="00953D88">
      <w:pPr>
        <w:pStyle w:val="ListParagraph"/>
        <w:numPr>
          <w:ilvl w:val="0"/>
          <w:numId w:val="15"/>
        </w:numPr>
        <w:jc w:val="both"/>
        <w:rPr>
          <w:rFonts w:cs="Arial"/>
          <w:color w:val="252525"/>
          <w:lang w:val="en"/>
        </w:rPr>
      </w:pPr>
      <w:r w:rsidRPr="0071557F">
        <w:rPr>
          <w:rFonts w:cs="Arial"/>
          <w:color w:val="252525"/>
          <w:lang w:val="en"/>
        </w:rPr>
        <w:t>Modularization</w:t>
      </w:r>
    </w:p>
    <w:p w14:paraId="6E076460" w14:textId="77777777" w:rsidR="00C363D8" w:rsidRPr="0071557F" w:rsidRDefault="00C363D8" w:rsidP="00953D88">
      <w:pPr>
        <w:pStyle w:val="ListParagraph"/>
        <w:numPr>
          <w:ilvl w:val="0"/>
          <w:numId w:val="15"/>
        </w:numPr>
        <w:jc w:val="both"/>
        <w:rPr>
          <w:rFonts w:cs="Arial"/>
          <w:color w:val="252525"/>
          <w:lang w:val="en"/>
        </w:rPr>
      </w:pPr>
      <w:r w:rsidRPr="0071557F">
        <w:rPr>
          <w:rFonts w:cs="Arial"/>
          <w:color w:val="252525"/>
          <w:lang w:val="en"/>
        </w:rPr>
        <w:t>Effective assessments</w:t>
      </w:r>
    </w:p>
    <w:p w14:paraId="2CA29EBA" w14:textId="77777777" w:rsidR="00C363D8" w:rsidRPr="0071557F" w:rsidRDefault="00C363D8" w:rsidP="00953D88">
      <w:pPr>
        <w:pStyle w:val="ListParagraph"/>
        <w:numPr>
          <w:ilvl w:val="0"/>
          <w:numId w:val="15"/>
        </w:numPr>
        <w:jc w:val="both"/>
        <w:rPr>
          <w:rFonts w:cs="Arial"/>
          <w:color w:val="252525"/>
          <w:lang w:val="en"/>
        </w:rPr>
      </w:pPr>
      <w:r w:rsidRPr="0071557F">
        <w:rPr>
          <w:rFonts w:cs="Arial"/>
          <w:color w:val="252525"/>
          <w:lang w:val="en"/>
        </w:rPr>
        <w:t>Intentional and explicit learning objectives shared with the student,</w:t>
      </w:r>
    </w:p>
    <w:p w14:paraId="75B0161E" w14:textId="77777777" w:rsidR="00C363D8" w:rsidRPr="0071557F" w:rsidRDefault="00C363D8" w:rsidP="00953D88">
      <w:pPr>
        <w:pStyle w:val="ListParagraph"/>
        <w:numPr>
          <w:ilvl w:val="0"/>
          <w:numId w:val="15"/>
        </w:numPr>
        <w:jc w:val="both"/>
        <w:rPr>
          <w:rFonts w:cs="Arial"/>
          <w:color w:val="252525"/>
          <w:lang w:val="en"/>
        </w:rPr>
      </w:pPr>
      <w:r w:rsidRPr="0071557F">
        <w:rPr>
          <w:rFonts w:cs="Arial"/>
          <w:color w:val="252525"/>
          <w:lang w:val="en"/>
        </w:rPr>
        <w:t>Anytime/anywhere access to learning objects and resources,</w:t>
      </w:r>
    </w:p>
    <w:p w14:paraId="7F4D60D9" w14:textId="77777777" w:rsidR="00C363D8" w:rsidRPr="0071557F" w:rsidRDefault="00C363D8" w:rsidP="00953D88">
      <w:pPr>
        <w:pStyle w:val="ListParagraph"/>
        <w:numPr>
          <w:ilvl w:val="0"/>
          <w:numId w:val="15"/>
        </w:numPr>
        <w:jc w:val="both"/>
        <w:rPr>
          <w:rFonts w:cs="Arial"/>
          <w:color w:val="252525"/>
          <w:lang w:val="en"/>
        </w:rPr>
      </w:pPr>
      <w:r w:rsidRPr="0071557F">
        <w:rPr>
          <w:rFonts w:cs="Arial"/>
          <w:color w:val="252525"/>
          <w:lang w:val="en"/>
        </w:rPr>
        <w:t>Personalized, adaptive or differentiated instruction</w:t>
      </w:r>
    </w:p>
    <w:p w14:paraId="56897106" w14:textId="77777777" w:rsidR="00C363D8" w:rsidRPr="0071557F" w:rsidRDefault="00C363D8" w:rsidP="00953D88">
      <w:pPr>
        <w:pStyle w:val="ListParagraph"/>
        <w:numPr>
          <w:ilvl w:val="0"/>
          <w:numId w:val="15"/>
        </w:numPr>
        <w:jc w:val="both"/>
        <w:rPr>
          <w:rFonts w:cs="Arial"/>
          <w:color w:val="252525"/>
          <w:lang w:val="en"/>
        </w:rPr>
      </w:pPr>
      <w:r w:rsidRPr="0071557F">
        <w:rPr>
          <w:rFonts w:cs="Arial"/>
          <w:color w:val="252525"/>
          <w:lang w:val="en"/>
        </w:rPr>
        <w:t>Learner supports through instructional advising or coaching.</w:t>
      </w:r>
    </w:p>
    <w:p w14:paraId="71C1C752" w14:textId="77777777" w:rsidR="00C363D8" w:rsidRDefault="00C363D8" w:rsidP="00C363D8">
      <w:pPr>
        <w:rPr>
          <w:rFonts w:cs="Arial"/>
          <w:color w:val="252525"/>
          <w:lang w:val="en"/>
        </w:rPr>
      </w:pPr>
    </w:p>
    <w:p w14:paraId="32089451" w14:textId="3D2C931C" w:rsidR="00C363D8" w:rsidRPr="007851A4" w:rsidRDefault="00C363D8" w:rsidP="00C363D8">
      <w:pPr>
        <w:rPr>
          <w:color w:val="000000"/>
        </w:rPr>
      </w:pPr>
      <w:r>
        <w:rPr>
          <w:rFonts w:cs="Arial"/>
          <w:color w:val="252525"/>
          <w:lang w:val="en"/>
        </w:rPr>
        <w:t xml:space="preserve">Although there are many </w:t>
      </w:r>
      <w:r w:rsidR="009A3E89">
        <w:rPr>
          <w:rFonts w:cs="Arial"/>
          <w:color w:val="252525"/>
          <w:lang w:val="en"/>
        </w:rPr>
        <w:t xml:space="preserve">examples of </w:t>
      </w:r>
      <w:r>
        <w:rPr>
          <w:rFonts w:cs="Arial"/>
          <w:color w:val="252525"/>
          <w:lang w:val="en"/>
        </w:rPr>
        <w:t xml:space="preserve">universities </w:t>
      </w:r>
      <w:r w:rsidR="009A3E89">
        <w:rPr>
          <w:rFonts w:cs="Arial"/>
          <w:color w:val="252525"/>
          <w:lang w:val="en"/>
        </w:rPr>
        <w:t xml:space="preserve">using </w:t>
      </w:r>
      <w:r>
        <w:rPr>
          <w:rFonts w:cs="Arial"/>
          <w:color w:val="252525"/>
          <w:lang w:val="en"/>
        </w:rPr>
        <w:t xml:space="preserve">CBL/CBE model, its practical implementation may create problems in some universities. Paper [27] by formulates the following principles that would allow integrating CBE into </w:t>
      </w:r>
      <w:r w:rsidRPr="007851A4">
        <w:rPr>
          <w:color w:val="000000"/>
        </w:rPr>
        <w:t>existing campus structures:</w:t>
      </w:r>
    </w:p>
    <w:p w14:paraId="0E2EC743" w14:textId="77777777" w:rsidR="00C363D8" w:rsidRPr="007851A4" w:rsidRDefault="00C363D8" w:rsidP="00953D88">
      <w:pPr>
        <w:numPr>
          <w:ilvl w:val="0"/>
          <w:numId w:val="16"/>
        </w:numPr>
        <w:spacing w:line="270" w:lineRule="atLeast"/>
        <w:rPr>
          <w:color w:val="000000"/>
        </w:rPr>
      </w:pPr>
      <w:r w:rsidRPr="007851A4">
        <w:rPr>
          <w:color w:val="000000"/>
        </w:rPr>
        <w:t>The degree reflects robust and valid competencies.</w:t>
      </w:r>
    </w:p>
    <w:p w14:paraId="339F1508" w14:textId="77777777" w:rsidR="00C363D8" w:rsidRPr="007851A4" w:rsidRDefault="00C363D8" w:rsidP="00953D88">
      <w:pPr>
        <w:numPr>
          <w:ilvl w:val="0"/>
          <w:numId w:val="16"/>
        </w:numPr>
        <w:spacing w:line="270" w:lineRule="atLeast"/>
        <w:rPr>
          <w:color w:val="000000"/>
        </w:rPr>
      </w:pPr>
      <w:r w:rsidRPr="007851A4">
        <w:rPr>
          <w:color w:val="000000"/>
        </w:rPr>
        <w:t>Students are able to learn at a variable pace and are supported in their learning.</w:t>
      </w:r>
    </w:p>
    <w:p w14:paraId="78F69684" w14:textId="77777777" w:rsidR="00C363D8" w:rsidRPr="007851A4" w:rsidRDefault="00C363D8" w:rsidP="00953D88">
      <w:pPr>
        <w:numPr>
          <w:ilvl w:val="0"/>
          <w:numId w:val="16"/>
        </w:numPr>
        <w:spacing w:line="270" w:lineRule="atLeast"/>
        <w:rPr>
          <w:color w:val="000000"/>
        </w:rPr>
      </w:pPr>
      <w:r w:rsidRPr="007851A4">
        <w:rPr>
          <w:color w:val="000000"/>
        </w:rPr>
        <w:t>Effective learning resources are available any time and are reusable.</w:t>
      </w:r>
    </w:p>
    <w:p w14:paraId="26F93227" w14:textId="77777777" w:rsidR="00C363D8" w:rsidRPr="007851A4" w:rsidRDefault="00C363D8" w:rsidP="00953D88">
      <w:pPr>
        <w:numPr>
          <w:ilvl w:val="0"/>
          <w:numId w:val="16"/>
        </w:numPr>
        <w:spacing w:line="270" w:lineRule="atLeast"/>
        <w:rPr>
          <w:color w:val="000000"/>
        </w:rPr>
      </w:pPr>
      <w:r w:rsidRPr="007851A4">
        <w:rPr>
          <w:color w:val="000000"/>
        </w:rPr>
        <w:t>Assessments are secure and reliable.</w:t>
      </w:r>
    </w:p>
    <w:p w14:paraId="4105C0BC" w14:textId="77777777" w:rsidR="00C363D8" w:rsidRDefault="00C363D8" w:rsidP="00C363D8">
      <w:pPr>
        <w:rPr>
          <w:rFonts w:cs="Arial"/>
          <w:color w:val="252525"/>
          <w:lang w:val="en"/>
        </w:rPr>
      </w:pPr>
    </w:p>
    <w:p w14:paraId="1A3B343F" w14:textId="0A2731E6" w:rsidR="00C363D8" w:rsidRPr="00C363D8" w:rsidRDefault="00C363D8" w:rsidP="00C363D8">
      <w:pPr>
        <w:rPr>
          <w:lang w:val="en"/>
        </w:rPr>
      </w:pPr>
      <w:r>
        <w:rPr>
          <w:rFonts w:cs="Arial"/>
          <w:color w:val="252525"/>
          <w:lang w:val="en"/>
        </w:rPr>
        <w:t xml:space="preserve">It is apparent that CBL is well suited for professional education and training of one of the EDISON target groups the self-made or practicing Data Scientists. It is admitted [26] that the CBL was actually created to address needs of non-traditional students who cannot devoted their full time to traditional academic study as well as effective model for companies to provide (re/up) skilling their staff. </w:t>
      </w:r>
    </w:p>
    <w:p w14:paraId="79556BC6" w14:textId="77777777" w:rsidR="00192B07" w:rsidRPr="00D125DB" w:rsidRDefault="00192B07" w:rsidP="00192B07">
      <w:pPr>
        <w:rPr>
          <w:lang w:val="en-GB"/>
        </w:rPr>
      </w:pPr>
    </w:p>
    <w:p w14:paraId="3237153C" w14:textId="77777777" w:rsidR="00C363D8" w:rsidRPr="00606347" w:rsidRDefault="00C363D8" w:rsidP="005C338F">
      <w:pPr>
        <w:pStyle w:val="Heading2"/>
      </w:pPr>
      <w:bookmarkStart w:id="21" w:name="_Toc444586575"/>
      <w:bookmarkStart w:id="22" w:name="_Toc460413767"/>
      <w:bookmarkStart w:id="23" w:name="_Toc487818133"/>
      <w:r w:rsidRPr="00606347">
        <w:t>ACM Computer Science Curriculum (CS2013) and Body of Knowledge</w:t>
      </w:r>
      <w:bookmarkEnd w:id="21"/>
      <w:r w:rsidRPr="00606347">
        <w:t xml:space="preserve"> (CS-BoK)</w:t>
      </w:r>
      <w:bookmarkEnd w:id="22"/>
      <w:bookmarkEnd w:id="23"/>
    </w:p>
    <w:p w14:paraId="0636642F" w14:textId="77777777" w:rsidR="00C363D8" w:rsidRPr="00606347" w:rsidRDefault="00C363D8" w:rsidP="00C363D8">
      <w:r w:rsidRPr="00606347">
        <w:t>In the ACM-CS2013-final report [</w:t>
      </w:r>
      <w:r>
        <w:t>8</w:t>
      </w:r>
      <w:r w:rsidRPr="00606347">
        <w:t xml:space="preserve">] the Body of Knowledge is defined as a specification of the content to be covered in a curriculum as an implementation. The ACM-BoK describes and structures the knowledge areas needed to define a curriculum in Computer Science, it includes 18 Knowledge Areas (where 6 KAs are newly introduced in ACM CS2013): </w:t>
      </w:r>
    </w:p>
    <w:p w14:paraId="6FAE1A31" w14:textId="77777777" w:rsidR="00C363D8" w:rsidRPr="00606347" w:rsidRDefault="00C363D8" w:rsidP="00C363D8"/>
    <w:p w14:paraId="052FAFB5" w14:textId="77777777" w:rsidR="00C363D8" w:rsidRPr="00606347" w:rsidRDefault="00C363D8" w:rsidP="00C363D8">
      <w:r w:rsidRPr="00606347">
        <w:t>AL - Algorithms and Complexity</w:t>
      </w:r>
    </w:p>
    <w:p w14:paraId="1174676F" w14:textId="77777777" w:rsidR="00C363D8" w:rsidRPr="00606347" w:rsidRDefault="00C363D8" w:rsidP="00C363D8">
      <w:r w:rsidRPr="00606347">
        <w:t>AR - Architecture and Organization</w:t>
      </w:r>
    </w:p>
    <w:p w14:paraId="39B0B509" w14:textId="77777777" w:rsidR="00C363D8" w:rsidRPr="00606347" w:rsidRDefault="00C363D8" w:rsidP="00C363D8">
      <w:r w:rsidRPr="00606347">
        <w:t>CN - Computational Science</w:t>
      </w:r>
    </w:p>
    <w:p w14:paraId="4B1DFE73" w14:textId="77777777" w:rsidR="00C363D8" w:rsidRPr="00606347" w:rsidRDefault="00C363D8" w:rsidP="00C363D8">
      <w:r w:rsidRPr="00606347">
        <w:t>DS - Discrete Structures</w:t>
      </w:r>
    </w:p>
    <w:p w14:paraId="58B755FF" w14:textId="77777777" w:rsidR="00C363D8" w:rsidRPr="00606347" w:rsidRDefault="00C363D8" w:rsidP="00C363D8">
      <w:r w:rsidRPr="00606347">
        <w:t>GV - Graphics and Visualization</w:t>
      </w:r>
    </w:p>
    <w:p w14:paraId="0C6AF7C6" w14:textId="77777777" w:rsidR="00C363D8" w:rsidRPr="00606347" w:rsidRDefault="00C363D8" w:rsidP="00C363D8">
      <w:r w:rsidRPr="00606347">
        <w:t>HCI - Human-Computer Interaction</w:t>
      </w:r>
    </w:p>
    <w:p w14:paraId="7EB01C20" w14:textId="77777777" w:rsidR="00C363D8" w:rsidRPr="00606347" w:rsidRDefault="00C363D8" w:rsidP="00C363D8">
      <w:r w:rsidRPr="00606347">
        <w:t>IAS - Information Assurance and Security (new)</w:t>
      </w:r>
    </w:p>
    <w:p w14:paraId="4533F67B" w14:textId="77777777" w:rsidR="00C363D8" w:rsidRPr="00606347" w:rsidRDefault="00C363D8" w:rsidP="00C363D8">
      <w:r w:rsidRPr="00606347">
        <w:t>IM - Information Management</w:t>
      </w:r>
    </w:p>
    <w:p w14:paraId="75839416" w14:textId="77777777" w:rsidR="00C363D8" w:rsidRPr="00606347" w:rsidRDefault="00C363D8" w:rsidP="00C363D8">
      <w:r w:rsidRPr="00606347">
        <w:t>IS - Intelligent Systems</w:t>
      </w:r>
    </w:p>
    <w:p w14:paraId="53D5142A" w14:textId="77777777" w:rsidR="00C363D8" w:rsidRPr="00606347" w:rsidRDefault="00C363D8" w:rsidP="00C363D8">
      <w:r w:rsidRPr="00606347">
        <w:t>NC - Networking and Communications (new)</w:t>
      </w:r>
    </w:p>
    <w:p w14:paraId="307378FC" w14:textId="77777777" w:rsidR="00C363D8" w:rsidRPr="00606347" w:rsidRDefault="00C363D8" w:rsidP="00C363D8">
      <w:r w:rsidRPr="00606347">
        <w:t>OS - Operating Systems</w:t>
      </w:r>
    </w:p>
    <w:p w14:paraId="58F51A56" w14:textId="77777777" w:rsidR="00C363D8" w:rsidRPr="00606347" w:rsidRDefault="00C363D8" w:rsidP="00C363D8">
      <w:r w:rsidRPr="00606347">
        <w:t>PBD - Platform-based Development (new)</w:t>
      </w:r>
    </w:p>
    <w:p w14:paraId="4E003753" w14:textId="77777777" w:rsidR="00C363D8" w:rsidRPr="00606347" w:rsidRDefault="00C363D8" w:rsidP="00C363D8">
      <w:r w:rsidRPr="00606347">
        <w:t>PD - Parallel and Distributed Computing (new)</w:t>
      </w:r>
    </w:p>
    <w:p w14:paraId="79573C12" w14:textId="77777777" w:rsidR="00C363D8" w:rsidRPr="00606347" w:rsidRDefault="00C363D8" w:rsidP="00C363D8">
      <w:r w:rsidRPr="00606347">
        <w:t>PL - Programming Languages</w:t>
      </w:r>
    </w:p>
    <w:p w14:paraId="22A88556" w14:textId="77777777" w:rsidR="00C363D8" w:rsidRPr="00606347" w:rsidRDefault="00C363D8" w:rsidP="00C363D8">
      <w:r w:rsidRPr="00606347">
        <w:t>SDF - Software Development Fundamentals (new)</w:t>
      </w:r>
    </w:p>
    <w:p w14:paraId="36100564" w14:textId="77777777" w:rsidR="00C363D8" w:rsidRPr="00606347" w:rsidRDefault="00C363D8" w:rsidP="00C363D8">
      <w:r w:rsidRPr="00606347">
        <w:t>SE - Software Engineering</w:t>
      </w:r>
    </w:p>
    <w:p w14:paraId="1FAB9C4E" w14:textId="77777777" w:rsidR="00C363D8" w:rsidRPr="00606347" w:rsidRDefault="00C363D8" w:rsidP="00C363D8">
      <w:r w:rsidRPr="00606347">
        <w:t>SF - Systems Fundamentals (new)</w:t>
      </w:r>
    </w:p>
    <w:p w14:paraId="1598210C" w14:textId="77777777" w:rsidR="00C363D8" w:rsidRPr="00606347" w:rsidRDefault="00C363D8" w:rsidP="00C363D8">
      <w:r w:rsidRPr="00606347">
        <w:t>SP - Social Issues and Professional Practice</w:t>
      </w:r>
    </w:p>
    <w:p w14:paraId="0838927E" w14:textId="77777777" w:rsidR="00C363D8" w:rsidRPr="00606347" w:rsidRDefault="00C363D8" w:rsidP="00C363D8"/>
    <w:p w14:paraId="7D58AA09" w14:textId="77777777" w:rsidR="00C363D8" w:rsidRPr="00606347" w:rsidRDefault="00C363D8" w:rsidP="00C363D8">
      <w:r w:rsidRPr="00606347">
        <w:t>Knowledge areas should not directly match a particular course in a curriculum (this practice is strongly discouraged in the ACM report), often courses address topics from multiple knowledge areas. The ACM-CS2013-final report distinguish between two type of topics: Core topics subdivided into “Tier-1” (that are mandatory for each curriculum) and “Tier-2” (that are expected to be covered at 90-100% with minimum advised 80%), and elective topics. The ACM classification suggests that a curriculum should include all topics in Tier-1 and all or almost the topics in Tier 2. Tier 1 and Tier 2 topics are defined differently for different programmes and specialisations. To be complete</w:t>
      </w:r>
      <w:r>
        <w:t>,</w:t>
      </w:r>
      <w:r w:rsidRPr="00606347">
        <w:t xml:space="preserve"> a curriculum should cover in addition to the topics of Core Tier 1 and 2 </w:t>
      </w:r>
      <w:r>
        <w:t xml:space="preserve">a </w:t>
      </w:r>
      <w:r w:rsidRPr="00606347">
        <w:t>significant amount of elective material.  The reason for such a hierarchical approach to the structure of the Body of Knowledge is a useful way to group related information, not as a structure for organizing material into courses.</w:t>
      </w:r>
    </w:p>
    <w:p w14:paraId="4D80194C" w14:textId="77777777" w:rsidR="00C363D8" w:rsidRPr="00606347" w:rsidRDefault="00C363D8" w:rsidP="00C363D8"/>
    <w:p w14:paraId="46576687" w14:textId="49232343" w:rsidR="00C363D8" w:rsidRPr="00606347" w:rsidRDefault="00C363D8" w:rsidP="00C363D8">
      <w:r w:rsidRPr="00606347">
        <w:t xml:space="preserve">The ACM </w:t>
      </w:r>
      <w:r>
        <w:t xml:space="preserve">Curriculum </w:t>
      </w:r>
      <w:r w:rsidRPr="00606347">
        <w:t>for computing Education in Community Colleges [</w:t>
      </w:r>
      <w:r>
        <w:t>8</w:t>
      </w:r>
      <w:r w:rsidRPr="00606347">
        <w:t>] defines a BoK for IT outcome-based learning/education which identifies 6 technical competency areas and 5 work-place skills</w:t>
      </w:r>
      <w:r w:rsidR="001D0D7E">
        <w:rPr>
          <w:rStyle w:val="FootnoteReference"/>
        </w:rPr>
        <w:footnoteReference w:id="4"/>
      </w:r>
      <w:r w:rsidRPr="00606347">
        <w:t xml:space="preserve">. While the technical areas are specific to IT competences and specify a set of demonstrable abilities of graduates to perform some specific functions, the </w:t>
      </w:r>
      <w:r w:rsidR="0022009A" w:rsidRPr="00606347">
        <w:t>so-called</w:t>
      </w:r>
      <w:r w:rsidRPr="00606347">
        <w:t xml:space="preserve"> work-place skills describe the ability the student/trainee to: </w:t>
      </w:r>
    </w:p>
    <w:p w14:paraId="220534CB" w14:textId="77777777" w:rsidR="00C363D8" w:rsidRPr="00606347" w:rsidRDefault="00C363D8" w:rsidP="00953D88">
      <w:pPr>
        <w:pStyle w:val="ListParagraph"/>
        <w:numPr>
          <w:ilvl w:val="0"/>
          <w:numId w:val="17"/>
        </w:numPr>
        <w:jc w:val="both"/>
      </w:pPr>
      <w:r w:rsidRPr="00606347">
        <w:t xml:space="preserve">function effectively as a member of a diverse team, </w:t>
      </w:r>
      <w:r w:rsidRPr="00606347">
        <w:tab/>
      </w:r>
    </w:p>
    <w:p w14:paraId="3CC70ADD" w14:textId="77777777" w:rsidR="00C363D8" w:rsidRPr="00606347" w:rsidRDefault="00C363D8" w:rsidP="00953D88">
      <w:pPr>
        <w:pStyle w:val="ListParagraph"/>
        <w:numPr>
          <w:ilvl w:val="0"/>
          <w:numId w:val="17"/>
        </w:numPr>
        <w:jc w:val="both"/>
      </w:pPr>
      <w:r w:rsidRPr="00606347">
        <w:t xml:space="preserve">read and interpret technical information, </w:t>
      </w:r>
    </w:p>
    <w:p w14:paraId="3AF8A630" w14:textId="77777777" w:rsidR="00C363D8" w:rsidRPr="00606347" w:rsidRDefault="00C363D8" w:rsidP="00953D88">
      <w:pPr>
        <w:pStyle w:val="ListParagraph"/>
        <w:numPr>
          <w:ilvl w:val="0"/>
          <w:numId w:val="17"/>
        </w:numPr>
        <w:jc w:val="both"/>
      </w:pPr>
      <w:r w:rsidRPr="00606347">
        <w:t xml:space="preserve">engage in continuous learning, </w:t>
      </w:r>
    </w:p>
    <w:p w14:paraId="700C5A79" w14:textId="77777777" w:rsidR="00C363D8" w:rsidRPr="00606347" w:rsidRDefault="00C363D8" w:rsidP="00953D88">
      <w:pPr>
        <w:pStyle w:val="ListParagraph"/>
        <w:numPr>
          <w:ilvl w:val="0"/>
          <w:numId w:val="17"/>
        </w:numPr>
        <w:jc w:val="both"/>
      </w:pPr>
      <w:r w:rsidRPr="00606347">
        <w:t xml:space="preserve">professional, legal, and ethical behavior, and </w:t>
      </w:r>
    </w:p>
    <w:p w14:paraId="24F7C866" w14:textId="77777777" w:rsidR="00C363D8" w:rsidRPr="00606347" w:rsidRDefault="00C363D8" w:rsidP="00953D88">
      <w:pPr>
        <w:pStyle w:val="ListParagraph"/>
        <w:numPr>
          <w:ilvl w:val="0"/>
          <w:numId w:val="17"/>
        </w:numPr>
        <w:jc w:val="both"/>
      </w:pPr>
      <w:r w:rsidRPr="00606347">
        <w:t>demonstrate business awareness and workplace effectiveness</w:t>
      </w:r>
    </w:p>
    <w:p w14:paraId="50CFAF05" w14:textId="77777777" w:rsidR="00C363D8" w:rsidRPr="00606347" w:rsidRDefault="00C363D8" w:rsidP="00C363D8"/>
    <w:p w14:paraId="4A7A34F9" w14:textId="77777777" w:rsidR="00C363D8" w:rsidRPr="00606347" w:rsidRDefault="00C363D8" w:rsidP="00C363D8">
      <w:r w:rsidRPr="00606347">
        <w:t>The ACM steering committee agrees on set principles to guide the development of CS2013 model curriculum. These principles aim at providing students with necessary flexibility to work across disciplines and prepare the graduates for a variety of disciplines. Following is the summary of the most important principles:</w:t>
      </w:r>
    </w:p>
    <w:p w14:paraId="4D4F0C59" w14:textId="77777777" w:rsidR="00C363D8" w:rsidRPr="00606347" w:rsidRDefault="00C363D8" w:rsidP="00964EA7">
      <w:pPr>
        <w:numPr>
          <w:ilvl w:val="0"/>
          <w:numId w:val="12"/>
        </w:numPr>
        <w:jc w:val="both"/>
      </w:pPr>
      <w:r w:rsidRPr="00606347">
        <w:t xml:space="preserve">CS2013 should provide guidance for the expected level of mastery of topics by the graduate </w:t>
      </w:r>
    </w:p>
    <w:p w14:paraId="6C998EA4" w14:textId="77777777" w:rsidR="00C363D8" w:rsidRPr="00606347" w:rsidRDefault="00C363D8" w:rsidP="00964EA7">
      <w:pPr>
        <w:numPr>
          <w:ilvl w:val="0"/>
          <w:numId w:val="12"/>
        </w:numPr>
        <w:jc w:val="both"/>
      </w:pPr>
      <w:r w:rsidRPr="00606347">
        <w:t>CS2013 should provide realistic, adoptable recommendations that provide guidance and flexibility allowing curricula designs that are innovative and track recent developments in the field</w:t>
      </w:r>
    </w:p>
    <w:p w14:paraId="5A022163" w14:textId="77777777" w:rsidR="00C363D8" w:rsidRPr="00606347" w:rsidRDefault="00C363D8" w:rsidP="00964EA7">
      <w:pPr>
        <w:numPr>
          <w:ilvl w:val="0"/>
          <w:numId w:val="12"/>
        </w:numPr>
        <w:jc w:val="both"/>
      </w:pPr>
      <w:r w:rsidRPr="00606347">
        <w:t>Size of the essential knowledge must be manageable</w:t>
      </w:r>
    </w:p>
    <w:p w14:paraId="1EC7BDE4" w14:textId="77777777" w:rsidR="00C363D8" w:rsidRPr="00606347" w:rsidRDefault="00C363D8" w:rsidP="00964EA7">
      <w:pPr>
        <w:numPr>
          <w:ilvl w:val="0"/>
          <w:numId w:val="12"/>
        </w:numPr>
        <w:jc w:val="both"/>
      </w:pPr>
      <w:r w:rsidRPr="00606347">
        <w:t>Computer science curricula should prepare graduates to succeed in a rapid changing area</w:t>
      </w:r>
    </w:p>
    <w:p w14:paraId="6FCC8F05" w14:textId="77777777" w:rsidR="00C363D8" w:rsidRPr="00606347" w:rsidRDefault="00C363D8" w:rsidP="00964EA7">
      <w:pPr>
        <w:numPr>
          <w:ilvl w:val="0"/>
          <w:numId w:val="12"/>
        </w:numPr>
        <w:jc w:val="both"/>
      </w:pPr>
      <w:r w:rsidRPr="00606347">
        <w:t>CS2013 should identify the fundamental skills and knowledge that all computer Science graduate should possess while providing the greatest flexibility in selecting topics</w:t>
      </w:r>
    </w:p>
    <w:p w14:paraId="15979FB1" w14:textId="77777777" w:rsidR="00C363D8" w:rsidRPr="00606347" w:rsidRDefault="00C363D8" w:rsidP="00964EA7">
      <w:pPr>
        <w:numPr>
          <w:ilvl w:val="0"/>
          <w:numId w:val="12"/>
        </w:numPr>
        <w:jc w:val="both"/>
      </w:pPr>
      <w:r w:rsidRPr="00606347">
        <w:t xml:space="preserve">CS2013 should provide a great flexibility in organizing topics into courses and curricula.  </w:t>
      </w:r>
    </w:p>
    <w:p w14:paraId="74D5F9ED" w14:textId="77777777" w:rsidR="00C363D8" w:rsidRPr="00606347" w:rsidRDefault="00C363D8" w:rsidP="00C363D8"/>
    <w:p w14:paraId="4FE1F4E1" w14:textId="77777777" w:rsidR="00C363D8" w:rsidRPr="00606347" w:rsidRDefault="00C363D8" w:rsidP="00C363D8">
      <w:r w:rsidRPr="00606347">
        <w:t>Through these principles ACM provides graduate with fundamental knowledge in the areas described in the ACM-BoK and a style of thinking and problem solving. The lat</w:t>
      </w:r>
      <w:r>
        <w:t>t</w:t>
      </w:r>
      <w:r w:rsidRPr="00606347">
        <w:t>er is achieved through defining the expected characteristics of computer science graduate namely:</w:t>
      </w:r>
    </w:p>
    <w:p w14:paraId="2A7C3847" w14:textId="77777777" w:rsidR="00C363D8" w:rsidRPr="00606347" w:rsidRDefault="00C363D8" w:rsidP="00964EA7">
      <w:pPr>
        <w:numPr>
          <w:ilvl w:val="0"/>
          <w:numId w:val="13"/>
        </w:numPr>
        <w:jc w:val="both"/>
      </w:pPr>
      <w:r w:rsidRPr="00606347">
        <w:t>Technical understanding of computer science</w:t>
      </w:r>
    </w:p>
    <w:p w14:paraId="7A87BBC7" w14:textId="77777777" w:rsidR="00C363D8" w:rsidRPr="00606347" w:rsidRDefault="00C363D8" w:rsidP="00964EA7">
      <w:pPr>
        <w:numPr>
          <w:ilvl w:val="0"/>
          <w:numId w:val="13"/>
        </w:numPr>
        <w:jc w:val="both"/>
      </w:pPr>
      <w:r w:rsidRPr="00606347">
        <w:t>Familiarity with common themes and principals</w:t>
      </w:r>
    </w:p>
    <w:p w14:paraId="443BC624" w14:textId="77777777" w:rsidR="00C363D8" w:rsidRPr="00606347" w:rsidRDefault="00C363D8" w:rsidP="00964EA7">
      <w:pPr>
        <w:numPr>
          <w:ilvl w:val="0"/>
          <w:numId w:val="13"/>
        </w:numPr>
        <w:jc w:val="both"/>
      </w:pPr>
      <w:r w:rsidRPr="00606347">
        <w:t>Appreciation of interplay between theory and practice</w:t>
      </w:r>
    </w:p>
    <w:p w14:paraId="442D2EDE" w14:textId="77777777" w:rsidR="00C363D8" w:rsidRPr="00606347" w:rsidRDefault="00C363D8" w:rsidP="00964EA7">
      <w:pPr>
        <w:numPr>
          <w:ilvl w:val="0"/>
          <w:numId w:val="13"/>
        </w:numPr>
        <w:jc w:val="both"/>
      </w:pPr>
      <w:r w:rsidRPr="00606347">
        <w:t>System-level perspective</w:t>
      </w:r>
    </w:p>
    <w:p w14:paraId="146BC1AF" w14:textId="77777777" w:rsidR="00C363D8" w:rsidRPr="00606347" w:rsidRDefault="00C363D8" w:rsidP="00964EA7">
      <w:pPr>
        <w:numPr>
          <w:ilvl w:val="0"/>
          <w:numId w:val="13"/>
        </w:numPr>
        <w:jc w:val="both"/>
      </w:pPr>
      <w:r w:rsidRPr="00606347">
        <w:t>Problem solving skills</w:t>
      </w:r>
    </w:p>
    <w:p w14:paraId="04F2118C" w14:textId="77777777" w:rsidR="00C363D8" w:rsidRPr="00606347" w:rsidRDefault="00C363D8" w:rsidP="00964EA7">
      <w:pPr>
        <w:numPr>
          <w:ilvl w:val="0"/>
          <w:numId w:val="13"/>
        </w:numPr>
        <w:jc w:val="both"/>
      </w:pPr>
      <w:r w:rsidRPr="00606347">
        <w:t>Project experience</w:t>
      </w:r>
    </w:p>
    <w:p w14:paraId="5597D976" w14:textId="77777777" w:rsidR="00C363D8" w:rsidRPr="00606347" w:rsidRDefault="00C363D8" w:rsidP="00964EA7">
      <w:pPr>
        <w:numPr>
          <w:ilvl w:val="0"/>
          <w:numId w:val="13"/>
        </w:numPr>
        <w:jc w:val="both"/>
      </w:pPr>
      <w:r w:rsidRPr="00606347">
        <w:t>Commitment to life-long learning</w:t>
      </w:r>
    </w:p>
    <w:p w14:paraId="3D7E6726" w14:textId="77777777" w:rsidR="00C363D8" w:rsidRPr="00606347" w:rsidRDefault="00C363D8" w:rsidP="00964EA7">
      <w:pPr>
        <w:numPr>
          <w:ilvl w:val="0"/>
          <w:numId w:val="13"/>
        </w:numPr>
        <w:jc w:val="both"/>
      </w:pPr>
      <w:r w:rsidRPr="00606347">
        <w:t>Commitment to professional responsibility</w:t>
      </w:r>
    </w:p>
    <w:p w14:paraId="3547EA22" w14:textId="77777777" w:rsidR="00C363D8" w:rsidRPr="00606347" w:rsidRDefault="00C363D8" w:rsidP="00964EA7">
      <w:pPr>
        <w:numPr>
          <w:ilvl w:val="0"/>
          <w:numId w:val="13"/>
        </w:numPr>
        <w:jc w:val="both"/>
      </w:pPr>
      <w:r w:rsidRPr="00606347">
        <w:t>Communication and organization skills</w:t>
      </w:r>
    </w:p>
    <w:p w14:paraId="22EDDF36" w14:textId="77777777" w:rsidR="00C363D8" w:rsidRPr="00606347" w:rsidRDefault="00C363D8" w:rsidP="00964EA7">
      <w:pPr>
        <w:numPr>
          <w:ilvl w:val="0"/>
          <w:numId w:val="13"/>
        </w:numPr>
        <w:jc w:val="both"/>
      </w:pPr>
      <w:r w:rsidRPr="00606347">
        <w:t>Appreciation of domain specific knowledge</w:t>
      </w:r>
    </w:p>
    <w:p w14:paraId="1A98F1B0" w14:textId="77777777" w:rsidR="00C363D8" w:rsidRPr="00606347" w:rsidRDefault="00C363D8" w:rsidP="00C363D8"/>
    <w:p w14:paraId="787CA2F5" w14:textId="54D7CE33" w:rsidR="00C363D8" w:rsidRDefault="00C363D8" w:rsidP="00C363D8">
      <w:r w:rsidRPr="00606347">
        <w:t xml:space="preserve">ACM follow a simple straightforward approach to design the ACM Model </w:t>
      </w:r>
      <w:r>
        <w:t>C</w:t>
      </w:r>
      <w:r w:rsidRPr="00606347">
        <w:t xml:space="preserve">urriculum. It starts from the </w:t>
      </w:r>
      <w:r>
        <w:t>CS</w:t>
      </w:r>
      <w:r w:rsidRPr="00606347">
        <w:t xml:space="preserve">2013 </w:t>
      </w:r>
      <w:r>
        <w:t xml:space="preserve">based </w:t>
      </w:r>
      <w:r w:rsidRPr="00606347">
        <w:t xml:space="preserve">CS-BoK which is structured into Knowledge areas (KA), organized in topical themes rather than by courses boundary. Each KA is further organized into a set of </w:t>
      </w:r>
      <w:r>
        <w:t>K</w:t>
      </w:r>
      <w:r w:rsidRPr="00606347">
        <w:t xml:space="preserve">nowledge </w:t>
      </w:r>
      <w:r>
        <w:t>U</w:t>
      </w:r>
      <w:r w:rsidRPr="00606347">
        <w:t>nits (KU). In the final step each KU lists a set of topics and learning outcomes (LO). The LO are associated with a level of mastery derived from the Bloom taxonomy (familiarity, usage, and assessment).</w:t>
      </w:r>
    </w:p>
    <w:p w14:paraId="60848FC8" w14:textId="77777777" w:rsidR="00C363D8" w:rsidRDefault="00C363D8" w:rsidP="00C363D8"/>
    <w:p w14:paraId="588CD262" w14:textId="0533E049" w:rsidR="00C363D8" w:rsidRPr="00606347" w:rsidRDefault="00C363D8" w:rsidP="00C363D8">
      <w:r w:rsidRPr="00606347">
        <w:t>The CS-BoK uses ACM Computing Classification System (CCS2012) for defining BoK topics and academic subject</w:t>
      </w:r>
      <w:r w:rsidR="001D0D7E">
        <w:t xml:space="preserve"> in the curriculum</w:t>
      </w:r>
      <w:r w:rsidRPr="00606347">
        <w:t>. Necessary extensions/KAs related to identified</w:t>
      </w:r>
      <w:r>
        <w:t xml:space="preserve"> Data Science competence groups</w:t>
      </w:r>
      <w:r w:rsidRPr="00606347">
        <w:t xml:space="preserve"> are provided as CCS2012 extension points</w:t>
      </w:r>
      <w:r>
        <w:t xml:space="preserve"> (see </w:t>
      </w:r>
      <w:r w:rsidR="001D0D7E">
        <w:t xml:space="preserve">DS-BoK [2] document and </w:t>
      </w:r>
      <w:r>
        <w:t>Appendix B)</w:t>
      </w:r>
      <w:r w:rsidRPr="00606347">
        <w:t xml:space="preserve">. </w:t>
      </w:r>
    </w:p>
    <w:p w14:paraId="2D6FD491" w14:textId="77777777" w:rsidR="00C363D8" w:rsidRPr="00606347" w:rsidRDefault="00C363D8" w:rsidP="00C363D8"/>
    <w:p w14:paraId="363A85C9" w14:textId="77777777" w:rsidR="00C363D8" w:rsidRDefault="00C363D8" w:rsidP="005C338F">
      <w:pPr>
        <w:pStyle w:val="Heading2"/>
      </w:pPr>
      <w:bookmarkStart w:id="24" w:name="_Toc460413768"/>
      <w:bookmarkStart w:id="25" w:name="_Toc487818134"/>
      <w:bookmarkStart w:id="26" w:name="_Toc444586576"/>
      <w:r>
        <w:t>ACM/IEEE-CS Curricula Guidelines and Competency Model for Information Technologies</w:t>
      </w:r>
      <w:bookmarkEnd w:id="24"/>
      <w:bookmarkEnd w:id="25"/>
    </w:p>
    <w:p w14:paraId="5A2857D9" w14:textId="6706039B" w:rsidR="00C363D8" w:rsidRDefault="00C363D8" w:rsidP="00C363D8">
      <w:r w:rsidRPr="008C144C">
        <w:rPr>
          <w:rFonts w:eastAsia="Calibri" w:cs="Calibri"/>
          <w:spacing w:val="1"/>
        </w:rPr>
        <w:t>Th</w:t>
      </w:r>
      <w:r w:rsidRPr="008C144C">
        <w:rPr>
          <w:rFonts w:eastAsia="Calibri" w:cs="Calibri"/>
        </w:rPr>
        <w:t>e</w:t>
      </w:r>
      <w:r w:rsidRPr="008C144C">
        <w:rPr>
          <w:rFonts w:eastAsia="Calibri" w:cs="Calibri"/>
          <w:spacing w:val="-1"/>
        </w:rPr>
        <w:t xml:space="preserve"> </w:t>
      </w:r>
      <w:r w:rsidRPr="008C144C">
        <w:rPr>
          <w:rFonts w:eastAsia="Calibri" w:cs="Calibri"/>
        </w:rPr>
        <w:t>A</w:t>
      </w:r>
      <w:r w:rsidRPr="008C144C">
        <w:rPr>
          <w:rFonts w:eastAsia="Calibri" w:cs="Calibri"/>
          <w:spacing w:val="-3"/>
        </w:rPr>
        <w:t>C</w:t>
      </w:r>
      <w:r w:rsidRPr="008C144C">
        <w:rPr>
          <w:rFonts w:eastAsia="Calibri" w:cs="Calibri"/>
        </w:rPr>
        <w:t>M</w:t>
      </w:r>
      <w:r w:rsidRPr="008C144C">
        <w:rPr>
          <w:rFonts w:eastAsia="Calibri" w:cs="Calibri"/>
          <w:spacing w:val="-1"/>
        </w:rPr>
        <w:t xml:space="preserve"> C</w:t>
      </w:r>
      <w:r w:rsidRPr="008C144C">
        <w:rPr>
          <w:rFonts w:eastAsia="Calibri" w:cs="Calibri"/>
          <w:spacing w:val="1"/>
        </w:rPr>
        <w:t>o</w:t>
      </w:r>
      <w:r w:rsidRPr="008C144C">
        <w:rPr>
          <w:rFonts w:eastAsia="Calibri" w:cs="Calibri"/>
        </w:rPr>
        <w:t>mm</w:t>
      </w:r>
      <w:r w:rsidRPr="008C144C">
        <w:rPr>
          <w:rFonts w:eastAsia="Calibri" w:cs="Calibri"/>
          <w:spacing w:val="-2"/>
        </w:rPr>
        <w:t>i</w:t>
      </w:r>
      <w:r w:rsidRPr="008C144C">
        <w:rPr>
          <w:rFonts w:eastAsia="Calibri" w:cs="Calibri"/>
          <w:spacing w:val="1"/>
        </w:rPr>
        <w:t>t</w:t>
      </w:r>
      <w:r w:rsidRPr="008C144C">
        <w:rPr>
          <w:rFonts w:eastAsia="Calibri" w:cs="Calibri"/>
          <w:spacing w:val="-1"/>
        </w:rPr>
        <w:t>t</w:t>
      </w:r>
      <w:r w:rsidRPr="008C144C">
        <w:rPr>
          <w:rFonts w:eastAsia="Calibri" w:cs="Calibri"/>
          <w:spacing w:val="1"/>
        </w:rPr>
        <w:t>e</w:t>
      </w:r>
      <w:r w:rsidRPr="008C144C">
        <w:rPr>
          <w:rFonts w:eastAsia="Calibri" w:cs="Calibri"/>
        </w:rPr>
        <w:t>e</w:t>
      </w:r>
      <w:r w:rsidRPr="008C144C">
        <w:rPr>
          <w:rFonts w:eastAsia="Calibri" w:cs="Calibri"/>
          <w:spacing w:val="-9"/>
        </w:rPr>
        <w:t xml:space="preserve"> </w:t>
      </w:r>
      <w:r w:rsidRPr="008C144C">
        <w:rPr>
          <w:rFonts w:eastAsia="Calibri" w:cs="Calibri"/>
          <w:spacing w:val="1"/>
        </w:rPr>
        <w:t>fo</w:t>
      </w:r>
      <w:r w:rsidRPr="008C144C">
        <w:rPr>
          <w:rFonts w:eastAsia="Calibri" w:cs="Calibri"/>
        </w:rPr>
        <w:t>r</w:t>
      </w:r>
      <w:r w:rsidRPr="008C144C">
        <w:rPr>
          <w:rFonts w:eastAsia="Calibri" w:cs="Calibri"/>
          <w:spacing w:val="-2"/>
        </w:rPr>
        <w:t xml:space="preserve"> </w:t>
      </w:r>
      <w:r w:rsidRPr="008C144C">
        <w:rPr>
          <w:rFonts w:eastAsia="Calibri" w:cs="Calibri"/>
          <w:spacing w:val="-1"/>
        </w:rPr>
        <w:t>C</w:t>
      </w:r>
      <w:r w:rsidRPr="008C144C">
        <w:rPr>
          <w:rFonts w:eastAsia="Calibri" w:cs="Calibri"/>
          <w:spacing w:val="1"/>
        </w:rPr>
        <w:t>o</w:t>
      </w:r>
      <w:r w:rsidRPr="008C144C">
        <w:rPr>
          <w:rFonts w:eastAsia="Calibri" w:cs="Calibri"/>
        </w:rPr>
        <w:t>m</w:t>
      </w:r>
      <w:r w:rsidRPr="008C144C">
        <w:rPr>
          <w:rFonts w:eastAsia="Calibri" w:cs="Calibri"/>
          <w:spacing w:val="1"/>
        </w:rPr>
        <w:t>pu</w:t>
      </w:r>
      <w:r w:rsidRPr="008C144C">
        <w:rPr>
          <w:rFonts w:eastAsia="Calibri" w:cs="Calibri"/>
          <w:spacing w:val="-1"/>
        </w:rPr>
        <w:t>t</w:t>
      </w:r>
      <w:r w:rsidRPr="008C144C">
        <w:rPr>
          <w:rFonts w:eastAsia="Calibri" w:cs="Calibri"/>
        </w:rPr>
        <w:t>i</w:t>
      </w:r>
      <w:r w:rsidRPr="008C144C">
        <w:rPr>
          <w:rFonts w:eastAsia="Calibri" w:cs="Calibri"/>
          <w:spacing w:val="1"/>
        </w:rPr>
        <w:t>n</w:t>
      </w:r>
      <w:r w:rsidRPr="008C144C">
        <w:rPr>
          <w:rFonts w:eastAsia="Calibri" w:cs="Calibri"/>
        </w:rPr>
        <w:t>g</w:t>
      </w:r>
      <w:r w:rsidRPr="008C144C">
        <w:rPr>
          <w:rFonts w:eastAsia="Calibri" w:cs="Calibri"/>
          <w:spacing w:val="-1"/>
        </w:rPr>
        <w:t xml:space="preserve"> </w:t>
      </w:r>
      <w:r w:rsidRPr="008C144C">
        <w:rPr>
          <w:rFonts w:eastAsia="Calibri" w:cs="Calibri"/>
          <w:spacing w:val="-2"/>
        </w:rPr>
        <w:t>E</w:t>
      </w:r>
      <w:r w:rsidRPr="008C144C">
        <w:rPr>
          <w:rFonts w:eastAsia="Calibri" w:cs="Calibri"/>
          <w:spacing w:val="1"/>
        </w:rPr>
        <w:t>du</w:t>
      </w:r>
      <w:r w:rsidRPr="008C144C">
        <w:rPr>
          <w:rFonts w:eastAsia="Calibri" w:cs="Calibri"/>
          <w:spacing w:val="-1"/>
        </w:rPr>
        <w:t>c</w:t>
      </w:r>
      <w:r w:rsidRPr="008C144C">
        <w:rPr>
          <w:rFonts w:eastAsia="Calibri" w:cs="Calibri"/>
          <w:spacing w:val="-2"/>
        </w:rPr>
        <w:t>a</w:t>
      </w:r>
      <w:r w:rsidRPr="008C144C">
        <w:rPr>
          <w:rFonts w:eastAsia="Calibri" w:cs="Calibri"/>
          <w:spacing w:val="1"/>
        </w:rPr>
        <w:t>t</w:t>
      </w:r>
      <w:r w:rsidRPr="008C144C">
        <w:rPr>
          <w:rFonts w:eastAsia="Calibri" w:cs="Calibri"/>
        </w:rPr>
        <w:t>i</w:t>
      </w:r>
      <w:r w:rsidRPr="008C144C">
        <w:rPr>
          <w:rFonts w:eastAsia="Calibri" w:cs="Calibri"/>
          <w:spacing w:val="1"/>
        </w:rPr>
        <w:t>o</w:t>
      </w:r>
      <w:r w:rsidRPr="008C144C">
        <w:rPr>
          <w:rFonts w:eastAsia="Calibri" w:cs="Calibri"/>
        </w:rPr>
        <w:t>n in</w:t>
      </w:r>
      <w:r w:rsidRPr="008C144C">
        <w:rPr>
          <w:rFonts w:eastAsia="Calibri" w:cs="Calibri"/>
          <w:spacing w:val="-3"/>
        </w:rPr>
        <w:t xml:space="preserve"> </w:t>
      </w:r>
      <w:r w:rsidRPr="008C144C">
        <w:rPr>
          <w:rFonts w:eastAsia="Calibri" w:cs="Calibri"/>
          <w:spacing w:val="-1"/>
        </w:rPr>
        <w:t>C</w:t>
      </w:r>
      <w:r w:rsidRPr="008C144C">
        <w:rPr>
          <w:rFonts w:eastAsia="Calibri" w:cs="Calibri"/>
          <w:spacing w:val="1"/>
        </w:rPr>
        <w:t>o</w:t>
      </w:r>
      <w:r w:rsidRPr="008C144C">
        <w:rPr>
          <w:rFonts w:eastAsia="Calibri" w:cs="Calibri"/>
        </w:rPr>
        <w:t>mm</w:t>
      </w:r>
      <w:r w:rsidRPr="008C144C">
        <w:rPr>
          <w:rFonts w:eastAsia="Calibri" w:cs="Calibri"/>
          <w:spacing w:val="1"/>
        </w:rPr>
        <w:t>un</w:t>
      </w:r>
      <w:r w:rsidRPr="008C144C">
        <w:rPr>
          <w:rFonts w:eastAsia="Calibri" w:cs="Calibri"/>
          <w:spacing w:val="-2"/>
        </w:rPr>
        <w:t>i</w:t>
      </w:r>
      <w:r w:rsidRPr="008C144C">
        <w:rPr>
          <w:rFonts w:eastAsia="Calibri" w:cs="Calibri"/>
          <w:spacing w:val="1"/>
        </w:rPr>
        <w:t>t</w:t>
      </w:r>
      <w:r w:rsidRPr="008C144C">
        <w:rPr>
          <w:rFonts w:eastAsia="Calibri" w:cs="Calibri"/>
        </w:rPr>
        <w:t>y</w:t>
      </w:r>
      <w:r w:rsidRPr="008C144C">
        <w:rPr>
          <w:rFonts w:eastAsia="Calibri" w:cs="Calibri"/>
          <w:spacing w:val="-6"/>
        </w:rPr>
        <w:t xml:space="preserve"> </w:t>
      </w:r>
      <w:r w:rsidRPr="008C144C">
        <w:rPr>
          <w:rFonts w:eastAsia="Calibri" w:cs="Calibri"/>
          <w:spacing w:val="-1"/>
        </w:rPr>
        <w:t>C</w:t>
      </w:r>
      <w:r w:rsidRPr="008C144C">
        <w:rPr>
          <w:rFonts w:eastAsia="Calibri" w:cs="Calibri"/>
          <w:spacing w:val="1"/>
        </w:rPr>
        <w:t>o</w:t>
      </w:r>
      <w:r w:rsidRPr="008C144C">
        <w:rPr>
          <w:rFonts w:eastAsia="Calibri" w:cs="Calibri"/>
        </w:rPr>
        <w:t>ll</w:t>
      </w:r>
      <w:r w:rsidRPr="008C144C">
        <w:rPr>
          <w:rFonts w:eastAsia="Calibri" w:cs="Calibri"/>
          <w:spacing w:val="1"/>
        </w:rPr>
        <w:t>e</w:t>
      </w:r>
      <w:r w:rsidRPr="008C144C">
        <w:rPr>
          <w:rFonts w:eastAsia="Calibri" w:cs="Calibri"/>
        </w:rPr>
        <w:t>g</w:t>
      </w:r>
      <w:r w:rsidRPr="008C144C">
        <w:rPr>
          <w:rFonts w:eastAsia="Calibri" w:cs="Calibri"/>
          <w:spacing w:val="1"/>
        </w:rPr>
        <w:t>e</w:t>
      </w:r>
      <w:r w:rsidRPr="008C144C">
        <w:rPr>
          <w:rFonts w:eastAsia="Calibri" w:cs="Calibri"/>
        </w:rPr>
        <w:t>s</w:t>
      </w:r>
      <w:r w:rsidRPr="008C144C">
        <w:rPr>
          <w:rFonts w:eastAsia="Calibri" w:cs="Calibri"/>
          <w:spacing w:val="-3"/>
        </w:rPr>
        <w:t xml:space="preserve"> </w:t>
      </w:r>
      <w:r w:rsidRPr="008C144C">
        <w:rPr>
          <w:rFonts w:eastAsia="Calibri" w:cs="Calibri"/>
          <w:spacing w:val="-1"/>
        </w:rPr>
        <w:t>(CC</w:t>
      </w:r>
      <w:r w:rsidRPr="008C144C">
        <w:rPr>
          <w:rFonts w:eastAsia="Calibri" w:cs="Calibri"/>
        </w:rPr>
        <w:t>E</w:t>
      </w:r>
      <w:r w:rsidRPr="008C144C">
        <w:rPr>
          <w:rFonts w:eastAsia="Calibri" w:cs="Calibri"/>
          <w:spacing w:val="-1"/>
        </w:rPr>
        <w:t xml:space="preserve">CC) </w:t>
      </w:r>
      <w:r w:rsidRPr="008E6300">
        <w:t xml:space="preserve">and its partner professional societies (in particular, IEEE Computer Society) </w:t>
      </w:r>
      <w:r w:rsidRPr="00CD70BA">
        <w:t>have jointly produced curricular recommendations</w:t>
      </w:r>
      <w:r>
        <w:t xml:space="preserve"> and guidelines for baccalaureate computing programs, known collectively as the ACM Computing Curricula series. One of these guidelines is the Curriculum Guidelines for Undergraduate Degree Programs in Information Technology (IT2008) and its later published companion document ACM Competency Model of Core Learning Outcomes and Assessment for Associate-Degree Curriculum in Information Technology (IT2014) [9]. The </w:t>
      </w:r>
      <w:r w:rsidRPr="00606347">
        <w:t xml:space="preserve">guidelines </w:t>
      </w:r>
      <w:r>
        <w:t>use the</w:t>
      </w:r>
      <w:r w:rsidRPr="00606347">
        <w:t xml:space="preserve"> competence-based learning model </w:t>
      </w:r>
      <w:r>
        <w:t>that</w:t>
      </w:r>
      <w:r w:rsidRPr="00606347">
        <w:t xml:space="preserve"> focuses on the extent that students learn given competencies (knowledge, skills, qualifications), instead of focusing on so called „seat time“</w:t>
      </w:r>
      <w:r>
        <w:t>, commonly expressed by credit points</w:t>
      </w:r>
      <w:r w:rsidRPr="00606347">
        <w:t xml:space="preserve">. </w:t>
      </w:r>
      <w:r>
        <w:t xml:space="preserve">The proposed </w:t>
      </w:r>
      <w:r w:rsidRPr="00606347">
        <w:t xml:space="preserve">competency model for constructing </w:t>
      </w:r>
      <w:r>
        <w:t xml:space="preserve">Information Technology </w:t>
      </w:r>
      <w:r w:rsidRPr="00606347">
        <w:t>curricula</w:t>
      </w:r>
      <w:r>
        <w:t xml:space="preserve"> </w:t>
      </w:r>
      <w:r w:rsidRPr="00606347">
        <w:t>is based on defining measurable learning outcomes</w:t>
      </w:r>
      <w:r>
        <w:t xml:space="preserve">. The CCECC identified the Body of Knowledge as a set of fifty student learning outcomes that span the first three levels of Bloom’s Revised Taxonomy (see above), and each outcome is accompanied by a three-tier assessment rubric that provides additional clarity and a </w:t>
      </w:r>
      <w:r w:rsidR="0022009A">
        <w:t>measurable</w:t>
      </w:r>
      <w:r>
        <w:t xml:space="preserve"> evaluation metric [9].</w:t>
      </w:r>
    </w:p>
    <w:p w14:paraId="58BF038F" w14:textId="77777777" w:rsidR="00C363D8" w:rsidRPr="009240CE" w:rsidRDefault="00C363D8" w:rsidP="00C363D8"/>
    <w:p w14:paraId="32F87C16" w14:textId="77777777" w:rsidR="00C363D8" w:rsidRPr="00606347" w:rsidRDefault="00C363D8" w:rsidP="005C338F">
      <w:pPr>
        <w:pStyle w:val="Heading2"/>
      </w:pPr>
      <w:bookmarkStart w:id="27" w:name="_Toc460413769"/>
      <w:bookmarkStart w:id="28" w:name="_Toc487818135"/>
      <w:r w:rsidRPr="00606347">
        <w:t xml:space="preserve">ICT professional Body of knowledge </w:t>
      </w:r>
      <w:bookmarkEnd w:id="26"/>
      <w:r w:rsidRPr="00606347">
        <w:t>and new curricula for e-Leadership skills</w:t>
      </w:r>
      <w:bookmarkEnd w:id="27"/>
      <w:bookmarkEnd w:id="28"/>
    </w:p>
    <w:p w14:paraId="01BD2A7E" w14:textId="77777777" w:rsidR="00C363D8" w:rsidRDefault="00C363D8" w:rsidP="00C363D8">
      <w:r w:rsidRPr="00606347">
        <w:t>The ICT-BoK [</w:t>
      </w:r>
      <w:r>
        <w:t>10</w:t>
      </w:r>
      <w:r w:rsidRPr="00606347">
        <w:t xml:space="preserve">] is an effort promoted by the European Commission, under the eSkills initiative (http://eskills4jobs.ec.europa.eu/) to defines and organises the core knowledge of the ICT discipline. In order to foster the growth of digital jobs in Europe and to improve ICT Professionalism a study has been conducted to provide the basis of a “Framework for ICT professionalism” (http://ictprof.eu/). This framework consists of four building blocks (also called pillars) which are also found in other professions: </w:t>
      </w:r>
    </w:p>
    <w:p w14:paraId="5113D6B9" w14:textId="77777777" w:rsidR="00C363D8" w:rsidRPr="00606347" w:rsidRDefault="00C363D8" w:rsidP="00C363D8"/>
    <w:p w14:paraId="012164D5" w14:textId="77777777" w:rsidR="00C363D8" w:rsidRPr="00606347" w:rsidRDefault="00C363D8" w:rsidP="00C363D8">
      <w:r w:rsidRPr="00606347">
        <w:t xml:space="preserve">i) body of knowledge (BoK);  </w:t>
      </w:r>
    </w:p>
    <w:p w14:paraId="7925FFE4" w14:textId="77777777" w:rsidR="00C363D8" w:rsidRPr="00606347" w:rsidRDefault="00C363D8" w:rsidP="00C363D8">
      <w:r w:rsidRPr="00606347">
        <w:t xml:space="preserve">ii) competence framework; </w:t>
      </w:r>
    </w:p>
    <w:p w14:paraId="41D6B6BB" w14:textId="77777777" w:rsidR="00C363D8" w:rsidRPr="00606347" w:rsidRDefault="00C363D8" w:rsidP="00C363D8">
      <w:r w:rsidRPr="00606347">
        <w:t xml:space="preserve">iii) education and training resources; and </w:t>
      </w:r>
    </w:p>
    <w:p w14:paraId="652CEE56" w14:textId="77777777" w:rsidR="00C363D8" w:rsidRPr="00606347" w:rsidRDefault="00C363D8" w:rsidP="00C363D8">
      <w:r w:rsidRPr="00606347">
        <w:t xml:space="preserve">iv) code of professional ethics. </w:t>
      </w:r>
    </w:p>
    <w:p w14:paraId="07C0413F" w14:textId="77777777" w:rsidR="00C363D8" w:rsidRPr="00606347" w:rsidRDefault="00C363D8" w:rsidP="00C363D8"/>
    <w:p w14:paraId="7593C5DB" w14:textId="77777777" w:rsidR="00C363D8" w:rsidRPr="00606347" w:rsidRDefault="00C363D8" w:rsidP="00C363D8">
      <w:r w:rsidRPr="00606347">
        <w:t xml:space="preserve">A competence framework already exists and consists in the e-Competence Framework (now in its version 3.0 and promoted by CEN). However, an ICT Body of Knowledge that provides the basis for a common understanding of the foundational knowledge an ICT professional should possess, is not yet available. </w:t>
      </w:r>
    </w:p>
    <w:p w14:paraId="411A56B3" w14:textId="77777777" w:rsidR="00C363D8" w:rsidRPr="00606347" w:rsidRDefault="00C363D8" w:rsidP="00C363D8"/>
    <w:p w14:paraId="2A7CD97C" w14:textId="77777777" w:rsidR="00C363D8" w:rsidRPr="00606347" w:rsidRDefault="00C363D8" w:rsidP="00C363D8">
      <w:r w:rsidRPr="00606347">
        <w:t xml:space="preserve">The ICT-BoK is suggested to be structured in 5 </w:t>
      </w:r>
      <w:r w:rsidRPr="00606347">
        <w:rPr>
          <w:i/>
        </w:rPr>
        <w:t>Process Groups</w:t>
      </w:r>
      <w:r w:rsidRPr="00606347">
        <w:t xml:space="preserve">, defining the various phases of the project development or organisational workflow: </w:t>
      </w:r>
      <w:r w:rsidRPr="00606347">
        <w:rPr>
          <w:i/>
        </w:rPr>
        <w:t>Initiating</w:t>
      </w:r>
      <w:r w:rsidRPr="00606347">
        <w:t xml:space="preserve">, </w:t>
      </w:r>
      <w:r w:rsidRPr="00606347">
        <w:rPr>
          <w:i/>
        </w:rPr>
        <w:t>Planning</w:t>
      </w:r>
      <w:r w:rsidRPr="00606347">
        <w:t xml:space="preserve">, </w:t>
      </w:r>
      <w:r w:rsidRPr="00606347">
        <w:rPr>
          <w:i/>
        </w:rPr>
        <w:t>Executing</w:t>
      </w:r>
      <w:r w:rsidRPr="00606347">
        <w:t xml:space="preserve">, </w:t>
      </w:r>
      <w:r w:rsidRPr="00606347">
        <w:rPr>
          <w:i/>
        </w:rPr>
        <w:t>Monitoring and Controlling</w:t>
      </w:r>
      <w:r w:rsidRPr="00606347">
        <w:t xml:space="preserve">, </w:t>
      </w:r>
      <w:r w:rsidRPr="00606347">
        <w:rPr>
          <w:i/>
        </w:rPr>
        <w:t>Closing</w:t>
      </w:r>
      <w:r w:rsidRPr="00606347">
        <w:t xml:space="preserve">. </w:t>
      </w:r>
    </w:p>
    <w:p w14:paraId="12B03654" w14:textId="77777777" w:rsidR="00C363D8" w:rsidRPr="00606347" w:rsidRDefault="00C363D8" w:rsidP="00C363D8"/>
    <w:p w14:paraId="0D20E48C" w14:textId="77777777" w:rsidR="00C363D8" w:rsidRPr="00606347" w:rsidRDefault="00C363D8" w:rsidP="00C363D8">
      <w:r w:rsidRPr="00606347">
        <w:t>The ICT-BoK aims at informing about the level of knowledge required to enter the ICT profession and acts as the first point of reference for anyone interested in working in ICT. Even if the ICT-BoK does not refer to Data Science competences explicitly the identified ICT processes can be applied to data management processes both in industry and academia in the context of well-defined and structured projects.</w:t>
      </w:r>
    </w:p>
    <w:p w14:paraId="41EC92E5" w14:textId="77777777" w:rsidR="00C363D8" w:rsidRPr="00606347" w:rsidRDefault="00C363D8" w:rsidP="00C363D8"/>
    <w:p w14:paraId="2BCC3256" w14:textId="1E5470FF" w:rsidR="00C363D8" w:rsidRPr="00606347" w:rsidRDefault="00C363D8" w:rsidP="00C363D8">
      <w:r w:rsidRPr="00606347">
        <w:t xml:space="preserve">Further ICT BoK </w:t>
      </w:r>
      <w:r w:rsidR="002C0F0D">
        <w:t xml:space="preserve">development </w:t>
      </w:r>
      <w:r w:rsidRPr="00606347">
        <w:t xml:space="preserve">was focused on developing the new curricula for e leadership skills in Europe. </w:t>
      </w:r>
      <w:r>
        <w:t>(r</w:t>
      </w:r>
      <w:r w:rsidRPr="00606347">
        <w:t xml:space="preserve">efer to the </w:t>
      </w:r>
      <w:r w:rsidR="00816ECD">
        <w:t>SCALE Project</w:t>
      </w:r>
      <w:r w:rsidR="00816ECD" w:rsidRPr="00606347">
        <w:t xml:space="preserve"> </w:t>
      </w:r>
      <w:r w:rsidRPr="00606347">
        <w:t>report [</w:t>
      </w:r>
      <w:r w:rsidR="00816ECD">
        <w:t>2</w:t>
      </w:r>
      <w:r w:rsidR="00883D4B">
        <w:t>9</w:t>
      </w:r>
      <w:r w:rsidRPr="00606347">
        <w:t>] for details</w:t>
      </w:r>
      <w:r>
        <w:t>)</w:t>
      </w:r>
      <w:r w:rsidRPr="00606347">
        <w:t xml:space="preserve">. </w:t>
      </w:r>
    </w:p>
    <w:p w14:paraId="7A5AD5B7" w14:textId="77777777" w:rsidR="00C24875" w:rsidRDefault="00C24875" w:rsidP="00182625">
      <w:pPr>
        <w:rPr>
          <w:lang w:val="en-GB"/>
        </w:rPr>
      </w:pPr>
    </w:p>
    <w:p w14:paraId="1CB20C90" w14:textId="77777777" w:rsidR="00C363D8" w:rsidRPr="00C363D8" w:rsidRDefault="00C363D8" w:rsidP="00182625"/>
    <w:p w14:paraId="46D49641" w14:textId="362C8CBA" w:rsidR="00DB550A" w:rsidRDefault="00DB550A" w:rsidP="00DB550A">
      <w:pPr>
        <w:pStyle w:val="Heading1"/>
        <w:rPr>
          <w:lang w:val="en-GB"/>
        </w:rPr>
      </w:pPr>
      <w:bookmarkStart w:id="29" w:name="_Toc487818136"/>
      <w:r>
        <w:rPr>
          <w:lang w:val="en-GB"/>
        </w:rPr>
        <w:t>Data Science Model Curriculum</w:t>
      </w:r>
      <w:bookmarkEnd w:id="29"/>
      <w:r>
        <w:rPr>
          <w:lang w:val="en-GB"/>
        </w:rPr>
        <w:t xml:space="preserve"> </w:t>
      </w:r>
      <w:r w:rsidR="00BE616D">
        <w:rPr>
          <w:lang w:val="en-GB"/>
        </w:rPr>
        <w:t>Design Approach</w:t>
      </w:r>
    </w:p>
    <w:p w14:paraId="4A460A12" w14:textId="1A99DF0C" w:rsidR="00C363D8" w:rsidRDefault="00893275" w:rsidP="00C363D8">
      <w:r>
        <w:t xml:space="preserve">This section presents the </w:t>
      </w:r>
      <w:r w:rsidR="00C363D8">
        <w:t xml:space="preserve">definition of the EDISON Data Science Model Curriculum that is primarily based on mapping </w:t>
      </w:r>
      <w:r>
        <w:t xml:space="preserve">between DS-BoK Knowledge Areas and MC-DS </w:t>
      </w:r>
      <w:r w:rsidR="00C363D8">
        <w:t>Learning Units</w:t>
      </w:r>
      <w:r>
        <w:t>,</w:t>
      </w:r>
      <w:r w:rsidR="00C363D8">
        <w:t xml:space="preserve"> that may represent academic courses and training modules</w:t>
      </w:r>
      <w:r>
        <w:t>, for required competence groups using competence bases learning model.</w:t>
      </w:r>
      <w:r w:rsidR="00C363D8">
        <w:t xml:space="preserve"> </w:t>
      </w:r>
    </w:p>
    <w:p w14:paraId="7BFD2BB7" w14:textId="77777777" w:rsidR="00C363D8" w:rsidRDefault="00C363D8" w:rsidP="00C363D8"/>
    <w:p w14:paraId="40F2935E" w14:textId="43CE14DC" w:rsidR="00C363D8" w:rsidRDefault="00C363D8" w:rsidP="00C363D8">
      <w:r>
        <w:t>The proposed MC-DS can be used for defining individual curricula for specific Data Science professional profile</w:t>
      </w:r>
      <w:r w:rsidR="00893275">
        <w:t>s</w:t>
      </w:r>
      <w:r>
        <w:t xml:space="preserve"> or customized individual curricula for practitioners that want to obtain a Data Science qualification or certification. The example of applying competence based approach to selecting a set of Learning Units for different DSP profiles is given in </w:t>
      </w:r>
      <w:r w:rsidRPr="00411728">
        <w:t>Chapter</w:t>
      </w:r>
      <w:r w:rsidR="00893275">
        <w:t xml:space="preserve"> 6</w:t>
      </w:r>
      <w:r>
        <w:t xml:space="preserve">. </w:t>
      </w:r>
      <w:r w:rsidR="00893275">
        <w:t>The proposed methods can be used for d</w:t>
      </w:r>
      <w:r w:rsidR="007A51D5">
        <w:t xml:space="preserve">eveloping </w:t>
      </w:r>
      <w:r>
        <w:t>tool</w:t>
      </w:r>
      <w:r w:rsidR="007A51D5">
        <w:t>s</w:t>
      </w:r>
      <w:r>
        <w:t xml:space="preserve"> for customizing </w:t>
      </w:r>
      <w:r w:rsidR="007A51D5">
        <w:t xml:space="preserve">or profiling the </w:t>
      </w:r>
      <w:r>
        <w:t>training and/or education programme</w:t>
      </w:r>
      <w:r w:rsidR="007A51D5">
        <w:t>s</w:t>
      </w:r>
      <w:r>
        <w:t xml:space="preserve"> for students </w:t>
      </w:r>
      <w:r w:rsidR="007A51D5">
        <w:t>or individual trainees</w:t>
      </w:r>
      <w:r>
        <w:t>.</w:t>
      </w:r>
    </w:p>
    <w:p w14:paraId="395D1DC2" w14:textId="0B76D55A" w:rsidR="00C363D8" w:rsidRPr="00606347" w:rsidRDefault="00E102A9" w:rsidP="00C363D8">
      <w:pPr>
        <w:pStyle w:val="Heading2"/>
      </w:pPr>
      <w:bookmarkStart w:id="30" w:name="_Toc460413771"/>
      <w:bookmarkStart w:id="31" w:name="_Toc487818137"/>
      <w:r>
        <w:t xml:space="preserve">Linking </w:t>
      </w:r>
      <w:r w:rsidR="00893275">
        <w:t xml:space="preserve">DS-BoK Knowledge Areas and </w:t>
      </w:r>
      <w:r w:rsidR="00C363D8" w:rsidRPr="00606347">
        <w:t xml:space="preserve">MC-DS </w:t>
      </w:r>
      <w:bookmarkEnd w:id="30"/>
      <w:bookmarkEnd w:id="31"/>
      <w:r w:rsidR="00893275">
        <w:t>Learning Units</w:t>
      </w:r>
      <w:r w:rsidR="00C363D8" w:rsidRPr="00606347">
        <w:t xml:space="preserve"> </w:t>
      </w:r>
      <w:r w:rsidR="00893275">
        <w:t>for target Competence Groups</w:t>
      </w:r>
    </w:p>
    <w:p w14:paraId="0AE37CF4" w14:textId="77777777" w:rsidR="00C363D8" w:rsidRDefault="00C363D8" w:rsidP="00C363D8">
      <w:r w:rsidRPr="00606347">
        <w:t>In general, a Model Curriculum can be regarded as a blueprint that can be used by educators and trainers to develop curricula at various educational institutions. There are several concepts that can guide the development of a curriculum like: Alignment and Coherence, Scope, Sequence, Continuity, and Integration</w:t>
      </w:r>
      <w:r>
        <w:t xml:space="preserve"> [30]</w:t>
      </w:r>
      <w:r w:rsidRPr="00606347">
        <w:t xml:space="preserve">. These 5 basic concepts help to develop a logically consistent curriculum which components (courses, and learning units) complement each other and are ordered in such a way that it form a continuous, logical, and progressive learning path. There are several common frameworks used to develop model curricula some are subject or discipline centric while others are organized around concept and skills that are revised as we progress across the curriculum. In practice, model curricula </w:t>
      </w:r>
      <w:r>
        <w:t xml:space="preserve">should </w:t>
      </w:r>
      <w:r w:rsidRPr="00606347">
        <w:t xml:space="preserve">define </w:t>
      </w:r>
      <w:r>
        <w:t xml:space="preserve">either </w:t>
      </w:r>
      <w:r w:rsidRPr="00606347">
        <w:t>the time</w:t>
      </w:r>
      <w:r>
        <w:t xml:space="preserve"> </w:t>
      </w:r>
      <w:r w:rsidRPr="00606347">
        <w:t>students have to spend learning given topics</w:t>
      </w:r>
      <w:r>
        <w:t xml:space="preserve"> (usually using credit units) or</w:t>
      </w:r>
      <w:r w:rsidRPr="00606347">
        <w:t xml:space="preserve"> the outcome assessing whether students have mastered the given competences (</w:t>
      </w:r>
      <w:r>
        <w:t xml:space="preserve">knowledge, abilities and </w:t>
      </w:r>
      <w:r w:rsidRPr="00606347">
        <w:t>skills</w:t>
      </w:r>
      <w:r>
        <w:t>). The</w:t>
      </w:r>
      <w:r w:rsidRPr="00606347">
        <w:t xml:space="preserve"> latter </w:t>
      </w:r>
      <w:r>
        <w:t>approach</w:t>
      </w:r>
      <w:r w:rsidRPr="00606347">
        <w:t xml:space="preserve"> is known as Competence-</w:t>
      </w:r>
      <w:r>
        <w:t>B</w:t>
      </w:r>
      <w:r w:rsidRPr="00606347">
        <w:t xml:space="preserve">ased </w:t>
      </w:r>
      <w:r>
        <w:t>E</w:t>
      </w:r>
      <w:r w:rsidRPr="00606347">
        <w:t xml:space="preserve">ducation </w:t>
      </w:r>
      <w:r>
        <w:t xml:space="preserve">(CBE) </w:t>
      </w:r>
      <w:r w:rsidRPr="00606347">
        <w:t xml:space="preserve">or </w:t>
      </w:r>
      <w:r>
        <w:t>O</w:t>
      </w:r>
      <w:r w:rsidRPr="00606347">
        <w:t>utcomes-</w:t>
      </w:r>
      <w:r>
        <w:t>B</w:t>
      </w:r>
      <w:r w:rsidRPr="00606347">
        <w:t xml:space="preserve">ased </w:t>
      </w:r>
      <w:r>
        <w:t>L</w:t>
      </w:r>
      <w:r w:rsidRPr="00606347">
        <w:t>earning (OB</w:t>
      </w:r>
      <w:r>
        <w:t>L</w:t>
      </w:r>
      <w:r w:rsidRPr="00606347">
        <w:t>)</w:t>
      </w:r>
      <w:r>
        <w:t>.</w:t>
      </w:r>
      <w:r w:rsidRPr="00606347">
        <w:t xml:space="preserve"> </w:t>
      </w:r>
      <w:r>
        <w:t>I</w:t>
      </w:r>
      <w:r w:rsidRPr="00606347">
        <w:t>n this case</w:t>
      </w:r>
      <w:r>
        <w:t>,</w:t>
      </w:r>
      <w:r w:rsidRPr="00606347">
        <w:t xml:space="preserve"> well</w:t>
      </w:r>
      <w:r>
        <w:t>-defined learning outcomes are specified for all academic activities or classes are specified,</w:t>
      </w:r>
      <w:r w:rsidRPr="00606347">
        <w:t xml:space="preserve"> </w:t>
      </w:r>
      <w:r>
        <w:t>and students’ progress is assessed against those learning outcomes</w:t>
      </w:r>
      <w:r w:rsidRPr="00606347">
        <w:t>.</w:t>
      </w:r>
    </w:p>
    <w:p w14:paraId="543D5C8E" w14:textId="77777777" w:rsidR="00C363D8" w:rsidRDefault="00C363D8" w:rsidP="00C363D8"/>
    <w:p w14:paraId="51148B1A" w14:textId="77777777" w:rsidR="00C363D8" w:rsidRDefault="00C363D8" w:rsidP="00C363D8">
      <w:r w:rsidRPr="00606347">
        <w:t xml:space="preserve">The </w:t>
      </w:r>
      <w:r>
        <w:t>Model Curriculum</w:t>
      </w:r>
      <w:r w:rsidRPr="00606347">
        <w:t xml:space="preserve"> are organized as core and elective topics, following the ACM definition</w:t>
      </w:r>
      <w:r>
        <w:t xml:space="preserve"> [8].</w:t>
      </w:r>
      <w:r w:rsidRPr="00606347">
        <w:t xml:space="preserve"> </w:t>
      </w:r>
      <w:r>
        <w:t>C</w:t>
      </w:r>
      <w:r w:rsidRPr="00606347">
        <w:t>ore topics are required to every Data Science program while Elective topics aim to cover in depth the knowledge on a specific area of data science. The last step identifies the Learning outcomes associated to each core or elective top</w:t>
      </w:r>
      <w:r>
        <w:t>ic</w:t>
      </w:r>
      <w:r w:rsidRPr="00606347">
        <w:t xml:space="preserve">.  </w:t>
      </w:r>
    </w:p>
    <w:p w14:paraId="1C294448" w14:textId="77777777" w:rsidR="00C363D8" w:rsidRPr="00606347" w:rsidRDefault="00C363D8" w:rsidP="00C363D8"/>
    <w:p w14:paraId="762D3DD8" w14:textId="77777777" w:rsidR="00C363D8" w:rsidRPr="00606347" w:rsidRDefault="00C363D8" w:rsidP="00C363D8">
      <w:r w:rsidRPr="00606347">
        <w:t>T</w:t>
      </w:r>
      <w:r>
        <w:t>he EDISON approach to defining</w:t>
      </w:r>
      <w:r w:rsidRPr="00606347">
        <w:t xml:space="preserve"> </w:t>
      </w:r>
      <w:r>
        <w:t xml:space="preserve">the Data Science </w:t>
      </w:r>
      <w:r w:rsidRPr="00606347">
        <w:t xml:space="preserve">Model </w:t>
      </w:r>
      <w:r>
        <w:t>C</w:t>
      </w:r>
      <w:r w:rsidRPr="00606347">
        <w:t>urriculum follows a competence-base education</w:t>
      </w:r>
      <w:r w:rsidRPr="00606347" w:rsidDel="0099025F">
        <w:t xml:space="preserve"> </w:t>
      </w:r>
      <w:r>
        <w:t xml:space="preserve">model and </w:t>
      </w:r>
      <w:r w:rsidRPr="00606347">
        <w:t xml:space="preserve">can be summarized in </w:t>
      </w:r>
      <w:r>
        <w:t>the following</w:t>
      </w:r>
      <w:r w:rsidRPr="00606347">
        <w:t xml:space="preserve"> steps:</w:t>
      </w:r>
    </w:p>
    <w:p w14:paraId="40AA7072" w14:textId="77777777" w:rsidR="00C363D8" w:rsidRPr="00606347" w:rsidRDefault="00C363D8" w:rsidP="00C363D8"/>
    <w:p w14:paraId="65A88B52" w14:textId="77777777" w:rsidR="00C363D8" w:rsidRDefault="00C363D8" w:rsidP="00964EA7">
      <w:pPr>
        <w:numPr>
          <w:ilvl w:val="0"/>
          <w:numId w:val="11"/>
        </w:numPr>
        <w:spacing w:line="276" w:lineRule="auto"/>
        <w:jc w:val="both"/>
      </w:pPr>
      <w:r>
        <w:t>For each enumerated competence from CF-DS, define Learning Outcome according to knowledge or mastery level (defined as Familiarity, Usage, Assessment for current MC-DS version)</w:t>
      </w:r>
    </w:p>
    <w:p w14:paraId="0DF5B4B0" w14:textId="77777777" w:rsidR="00C363D8" w:rsidRPr="00606347" w:rsidRDefault="00C363D8" w:rsidP="00964EA7">
      <w:pPr>
        <w:numPr>
          <w:ilvl w:val="0"/>
          <w:numId w:val="11"/>
        </w:numPr>
        <w:spacing w:line="276" w:lineRule="auto"/>
        <w:jc w:val="both"/>
      </w:pPr>
      <w:r>
        <w:t xml:space="preserve">Each Knowledge Area Group of </w:t>
      </w:r>
      <w:r w:rsidRPr="00606347">
        <w:t xml:space="preserve">DS-BoK </w:t>
      </w:r>
      <w:r>
        <w:t xml:space="preserve">(that includes both KAGs from existing BoKs and those defined based on the ACM Classification Computer Science CCS2012 </w:t>
      </w:r>
      <w:r w:rsidRPr="00606347">
        <w:t xml:space="preserve">is mapped to existing </w:t>
      </w:r>
      <w:r>
        <w:t xml:space="preserve">academic subject classification groups that is primarily based on ACM CS2012 complemented with the domain or technology specific classifications such as </w:t>
      </w:r>
      <w:r w:rsidRPr="00606347">
        <w:rPr>
          <w:bCs/>
        </w:rPr>
        <w:t>BABOK, ACM-BOK, DAMA-BOK, PM-BOK</w:t>
      </w:r>
      <w:r>
        <w:rPr>
          <w:bCs/>
        </w:rPr>
        <w:t>, and others to be defined by subject matter experts.</w:t>
      </w:r>
    </w:p>
    <w:p w14:paraId="26218CFF" w14:textId="77777777" w:rsidR="00C363D8" w:rsidRPr="00606347" w:rsidRDefault="00C363D8" w:rsidP="00964EA7">
      <w:pPr>
        <w:numPr>
          <w:ilvl w:val="0"/>
          <w:numId w:val="11"/>
        </w:numPr>
        <w:spacing w:line="276" w:lineRule="auto"/>
        <w:jc w:val="both"/>
      </w:pPr>
      <w:r w:rsidRPr="00606347">
        <w:t xml:space="preserve">For each </w:t>
      </w:r>
      <w:r w:rsidRPr="00606347">
        <w:rPr>
          <w:bCs/>
        </w:rPr>
        <w:t>KA</w:t>
      </w:r>
      <w:r>
        <w:rPr>
          <w:bCs/>
        </w:rPr>
        <w:t>G</w:t>
      </w:r>
      <w:r w:rsidRPr="00606347">
        <w:rPr>
          <w:bCs/>
        </w:rPr>
        <w:t xml:space="preserve"> </w:t>
      </w:r>
      <w:r>
        <w:rPr>
          <w:bCs/>
        </w:rPr>
        <w:t>or Knowledge Unit, specify</w:t>
      </w:r>
      <w:r w:rsidRPr="00606347">
        <w:rPr>
          <w:bCs/>
        </w:rPr>
        <w:t xml:space="preserve"> related Learning Units</w:t>
      </w:r>
      <w:r>
        <w:rPr>
          <w:bCs/>
        </w:rPr>
        <w:t xml:space="preserve"> defined according to academic subject classification or following current practices by universities</w:t>
      </w:r>
    </w:p>
    <w:p w14:paraId="702AC9EE" w14:textId="77777777" w:rsidR="00C363D8" w:rsidRPr="00606347" w:rsidRDefault="00C363D8" w:rsidP="00964EA7">
      <w:pPr>
        <w:numPr>
          <w:ilvl w:val="0"/>
          <w:numId w:val="11"/>
        </w:numPr>
        <w:spacing w:line="276" w:lineRule="auto"/>
        <w:jc w:val="both"/>
      </w:pPr>
      <w:r w:rsidRPr="00606347">
        <w:t xml:space="preserve">For each </w:t>
      </w:r>
      <w:r>
        <w:rPr>
          <w:bCs/>
        </w:rPr>
        <w:t>L</w:t>
      </w:r>
      <w:r w:rsidRPr="00606347">
        <w:rPr>
          <w:bCs/>
        </w:rPr>
        <w:t>earning Unit</w:t>
      </w:r>
      <w:r>
        <w:rPr>
          <w:bCs/>
        </w:rPr>
        <w:t>,</w:t>
      </w:r>
      <w:r w:rsidRPr="00606347">
        <w:rPr>
          <w:bCs/>
        </w:rPr>
        <w:t xml:space="preserve"> </w:t>
      </w:r>
      <w:r>
        <w:rPr>
          <w:bCs/>
        </w:rPr>
        <w:t xml:space="preserve">assign/suggest its category as </w:t>
      </w:r>
      <w:r w:rsidRPr="00606347">
        <w:rPr>
          <w:bCs/>
        </w:rPr>
        <w:t>core/</w:t>
      </w:r>
      <w:r>
        <w:rPr>
          <w:bCs/>
        </w:rPr>
        <w:t xml:space="preserve">mandatory (Tier1 or Tier 2), </w:t>
      </w:r>
      <w:r w:rsidRPr="00606347">
        <w:rPr>
          <w:bCs/>
        </w:rPr>
        <w:t xml:space="preserve">elective </w:t>
      </w:r>
      <w:r>
        <w:rPr>
          <w:bCs/>
        </w:rPr>
        <w:t>or prerequisite</w:t>
      </w:r>
      <w:r w:rsidRPr="00606347">
        <w:t xml:space="preserve"> </w:t>
      </w:r>
    </w:p>
    <w:p w14:paraId="54579B24" w14:textId="10DF1E6C" w:rsidR="00C363D8" w:rsidRDefault="00C363D8" w:rsidP="00964EA7">
      <w:pPr>
        <w:numPr>
          <w:ilvl w:val="0"/>
          <w:numId w:val="11"/>
        </w:numPr>
        <w:spacing w:line="276" w:lineRule="auto"/>
        <w:jc w:val="both"/>
      </w:pPr>
      <w:r w:rsidRPr="00606347">
        <w:t xml:space="preserve">For both </w:t>
      </w:r>
      <w:r w:rsidRPr="00606347">
        <w:rPr>
          <w:bCs/>
        </w:rPr>
        <w:t>Core</w:t>
      </w:r>
      <w:r>
        <w:rPr>
          <w:bCs/>
        </w:rPr>
        <w:t xml:space="preserve"> or Elective,</w:t>
      </w:r>
      <w:r w:rsidRPr="00606347">
        <w:rPr>
          <w:bCs/>
        </w:rPr>
        <w:t xml:space="preserve"> define a list of Learning </w:t>
      </w:r>
      <w:r>
        <w:rPr>
          <w:bCs/>
        </w:rPr>
        <w:t>O</w:t>
      </w:r>
      <w:r w:rsidRPr="00606347">
        <w:rPr>
          <w:bCs/>
        </w:rPr>
        <w:t>utcomes</w:t>
      </w:r>
    </w:p>
    <w:p w14:paraId="5A4D3A20" w14:textId="77777777" w:rsidR="00EA4373" w:rsidRPr="00606347" w:rsidRDefault="00EA4373" w:rsidP="00EA4373">
      <w:pPr>
        <w:pStyle w:val="Heading2"/>
      </w:pPr>
      <w:bookmarkStart w:id="32" w:name="_Toc452561229"/>
      <w:bookmarkStart w:id="33" w:name="_Toc460413766"/>
      <w:bookmarkStart w:id="34" w:name="_Toc487818138"/>
      <w:r w:rsidRPr="00606347">
        <w:t>Mastery levels</w:t>
      </w:r>
      <w:bookmarkEnd w:id="32"/>
      <w:r>
        <w:t xml:space="preserve"> and Learning Outcomes</w:t>
      </w:r>
      <w:bookmarkEnd w:id="33"/>
      <w:bookmarkEnd w:id="34"/>
    </w:p>
    <w:p w14:paraId="5FBBCF24" w14:textId="43F18911" w:rsidR="00EA4373" w:rsidRPr="008A4787" w:rsidRDefault="00EA4373" w:rsidP="00EA4373">
      <w:r w:rsidRPr="00606347">
        <w:t>In this section, we compare mastery levels as used in the European Qualifications Framework (EQF) [</w:t>
      </w:r>
      <w:r w:rsidR="00816ECD">
        <w:t>31</w:t>
      </w:r>
      <w:r w:rsidRPr="00606347">
        <w:t xml:space="preserve">], </w:t>
      </w:r>
      <w:r w:rsidRPr="00596FF2">
        <w:t>The European e-Competence Framework (e-CFv3.0)</w:t>
      </w:r>
      <w:r>
        <w:t xml:space="preserve"> [</w:t>
      </w:r>
      <w:r w:rsidR="00816ECD">
        <w:t>30</w:t>
      </w:r>
      <w:r>
        <w:t>]</w:t>
      </w:r>
      <w:r w:rsidRPr="00606347">
        <w:t>, ACM/IEEE guidelines for Computer Science curriculum [</w:t>
      </w:r>
      <w:r>
        <w:t>8</w:t>
      </w:r>
      <w:r w:rsidRPr="00606347">
        <w:t>] and Bloom’s taxonomy</w:t>
      </w:r>
      <w:r>
        <w:t xml:space="preserve"> [17]</w:t>
      </w:r>
      <w:r w:rsidRPr="00606347">
        <w:t>. It leads to the definition of mastery levels (also called proficiency levels in e-CF) necessary to defi</w:t>
      </w:r>
      <w:r>
        <w:t xml:space="preserve">ne Learning Outcomes in MC-DS. </w:t>
      </w:r>
      <w:r w:rsidRPr="00596FF2">
        <w:t>The e-CFv3.0 uses EQF for defining the proficiency level of knowledge and skills related to specific competences.</w:t>
      </w:r>
      <w:r w:rsidRPr="00606347">
        <w:rPr>
          <w:u w:val="single"/>
        </w:rPr>
        <w:t xml:space="preserve"> </w:t>
      </w:r>
    </w:p>
    <w:p w14:paraId="43067909" w14:textId="77777777" w:rsidR="00EA4373" w:rsidRPr="00606347" w:rsidRDefault="00EA4373" w:rsidP="00EA4373"/>
    <w:p w14:paraId="6A5E29C1" w14:textId="24242E77" w:rsidR="00EA4373" w:rsidRDefault="00EA4373" w:rsidP="00EA4373">
      <w:r w:rsidRPr="00606347">
        <w:t xml:space="preserve">The European </w:t>
      </w:r>
      <w:r>
        <w:t>Q</w:t>
      </w:r>
      <w:r w:rsidRPr="00606347">
        <w:t xml:space="preserve">ualification </w:t>
      </w:r>
      <w:r>
        <w:t>F</w:t>
      </w:r>
      <w:r w:rsidRPr="00606347">
        <w:t xml:space="preserve">ramework </w:t>
      </w:r>
      <w:r>
        <w:t xml:space="preserve">(EQF) </w:t>
      </w:r>
      <w:r w:rsidRPr="00606347">
        <w:t>[</w:t>
      </w:r>
      <w:r w:rsidR="00816ECD">
        <w:t>31</w:t>
      </w:r>
      <w:r w:rsidRPr="00606347">
        <w:t xml:space="preserve">] defines eight levels of knowledge achieved through stages of education. Level 6 is considered to be achieved through a bachelor degree, level 7 through a master’s degree and level 8 through a PhD degree. Levels 3-8 are mapped to 5 levels in e-CF dimension 3. </w:t>
      </w:r>
    </w:p>
    <w:p w14:paraId="3974C900" w14:textId="77777777" w:rsidR="00EA4373" w:rsidRPr="00606347" w:rsidRDefault="00EA4373" w:rsidP="00EA4373"/>
    <w:p w14:paraId="504FD074" w14:textId="77777777" w:rsidR="00EA4373" w:rsidRPr="00606347" w:rsidRDefault="00EA4373" w:rsidP="00EA4373">
      <w:r w:rsidRPr="00606347">
        <w:t>EQF descriptions provide reference both to actual levels of knowledge, but also to additional skills related to knowledge application, analysis, synthesis and evaluation. It is quite similar to Bloom’s approach. At the same time, levels in EQF do not only correspond to higher levels of conceptualization, but also to more specialized knowledge, experience and interpersonal skills related to people management, and professional integrity and responsibility. e-CF</w:t>
      </w:r>
      <w:r>
        <w:t>v3.0</w:t>
      </w:r>
      <w:r w:rsidRPr="00606347">
        <w:t xml:space="preserve"> adds to its description of typical tasks regarding their complexity and autonomy. Therefore, higher levels of EQF and e-CF</w:t>
      </w:r>
      <w:r>
        <w:t>v3.0</w:t>
      </w:r>
      <w:r w:rsidRPr="00606347">
        <w:t xml:space="preserve"> should not just be seen directly as the same higher levels in Bloom. At the same time, higher levels in Bloom’s taxonomy are necessary to move up in e-C</w:t>
      </w:r>
      <w:r>
        <w:t>Fv3.0</w:t>
      </w:r>
      <w:r w:rsidRPr="00606347">
        <w:t xml:space="preserve"> and EQF. </w:t>
      </w:r>
    </w:p>
    <w:p w14:paraId="20FCC89C" w14:textId="77777777" w:rsidR="00EA4373" w:rsidRPr="00606347" w:rsidRDefault="00EA4373" w:rsidP="00EA4373"/>
    <w:p w14:paraId="1CA8D3AD" w14:textId="77777777" w:rsidR="00EA4373" w:rsidRPr="00606347" w:rsidRDefault="00EA4373" w:rsidP="00EA4373">
      <w:r w:rsidRPr="00606347">
        <w:t>EQF has 8 levels, e-CF</w:t>
      </w:r>
      <w:r>
        <w:t>v3.0</w:t>
      </w:r>
      <w:r w:rsidRPr="00606347">
        <w:t xml:space="preserve"> has 5 levels and Bloom’s </w:t>
      </w:r>
      <w:r>
        <w:t xml:space="preserve">Taxonomy </w:t>
      </w:r>
      <w:r w:rsidRPr="00606347">
        <w:t>has 6 levels. Designing LOs of whole programs is a balance between precision and avoiding micromanagement of further definition of courses, especially when designing a guideline for programs instead of a specific program. It might be useful to limit the amount of levels on which LOs are considered. Such an approach is used in ACM/IEEE Computer Science and Information Technology curricula guidelines. Information Technology guidelines [</w:t>
      </w:r>
      <w:r>
        <w:t>9</w:t>
      </w:r>
      <w:r w:rsidRPr="00606347">
        <w:t>] define the three levels as: emerging, developed and highly developed. Computer Science guidelines [</w:t>
      </w:r>
      <w:r>
        <w:t>8</w:t>
      </w:r>
      <w:r w:rsidRPr="00606347">
        <w:t>] define the three levels as: familiarity, usage, and assessment. Bloom’s taxonomy defines the six levels: knowledge, comprehension, application, analysis, synthesis and evaluation.</w:t>
      </w:r>
    </w:p>
    <w:p w14:paraId="13CD66DF" w14:textId="77777777" w:rsidR="00EA4373" w:rsidRPr="00606347" w:rsidRDefault="00EA4373" w:rsidP="00EA4373"/>
    <w:p w14:paraId="49F03661" w14:textId="1B17442E" w:rsidR="00EA4373" w:rsidRPr="00606347" w:rsidRDefault="00EA4373" w:rsidP="00EA4373">
      <w:r w:rsidRPr="00606347">
        <w:t xml:space="preserve">The three levels as used in ACM/IEEE Computer Science guidelines are of particular importance because significant parts of a related </w:t>
      </w:r>
      <w:r>
        <w:t xml:space="preserve">ACM/IEEE </w:t>
      </w:r>
      <w:r w:rsidRPr="00606347">
        <w:t xml:space="preserve">taxonomy and BoK is used in the definition of CF-DS and BoK-DS in </w:t>
      </w:r>
      <w:r w:rsidR="009138D0" w:rsidRPr="00606347">
        <w:t>ED</w:t>
      </w:r>
      <w:r w:rsidR="009138D0">
        <w:t>SF</w:t>
      </w:r>
      <w:r w:rsidRPr="00606347">
        <w:t>. The verb usage is not fully consistent with the original Bloom’s taxonomy [</w:t>
      </w:r>
      <w:r>
        <w:t>17</w:t>
      </w:r>
      <w:r w:rsidRPr="00606347">
        <w:t xml:space="preserve">] or revised version, which is acknowledged in the document. </w:t>
      </w:r>
    </w:p>
    <w:p w14:paraId="1F62F803" w14:textId="77777777" w:rsidR="00EA4373" w:rsidRDefault="00EA4373" w:rsidP="00EA4373">
      <w:pPr>
        <w:rPr>
          <w:lang w:val="en-GB"/>
        </w:rPr>
      </w:pPr>
    </w:p>
    <w:p w14:paraId="32D15D96" w14:textId="3C8A9557" w:rsidR="00EA4373" w:rsidRDefault="00EA4373" w:rsidP="00EA4373">
      <w:pPr>
        <w:rPr>
          <w:lang w:val="en-GB"/>
        </w:rPr>
      </w:pPr>
      <w:r>
        <w:t xml:space="preserve">The </w:t>
      </w:r>
      <w:r w:rsidRPr="00606347">
        <w:t>compar</w:t>
      </w:r>
      <w:r>
        <w:t>ison of the</w:t>
      </w:r>
      <w:r w:rsidRPr="00606347">
        <w:t xml:space="preserve"> mastery levels </w:t>
      </w:r>
      <w:r>
        <w:t xml:space="preserve">definition </w:t>
      </w:r>
      <w:r w:rsidRPr="00606347">
        <w:t xml:space="preserve">used in </w:t>
      </w:r>
      <w:r>
        <w:t>EQF</w:t>
      </w:r>
      <w:r w:rsidRPr="00606347">
        <w:t>, e-CF</w:t>
      </w:r>
      <w:r>
        <w:t>v3.0</w:t>
      </w:r>
      <w:r w:rsidRPr="00606347">
        <w:t>, ACM/IEEE guidelines for Computer Science curriculum and Bloom’s taxonomy</w:t>
      </w:r>
      <w:r>
        <w:t xml:space="preserve"> is provided in </w:t>
      </w:r>
      <w:r>
        <w:fldChar w:fldCharType="begin"/>
      </w:r>
      <w:r>
        <w:instrText xml:space="preserve"> REF _Ref459037088 \h </w:instrText>
      </w:r>
      <w:r>
        <w:fldChar w:fldCharType="separate"/>
      </w:r>
      <w:ins w:id="35" w:author="demch" w:date="2018-09-18T22:10:00Z">
        <w:r w:rsidR="00DE2506">
          <w:rPr>
            <w:lang w:val="en-GB"/>
          </w:rPr>
          <w:t xml:space="preserve">Appendix A. </w:t>
        </w:r>
        <w:r w:rsidR="00DE2506" w:rsidRPr="00D125DB">
          <w:rPr>
            <w:lang w:val="en-GB"/>
          </w:rPr>
          <w:t>Mastery levels</w:t>
        </w:r>
      </w:ins>
      <w:del w:id="36" w:author="demch" w:date="2018-09-18T22:10:00Z">
        <w:r w:rsidR="001530CE" w:rsidDel="00DE2506">
          <w:rPr>
            <w:lang w:val="en-GB"/>
          </w:rPr>
          <w:delText xml:space="preserve">Appendix A. </w:delText>
        </w:r>
        <w:r w:rsidR="001530CE" w:rsidRPr="00D125DB" w:rsidDel="00DE2506">
          <w:rPr>
            <w:lang w:val="en-GB"/>
          </w:rPr>
          <w:delText>Mastery levels</w:delText>
        </w:r>
      </w:del>
      <w:r>
        <w:fldChar w:fldCharType="end"/>
      </w:r>
      <w:r w:rsidRPr="00606347">
        <w:t>.</w:t>
      </w:r>
    </w:p>
    <w:p w14:paraId="25001CCF" w14:textId="77777777" w:rsidR="00EA4373" w:rsidRPr="001254CF" w:rsidRDefault="00EA4373" w:rsidP="00EA4373">
      <w:pPr>
        <w:rPr>
          <w:lang w:val="en-GB"/>
        </w:rPr>
      </w:pPr>
    </w:p>
    <w:p w14:paraId="105DF876" w14:textId="46F02671" w:rsidR="00EA4373" w:rsidRPr="00606347" w:rsidRDefault="00EA4373" w:rsidP="00EA4373">
      <w:r w:rsidRPr="00606347">
        <w:t xml:space="preserve">While not required in undergraduate curricula, the holistic definition covering all EQF, e-CF levels, </w:t>
      </w:r>
      <w:r w:rsidR="009E0AD5">
        <w:t xml:space="preserve">would </w:t>
      </w:r>
      <w:r w:rsidRPr="00606347">
        <w:t xml:space="preserve">require also </w:t>
      </w:r>
      <w:r w:rsidR="009E0AD5">
        <w:t xml:space="preserve">closer link between mastery levels and </w:t>
      </w:r>
      <w:r w:rsidRPr="00606347">
        <w:t>levels in Bloom’s taxonomy</w:t>
      </w:r>
      <w:r w:rsidR="009E0AD5">
        <w:rPr>
          <w:rStyle w:val="FootnoteReference"/>
        </w:rPr>
        <w:footnoteReference w:id="5"/>
      </w:r>
      <w:r w:rsidRPr="00606347">
        <w:t xml:space="preserve">. At the same time, limitation to 3 levels should be maintained to preserve simplicity and compatibility. </w:t>
      </w:r>
      <w:r>
        <w:t>For the proposed MC-DS we will use</w:t>
      </w:r>
      <w:r w:rsidRPr="00606347">
        <w:t xml:space="preserve"> the following three levels: familiarity as understood by knowledge and comprehension in Bloom’s taxonomy, usage as understood by application and analysis in Bloom’s taxonomy, creation as understood by synthesis and </w:t>
      </w:r>
      <w:r>
        <w:t>evaluation</w:t>
      </w:r>
      <w:r w:rsidRPr="00606347">
        <w:t xml:space="preserve"> in Bloom’s taxonomy. We present the three levels </w:t>
      </w:r>
      <w:r>
        <w:t xml:space="preserve">again in this document for </w:t>
      </w:r>
      <w:r w:rsidRPr="00797A6B">
        <w:t>reference in</w:t>
      </w:r>
      <w:r>
        <w:t xml:space="preserve"> </w:t>
      </w:r>
      <w:r w:rsidR="007A11A0">
        <w:t>Table 4.1</w:t>
      </w:r>
      <w:r>
        <w:t xml:space="preserve">. </w:t>
      </w:r>
      <w:r w:rsidR="00BE616D">
        <w:t xml:space="preserve">Details on the relation to EQF </w:t>
      </w:r>
      <w:r>
        <w:t xml:space="preserve">and e-CF levels can be found in </w:t>
      </w:r>
      <w:r>
        <w:fldChar w:fldCharType="begin"/>
      </w:r>
      <w:r>
        <w:instrText xml:space="preserve"> REF _Ref459037088 \h </w:instrText>
      </w:r>
      <w:r>
        <w:fldChar w:fldCharType="separate"/>
      </w:r>
      <w:ins w:id="37" w:author="demch" w:date="2018-09-18T22:10:00Z">
        <w:r w:rsidR="00DE2506">
          <w:rPr>
            <w:lang w:val="en-GB"/>
          </w:rPr>
          <w:t xml:space="preserve">Appendix A. </w:t>
        </w:r>
        <w:r w:rsidR="00DE2506" w:rsidRPr="00D125DB">
          <w:rPr>
            <w:lang w:val="en-GB"/>
          </w:rPr>
          <w:t>Mastery levels</w:t>
        </w:r>
      </w:ins>
      <w:del w:id="38" w:author="demch" w:date="2018-09-18T22:10:00Z">
        <w:r w:rsidR="001530CE" w:rsidDel="00DE2506">
          <w:rPr>
            <w:lang w:val="en-GB"/>
          </w:rPr>
          <w:delText xml:space="preserve">Appendix A. </w:delText>
        </w:r>
        <w:r w:rsidR="001530CE" w:rsidRPr="00D125DB" w:rsidDel="00DE2506">
          <w:rPr>
            <w:lang w:val="en-GB"/>
          </w:rPr>
          <w:delText>Mastery levels</w:delText>
        </w:r>
      </w:del>
      <w:r>
        <w:fldChar w:fldCharType="end"/>
      </w:r>
      <w:r w:rsidRPr="00797A6B">
        <w:t>. Action</w:t>
      </w:r>
      <w:r w:rsidRPr="00606347">
        <w:t xml:space="preserve"> verbs were defined based on the original and revised Bloom’s taxonomy with adjustments tailored to Data Science curricula.</w:t>
      </w:r>
    </w:p>
    <w:p w14:paraId="00117062" w14:textId="77777777" w:rsidR="00EA4373" w:rsidRPr="00606347" w:rsidRDefault="00EA4373" w:rsidP="00EA4373"/>
    <w:p w14:paraId="7FF39082" w14:textId="3D1D02BE" w:rsidR="00EA4373" w:rsidRPr="005C338F" w:rsidRDefault="00EA4373" w:rsidP="00EA4373">
      <w:pPr>
        <w:pStyle w:val="Lijstalinea1"/>
        <w:jc w:val="center"/>
        <w:rPr>
          <w:b/>
        </w:rPr>
      </w:pPr>
      <w:bookmarkStart w:id="39" w:name="_Ref459036949"/>
      <w:bookmarkStart w:id="40" w:name="_Ref324365752"/>
      <w:bookmarkStart w:id="41" w:name="_Toc452556650"/>
      <w:bookmarkStart w:id="42" w:name="_Toc460413802"/>
      <w:r w:rsidRPr="005C338F">
        <w:rPr>
          <w:b/>
        </w:rPr>
        <w:t xml:space="preserve">Table </w:t>
      </w:r>
      <w:bookmarkEnd w:id="39"/>
      <w:r w:rsidR="007A11A0">
        <w:rPr>
          <w:b/>
        </w:rPr>
        <w:t>4.1</w:t>
      </w:r>
      <w:r w:rsidR="007A11A0" w:rsidRPr="005C338F">
        <w:rPr>
          <w:b/>
        </w:rPr>
        <w:t xml:space="preserve"> </w:t>
      </w:r>
      <w:r w:rsidRPr="005C338F">
        <w:rPr>
          <w:b/>
        </w:rPr>
        <w:t>Knowledge levels for learning outcomes in Data Science model curricula (MC-DS)</w:t>
      </w:r>
      <w:bookmarkEnd w:id="40"/>
      <w:bookmarkEnd w:id="41"/>
      <w:bookmarkEnd w:id="42"/>
    </w:p>
    <w:tbl>
      <w:tblPr>
        <w:tblW w:w="0" w:type="auto"/>
        <w:jc w:val="center"/>
        <w:tblLook w:val="04A0" w:firstRow="1" w:lastRow="0" w:firstColumn="1" w:lastColumn="0" w:noHBand="0" w:noVBand="1"/>
      </w:tblPr>
      <w:tblGrid>
        <w:gridCol w:w="1551"/>
        <w:gridCol w:w="6087"/>
      </w:tblGrid>
      <w:tr w:rsidR="00EA4373" w:rsidRPr="00606347" w14:paraId="0C243DE4" w14:textId="77777777" w:rsidTr="00EA4373">
        <w:trPr>
          <w:jc w:val="center"/>
        </w:trPr>
        <w:tc>
          <w:tcPr>
            <w:tcW w:w="1551" w:type="dxa"/>
            <w:shd w:val="clear" w:color="auto" w:fill="D9D9D9" w:themeFill="background1" w:themeFillShade="D9"/>
          </w:tcPr>
          <w:p w14:paraId="3DFBC1FD" w14:textId="77777777" w:rsidR="00EA4373" w:rsidRPr="00606347" w:rsidRDefault="00EA4373" w:rsidP="00EA4373">
            <w:r w:rsidRPr="00606347">
              <w:t>Level</w:t>
            </w:r>
          </w:p>
        </w:tc>
        <w:tc>
          <w:tcPr>
            <w:tcW w:w="6087" w:type="dxa"/>
            <w:shd w:val="clear" w:color="auto" w:fill="D9D9D9" w:themeFill="background1" w:themeFillShade="D9"/>
          </w:tcPr>
          <w:p w14:paraId="7E4DDD00" w14:textId="77777777" w:rsidR="00EA4373" w:rsidRPr="00606347" w:rsidRDefault="00EA4373" w:rsidP="00EA4373">
            <w:r w:rsidRPr="00606347">
              <w:t>Action Verbs</w:t>
            </w:r>
          </w:p>
        </w:tc>
      </w:tr>
      <w:tr w:rsidR="00EA4373" w:rsidRPr="00606347" w14:paraId="3FEBFB00" w14:textId="77777777" w:rsidTr="00EA4373">
        <w:trPr>
          <w:jc w:val="center"/>
        </w:trPr>
        <w:tc>
          <w:tcPr>
            <w:tcW w:w="1551" w:type="dxa"/>
          </w:tcPr>
          <w:p w14:paraId="65671517" w14:textId="77777777" w:rsidR="00EA4373" w:rsidRPr="00606347" w:rsidRDefault="00EA4373" w:rsidP="00EA4373">
            <w:r w:rsidRPr="00606347">
              <w:t>Familiarity</w:t>
            </w:r>
          </w:p>
        </w:tc>
        <w:tc>
          <w:tcPr>
            <w:tcW w:w="6087" w:type="dxa"/>
          </w:tcPr>
          <w:p w14:paraId="3EA0F536" w14:textId="77777777" w:rsidR="00EA4373" w:rsidRPr="00606347" w:rsidRDefault="00EA4373" w:rsidP="00EA4373">
            <w:r w:rsidRPr="00606347">
              <w:t>Choose, Classify, Collect, Compare, Configure, Contrast, Define, Demonstrate, Describe, Execute, Explain, Find, Identify, Illustrate, Label, List, Match, Name, Omit, Operate, Outline, Recall, Rephrase, Show, Summarize, Tell, Translate</w:t>
            </w:r>
          </w:p>
        </w:tc>
      </w:tr>
      <w:tr w:rsidR="00EA4373" w:rsidRPr="00606347" w14:paraId="359F1700" w14:textId="77777777" w:rsidTr="00EA4373">
        <w:trPr>
          <w:jc w:val="center"/>
        </w:trPr>
        <w:tc>
          <w:tcPr>
            <w:tcW w:w="1551" w:type="dxa"/>
          </w:tcPr>
          <w:p w14:paraId="5B08F56E" w14:textId="77777777" w:rsidR="00EA4373" w:rsidRPr="00606347" w:rsidRDefault="00EA4373" w:rsidP="00EA4373">
            <w:r w:rsidRPr="00606347">
              <w:t>Usage</w:t>
            </w:r>
          </w:p>
        </w:tc>
        <w:tc>
          <w:tcPr>
            <w:tcW w:w="6087" w:type="dxa"/>
          </w:tcPr>
          <w:p w14:paraId="01BC7347" w14:textId="77777777" w:rsidR="00EA4373" w:rsidRPr="00606347" w:rsidRDefault="00EA4373" w:rsidP="00EA4373">
            <w:r w:rsidRPr="00606347">
              <w:t>Apply, Analyze, Build, Construct, Develop, Examine, Experiment with, Identify, Infer, Inspect, Model, Motivate, Organize, Select, Simplify, Solve, Survey, Test for, Visualize</w:t>
            </w:r>
          </w:p>
        </w:tc>
      </w:tr>
      <w:tr w:rsidR="00EA4373" w:rsidRPr="00606347" w14:paraId="2455CF94" w14:textId="77777777" w:rsidTr="00EA4373">
        <w:trPr>
          <w:jc w:val="center"/>
        </w:trPr>
        <w:tc>
          <w:tcPr>
            <w:tcW w:w="1551" w:type="dxa"/>
          </w:tcPr>
          <w:p w14:paraId="33423B49" w14:textId="77777777" w:rsidR="00EA4373" w:rsidRPr="00606347" w:rsidRDefault="00EA4373" w:rsidP="00EA4373">
            <w:r>
              <w:t>Assessment</w:t>
            </w:r>
          </w:p>
        </w:tc>
        <w:tc>
          <w:tcPr>
            <w:tcW w:w="6087" w:type="dxa"/>
          </w:tcPr>
          <w:p w14:paraId="0EE939A9" w14:textId="77777777" w:rsidR="00EA4373" w:rsidRPr="00606347" w:rsidRDefault="00EA4373" w:rsidP="00EA4373">
            <w:r w:rsidRPr="00606347">
              <w:t>Adapt, Assess, Change, Combine, Compile, Compose, Conclude, Criticize, Create, Decide, Deduct, Defend, Design, Discuss, Determine, Disprove, Evaluate, Imagine, Improve, Influence, Invent, Judge, Justify, Optimize, Plan, Predict, Prioritize, Prove, Rate, Recommend, Solve</w:t>
            </w:r>
          </w:p>
        </w:tc>
      </w:tr>
    </w:tbl>
    <w:p w14:paraId="0B0929AD" w14:textId="77777777" w:rsidR="00EA4373" w:rsidRPr="00606347" w:rsidRDefault="00EA4373" w:rsidP="00EA4373"/>
    <w:p w14:paraId="19F2635D" w14:textId="77777777" w:rsidR="00C363D8" w:rsidRPr="00606347" w:rsidRDefault="00C363D8" w:rsidP="00C363D8"/>
    <w:p w14:paraId="3FE79C61" w14:textId="77777777" w:rsidR="00C363D8" w:rsidRPr="00606347" w:rsidRDefault="00C363D8" w:rsidP="00C363D8">
      <w:pPr>
        <w:pStyle w:val="Heading2"/>
      </w:pPr>
      <w:bookmarkStart w:id="43" w:name="_Toc460413772"/>
      <w:bookmarkStart w:id="44" w:name="_Toc487818139"/>
      <w:r w:rsidRPr="00606347">
        <w:t>Learning Outcomes definition based on CF-DS</w:t>
      </w:r>
      <w:bookmarkEnd w:id="43"/>
      <w:bookmarkEnd w:id="44"/>
    </w:p>
    <w:p w14:paraId="33670916" w14:textId="5C724186" w:rsidR="00C363D8" w:rsidRPr="00606347" w:rsidRDefault="007A11A0" w:rsidP="00C363D8">
      <w:r>
        <w:t xml:space="preserve">Table 4.2 </w:t>
      </w:r>
      <w:r w:rsidR="00C363D8">
        <w:t xml:space="preserve">presented below </w:t>
      </w:r>
      <w:r w:rsidR="00C363D8" w:rsidRPr="00606347">
        <w:t xml:space="preserve">provides a template and examples for defining the Learning </w:t>
      </w:r>
      <w:r w:rsidR="00C363D8">
        <w:t>O</w:t>
      </w:r>
      <w:r w:rsidR="00C363D8" w:rsidRPr="00606347">
        <w:t>utcomes related to enumerated CF-DS competences and different knowledge/proficiency levels defined based on Bloom’s Taxonomy. The table contains the general Learning Outcomes defined after CF-DS competences that are in most cases split into 3 knowledge levels and use specific verbs that reflect necessary comprehension or mastery level.</w:t>
      </w:r>
    </w:p>
    <w:p w14:paraId="12D44E49" w14:textId="77777777" w:rsidR="00C363D8" w:rsidRPr="00606347" w:rsidRDefault="00C363D8" w:rsidP="00C363D8"/>
    <w:p w14:paraId="75CC1052" w14:textId="48F4D54A" w:rsidR="00C363D8" w:rsidRPr="00606347" w:rsidRDefault="00C363D8" w:rsidP="00C363D8">
      <w:pPr>
        <w:pStyle w:val="Caption"/>
        <w:jc w:val="center"/>
        <w:rPr>
          <w:lang w:val="en-US"/>
        </w:rPr>
      </w:pPr>
      <w:bookmarkStart w:id="45" w:name="_Ref459806902"/>
      <w:bookmarkStart w:id="46" w:name="_Toc460413803"/>
      <w:r w:rsidRPr="00606347">
        <w:rPr>
          <w:lang w:val="en-US"/>
        </w:rPr>
        <w:t xml:space="preserve">Table </w:t>
      </w:r>
      <w:bookmarkEnd w:id="45"/>
      <w:r w:rsidR="007A11A0">
        <w:rPr>
          <w:lang w:val="en-US"/>
        </w:rPr>
        <w:t>4.2</w:t>
      </w:r>
      <w:r w:rsidR="007A11A0" w:rsidRPr="00606347">
        <w:rPr>
          <w:lang w:val="en-US"/>
        </w:rPr>
        <w:t xml:space="preserve"> </w:t>
      </w:r>
      <w:r w:rsidRPr="00606347">
        <w:rPr>
          <w:lang w:val="en-US"/>
        </w:rPr>
        <w:t xml:space="preserve">Learning outcomes defined for CF-DS competences and different </w:t>
      </w:r>
      <w:r>
        <w:rPr>
          <w:lang w:val="en-US"/>
        </w:rPr>
        <w:t>mastery</w:t>
      </w:r>
      <w:r w:rsidRPr="00606347">
        <w:rPr>
          <w:lang w:val="en-US"/>
        </w:rPr>
        <w:t>/proficiency levels</w:t>
      </w:r>
      <w:bookmarkEnd w:id="46"/>
    </w:p>
    <w:p w14:paraId="309B16C5" w14:textId="77777777" w:rsidR="00C363D8" w:rsidRPr="00606347" w:rsidRDefault="00C363D8" w:rsidP="00C363D8">
      <w:pPr>
        <w:jc w:val="center"/>
      </w:pPr>
    </w:p>
    <w:tbl>
      <w:tblPr>
        <w:tblW w:w="9190" w:type="dxa"/>
        <w:tblInd w:w="84" w:type="dxa"/>
        <w:tblLook w:val="04A0" w:firstRow="1" w:lastRow="0" w:firstColumn="1" w:lastColumn="0" w:noHBand="0" w:noVBand="1"/>
      </w:tblPr>
      <w:tblGrid>
        <w:gridCol w:w="730"/>
        <w:gridCol w:w="2464"/>
        <w:gridCol w:w="1941"/>
        <w:gridCol w:w="1985"/>
        <w:gridCol w:w="2070"/>
      </w:tblGrid>
      <w:tr w:rsidR="00C363D8" w:rsidRPr="00606347" w14:paraId="4380502D" w14:textId="77777777" w:rsidTr="00C363D8">
        <w:trPr>
          <w:trHeight w:val="288"/>
        </w:trPr>
        <w:tc>
          <w:tcPr>
            <w:tcW w:w="730" w:type="dxa"/>
            <w:vMerge w:val="restart"/>
            <w:tcBorders>
              <w:top w:val="single" w:sz="4" w:space="0" w:color="auto"/>
              <w:left w:val="single" w:sz="4" w:space="0" w:color="auto"/>
              <w:right w:val="single" w:sz="4" w:space="0" w:color="auto"/>
            </w:tcBorders>
            <w:shd w:val="clear" w:color="auto" w:fill="auto"/>
            <w:hideMark/>
          </w:tcPr>
          <w:p w14:paraId="48C55C82" w14:textId="77777777" w:rsidR="00C363D8" w:rsidRPr="00606347" w:rsidRDefault="00C363D8" w:rsidP="00C363D8">
            <w:pPr>
              <w:rPr>
                <w:color w:val="000000"/>
                <w:sz w:val="18"/>
                <w:szCs w:val="18"/>
              </w:rPr>
            </w:pPr>
            <w:r w:rsidRPr="00606347">
              <w:rPr>
                <w:color w:val="000000"/>
                <w:sz w:val="18"/>
                <w:szCs w:val="18"/>
              </w:rPr>
              <w:t>LO ID</w:t>
            </w:r>
          </w:p>
        </w:tc>
        <w:tc>
          <w:tcPr>
            <w:tcW w:w="2464" w:type="dxa"/>
            <w:vMerge w:val="restart"/>
            <w:tcBorders>
              <w:top w:val="single" w:sz="4" w:space="0" w:color="auto"/>
              <w:left w:val="nil"/>
              <w:right w:val="single" w:sz="4" w:space="0" w:color="auto"/>
            </w:tcBorders>
            <w:shd w:val="clear" w:color="auto" w:fill="auto"/>
            <w:noWrap/>
            <w:hideMark/>
          </w:tcPr>
          <w:p w14:paraId="567AB201" w14:textId="77777777" w:rsidR="00C363D8" w:rsidRPr="00606347" w:rsidRDefault="00C363D8" w:rsidP="00C363D8">
            <w:pPr>
              <w:rPr>
                <w:color w:val="000000"/>
                <w:sz w:val="18"/>
                <w:szCs w:val="18"/>
              </w:rPr>
            </w:pPr>
            <w:r w:rsidRPr="00606347">
              <w:rPr>
                <w:bCs/>
                <w:color w:val="000000"/>
                <w:sz w:val="18"/>
                <w:szCs w:val="18"/>
              </w:rPr>
              <w:t>Data Science Competence</w:t>
            </w:r>
          </w:p>
          <w:p w14:paraId="3C0BB4D8" w14:textId="77777777" w:rsidR="00C363D8" w:rsidRPr="00606347" w:rsidRDefault="00C363D8" w:rsidP="00C363D8">
            <w:pPr>
              <w:rPr>
                <w:sz w:val="18"/>
                <w:szCs w:val="18"/>
              </w:rPr>
            </w:pPr>
          </w:p>
        </w:tc>
        <w:tc>
          <w:tcPr>
            <w:tcW w:w="5996" w:type="dxa"/>
            <w:gridSpan w:val="3"/>
            <w:tcBorders>
              <w:top w:val="single" w:sz="4" w:space="0" w:color="auto"/>
              <w:left w:val="single" w:sz="4" w:space="0" w:color="auto"/>
              <w:bottom w:val="single" w:sz="4" w:space="0" w:color="auto"/>
              <w:right w:val="single" w:sz="4" w:space="0" w:color="000000"/>
            </w:tcBorders>
            <w:shd w:val="clear" w:color="auto" w:fill="auto"/>
            <w:noWrap/>
            <w:hideMark/>
          </w:tcPr>
          <w:p w14:paraId="28258C33" w14:textId="77777777" w:rsidR="00C363D8" w:rsidRPr="00606347" w:rsidRDefault="00C363D8" w:rsidP="00C363D8">
            <w:pPr>
              <w:rPr>
                <w:color w:val="000000"/>
                <w:sz w:val="18"/>
                <w:szCs w:val="18"/>
              </w:rPr>
            </w:pPr>
            <w:r w:rsidRPr="00606347">
              <w:rPr>
                <w:color w:val="000000"/>
                <w:sz w:val="18"/>
                <w:szCs w:val="18"/>
              </w:rPr>
              <w:t>LO by Knowledge levels (compliant to ACM CSC 2013) and key verbs</w:t>
            </w:r>
          </w:p>
        </w:tc>
      </w:tr>
      <w:tr w:rsidR="00C363D8" w:rsidRPr="00606347" w14:paraId="0498266C" w14:textId="77777777" w:rsidTr="00C363D8">
        <w:trPr>
          <w:trHeight w:val="288"/>
        </w:trPr>
        <w:tc>
          <w:tcPr>
            <w:tcW w:w="730" w:type="dxa"/>
            <w:vMerge/>
            <w:tcBorders>
              <w:left w:val="single" w:sz="4" w:space="0" w:color="auto"/>
              <w:right w:val="single" w:sz="4" w:space="0" w:color="auto"/>
            </w:tcBorders>
            <w:shd w:val="clear" w:color="auto" w:fill="auto"/>
            <w:hideMark/>
          </w:tcPr>
          <w:p w14:paraId="2C90AB69" w14:textId="77777777" w:rsidR="00C363D8" w:rsidRPr="00606347" w:rsidRDefault="00C363D8" w:rsidP="00C363D8">
            <w:pPr>
              <w:rPr>
                <w:color w:val="000000"/>
                <w:sz w:val="18"/>
                <w:szCs w:val="18"/>
              </w:rPr>
            </w:pPr>
          </w:p>
        </w:tc>
        <w:tc>
          <w:tcPr>
            <w:tcW w:w="2464" w:type="dxa"/>
            <w:vMerge/>
            <w:tcBorders>
              <w:left w:val="nil"/>
              <w:right w:val="single" w:sz="4" w:space="0" w:color="auto"/>
            </w:tcBorders>
            <w:shd w:val="clear" w:color="auto" w:fill="auto"/>
            <w:noWrap/>
            <w:hideMark/>
          </w:tcPr>
          <w:p w14:paraId="450CA58C" w14:textId="77777777" w:rsidR="00C363D8" w:rsidRPr="00606347" w:rsidRDefault="00C363D8" w:rsidP="00C363D8">
            <w:pPr>
              <w:rPr>
                <w:b/>
                <w:bCs/>
                <w:color w:val="000000"/>
                <w:sz w:val="18"/>
                <w:szCs w:val="18"/>
              </w:rPr>
            </w:pPr>
          </w:p>
        </w:tc>
        <w:tc>
          <w:tcPr>
            <w:tcW w:w="1941" w:type="dxa"/>
            <w:tcBorders>
              <w:top w:val="nil"/>
              <w:left w:val="nil"/>
              <w:bottom w:val="single" w:sz="4" w:space="0" w:color="auto"/>
              <w:right w:val="single" w:sz="4" w:space="0" w:color="auto"/>
            </w:tcBorders>
            <w:shd w:val="clear" w:color="000000" w:fill="D9D9D9"/>
            <w:noWrap/>
            <w:hideMark/>
          </w:tcPr>
          <w:p w14:paraId="1137D3DD" w14:textId="77777777" w:rsidR="00C363D8" w:rsidRPr="00606347" w:rsidRDefault="00C363D8" w:rsidP="00C363D8">
            <w:pPr>
              <w:rPr>
                <w:b/>
                <w:bCs/>
                <w:color w:val="000000"/>
                <w:sz w:val="18"/>
                <w:szCs w:val="18"/>
              </w:rPr>
            </w:pPr>
            <w:r w:rsidRPr="00606347">
              <w:rPr>
                <w:b/>
                <w:bCs/>
                <w:color w:val="000000"/>
                <w:sz w:val="18"/>
                <w:szCs w:val="18"/>
              </w:rPr>
              <w:t>Familiarity</w:t>
            </w:r>
          </w:p>
        </w:tc>
        <w:tc>
          <w:tcPr>
            <w:tcW w:w="1985" w:type="dxa"/>
            <w:tcBorders>
              <w:top w:val="nil"/>
              <w:left w:val="nil"/>
              <w:bottom w:val="single" w:sz="4" w:space="0" w:color="auto"/>
              <w:right w:val="single" w:sz="4" w:space="0" w:color="auto"/>
            </w:tcBorders>
            <w:shd w:val="clear" w:color="000000" w:fill="D9D9D9"/>
            <w:noWrap/>
            <w:hideMark/>
          </w:tcPr>
          <w:p w14:paraId="25C77D42" w14:textId="77777777" w:rsidR="00C363D8" w:rsidRPr="00606347" w:rsidRDefault="00C363D8" w:rsidP="00C363D8">
            <w:pPr>
              <w:rPr>
                <w:b/>
                <w:bCs/>
                <w:color w:val="000000"/>
                <w:sz w:val="18"/>
                <w:szCs w:val="18"/>
              </w:rPr>
            </w:pPr>
            <w:r w:rsidRPr="00606347">
              <w:rPr>
                <w:b/>
                <w:bCs/>
                <w:color w:val="000000"/>
                <w:sz w:val="18"/>
                <w:szCs w:val="18"/>
              </w:rPr>
              <w:t>Usage</w:t>
            </w:r>
          </w:p>
        </w:tc>
        <w:tc>
          <w:tcPr>
            <w:tcW w:w="2070" w:type="dxa"/>
            <w:tcBorders>
              <w:top w:val="nil"/>
              <w:left w:val="nil"/>
              <w:bottom w:val="single" w:sz="4" w:space="0" w:color="auto"/>
              <w:right w:val="single" w:sz="4" w:space="0" w:color="auto"/>
            </w:tcBorders>
            <w:shd w:val="clear" w:color="000000" w:fill="D9D9D9"/>
            <w:noWrap/>
            <w:hideMark/>
          </w:tcPr>
          <w:p w14:paraId="711D1AC0" w14:textId="77777777" w:rsidR="00C363D8" w:rsidRPr="00606347" w:rsidRDefault="00C363D8" w:rsidP="00C363D8">
            <w:pPr>
              <w:rPr>
                <w:b/>
                <w:bCs/>
                <w:color w:val="000000"/>
                <w:sz w:val="18"/>
                <w:szCs w:val="18"/>
              </w:rPr>
            </w:pPr>
            <w:r>
              <w:rPr>
                <w:b/>
                <w:bCs/>
                <w:color w:val="000000"/>
                <w:sz w:val="18"/>
                <w:szCs w:val="18"/>
              </w:rPr>
              <w:t>Assessment</w:t>
            </w:r>
          </w:p>
        </w:tc>
      </w:tr>
      <w:tr w:rsidR="00C363D8" w:rsidRPr="00606347" w14:paraId="15595DEA" w14:textId="77777777" w:rsidTr="00C363D8">
        <w:trPr>
          <w:trHeight w:val="288"/>
        </w:trPr>
        <w:tc>
          <w:tcPr>
            <w:tcW w:w="730" w:type="dxa"/>
            <w:vMerge/>
            <w:tcBorders>
              <w:left w:val="single" w:sz="4" w:space="0" w:color="auto"/>
              <w:bottom w:val="single" w:sz="4" w:space="0" w:color="auto"/>
              <w:right w:val="single" w:sz="4" w:space="0" w:color="auto"/>
            </w:tcBorders>
            <w:shd w:val="clear" w:color="auto" w:fill="auto"/>
            <w:hideMark/>
          </w:tcPr>
          <w:p w14:paraId="5C06BBA6" w14:textId="77777777" w:rsidR="00C363D8" w:rsidRPr="00606347" w:rsidRDefault="00C363D8" w:rsidP="00C363D8">
            <w:pPr>
              <w:rPr>
                <w:color w:val="000000"/>
                <w:sz w:val="18"/>
                <w:szCs w:val="18"/>
              </w:rPr>
            </w:pPr>
          </w:p>
        </w:tc>
        <w:tc>
          <w:tcPr>
            <w:tcW w:w="2464" w:type="dxa"/>
            <w:vMerge/>
            <w:tcBorders>
              <w:left w:val="nil"/>
              <w:bottom w:val="single" w:sz="4" w:space="0" w:color="auto"/>
              <w:right w:val="single" w:sz="4" w:space="0" w:color="auto"/>
            </w:tcBorders>
            <w:shd w:val="clear" w:color="auto" w:fill="auto"/>
            <w:noWrap/>
            <w:hideMark/>
          </w:tcPr>
          <w:p w14:paraId="0959B4E9" w14:textId="77777777" w:rsidR="00C363D8" w:rsidRPr="00606347" w:rsidRDefault="00C363D8" w:rsidP="00C363D8">
            <w:pPr>
              <w:rPr>
                <w:b/>
                <w:bCs/>
                <w:color w:val="000000"/>
                <w:sz w:val="18"/>
                <w:szCs w:val="18"/>
              </w:rPr>
            </w:pPr>
          </w:p>
        </w:tc>
        <w:tc>
          <w:tcPr>
            <w:tcW w:w="1941" w:type="dxa"/>
            <w:tcBorders>
              <w:top w:val="nil"/>
              <w:left w:val="nil"/>
              <w:bottom w:val="single" w:sz="4" w:space="0" w:color="auto"/>
              <w:right w:val="single" w:sz="4" w:space="0" w:color="auto"/>
            </w:tcBorders>
            <w:shd w:val="clear" w:color="auto" w:fill="auto"/>
            <w:noWrap/>
            <w:hideMark/>
          </w:tcPr>
          <w:p w14:paraId="517E0DCF" w14:textId="77777777" w:rsidR="00C363D8" w:rsidRPr="00606347" w:rsidRDefault="00C363D8" w:rsidP="00C363D8">
            <w:pPr>
              <w:rPr>
                <w:color w:val="000000"/>
                <w:sz w:val="18"/>
                <w:szCs w:val="18"/>
              </w:rPr>
            </w:pPr>
            <w:r w:rsidRPr="00606347">
              <w:rPr>
                <w:sz w:val="18"/>
                <w:szCs w:val="18"/>
              </w:rPr>
              <w:t>Choose, Classify, Collect, Compare, Configure, Contrast, Define, Demonstrate, Describe, Execute, Explain, Find, Identify, Illustrate, Label, List, Match, Name, Omit, Operate, Outline, Recall, Rephrase, Show, Summarize, Tell, Translate</w:t>
            </w:r>
          </w:p>
        </w:tc>
        <w:tc>
          <w:tcPr>
            <w:tcW w:w="1985" w:type="dxa"/>
            <w:tcBorders>
              <w:top w:val="nil"/>
              <w:left w:val="nil"/>
              <w:bottom w:val="single" w:sz="4" w:space="0" w:color="auto"/>
              <w:right w:val="single" w:sz="4" w:space="0" w:color="auto"/>
            </w:tcBorders>
            <w:shd w:val="clear" w:color="auto" w:fill="auto"/>
            <w:noWrap/>
            <w:hideMark/>
          </w:tcPr>
          <w:p w14:paraId="6BE49CC2" w14:textId="77777777" w:rsidR="00C363D8" w:rsidRPr="00606347" w:rsidRDefault="00C363D8" w:rsidP="00C363D8">
            <w:pPr>
              <w:rPr>
                <w:color w:val="000000"/>
                <w:sz w:val="18"/>
                <w:szCs w:val="18"/>
              </w:rPr>
            </w:pPr>
            <w:r w:rsidRPr="00606347">
              <w:rPr>
                <w:sz w:val="18"/>
                <w:szCs w:val="18"/>
              </w:rPr>
              <w:t>Apply, Analyze, Build, Construct, Develop, Examine, Experiment with, Identify, Infer, Inspect, Model, Motivate, Organize, Select, Simplify, Solve, Survey, Test for, Visualize</w:t>
            </w:r>
          </w:p>
        </w:tc>
        <w:tc>
          <w:tcPr>
            <w:tcW w:w="2070" w:type="dxa"/>
            <w:tcBorders>
              <w:top w:val="nil"/>
              <w:left w:val="nil"/>
              <w:bottom w:val="single" w:sz="4" w:space="0" w:color="auto"/>
              <w:right w:val="single" w:sz="4" w:space="0" w:color="auto"/>
            </w:tcBorders>
            <w:shd w:val="clear" w:color="auto" w:fill="auto"/>
            <w:noWrap/>
            <w:hideMark/>
          </w:tcPr>
          <w:p w14:paraId="3C5EA128" w14:textId="77777777" w:rsidR="00C363D8" w:rsidRPr="00606347" w:rsidRDefault="00C363D8" w:rsidP="00C363D8">
            <w:pPr>
              <w:rPr>
                <w:color w:val="000000"/>
                <w:sz w:val="18"/>
                <w:szCs w:val="18"/>
              </w:rPr>
            </w:pPr>
            <w:r w:rsidRPr="00606347">
              <w:rPr>
                <w:sz w:val="18"/>
                <w:szCs w:val="18"/>
              </w:rPr>
              <w:t>Adapt, Assess, Change, Combine, Compile, Compose, Conclude, Criticize, Create, Decide, Deduct, Defend, Design, Discuss, Determine, Disprove, Evaluate, Imagine, Improve, Influence, Invent, Judge, Justify, Optimize, Plan, Predict, Prioritize, Prove, Rate, Recommend, Solve</w:t>
            </w:r>
          </w:p>
        </w:tc>
      </w:tr>
      <w:tr w:rsidR="00C363D8" w:rsidRPr="00606347" w14:paraId="353BDF00" w14:textId="77777777" w:rsidTr="00EA4373">
        <w:trPr>
          <w:trHeight w:val="288"/>
        </w:trPr>
        <w:tc>
          <w:tcPr>
            <w:tcW w:w="9190" w:type="dxa"/>
            <w:gridSpan w:val="5"/>
            <w:tcBorders>
              <w:top w:val="nil"/>
              <w:left w:val="single" w:sz="4" w:space="0" w:color="auto"/>
              <w:bottom w:val="single" w:sz="4" w:space="0" w:color="auto"/>
              <w:right w:val="single" w:sz="4" w:space="0" w:color="auto"/>
            </w:tcBorders>
            <w:shd w:val="clear" w:color="auto" w:fill="D9D9D9" w:themeFill="background1" w:themeFillShade="D9"/>
            <w:noWrap/>
            <w:hideMark/>
          </w:tcPr>
          <w:p w14:paraId="2074A071" w14:textId="46DEFD23" w:rsidR="00C363D8" w:rsidRPr="00606347" w:rsidRDefault="00C363D8" w:rsidP="00C363D8">
            <w:pPr>
              <w:rPr>
                <w:b/>
                <w:color w:val="000000"/>
                <w:szCs w:val="18"/>
              </w:rPr>
            </w:pPr>
            <w:r w:rsidRPr="00606347">
              <w:rPr>
                <w:b/>
                <w:color w:val="000000"/>
                <w:szCs w:val="18"/>
              </w:rPr>
              <w:t xml:space="preserve">Data Science Data </w:t>
            </w:r>
            <w:r w:rsidRPr="00016ADE">
              <w:rPr>
                <w:b/>
                <w:color w:val="000000"/>
                <w:szCs w:val="18"/>
              </w:rPr>
              <w:t>Analytics</w:t>
            </w:r>
            <w:r w:rsidR="00016ADE" w:rsidRPr="00016ADE">
              <w:rPr>
                <w:b/>
                <w:color w:val="000000"/>
                <w:sz w:val="18"/>
                <w:szCs w:val="18"/>
              </w:rPr>
              <w:t xml:space="preserve"> (DSDA)</w:t>
            </w:r>
          </w:p>
        </w:tc>
      </w:tr>
      <w:tr w:rsidR="00C363D8" w:rsidRPr="00606347" w14:paraId="43A6F21F" w14:textId="77777777" w:rsidTr="00C363D8">
        <w:trPr>
          <w:trHeight w:val="1188"/>
        </w:trPr>
        <w:tc>
          <w:tcPr>
            <w:tcW w:w="730" w:type="dxa"/>
            <w:tcBorders>
              <w:top w:val="nil"/>
              <w:left w:val="single" w:sz="4" w:space="0" w:color="auto"/>
              <w:bottom w:val="single" w:sz="4" w:space="0" w:color="auto"/>
              <w:right w:val="single" w:sz="4" w:space="0" w:color="auto"/>
            </w:tcBorders>
            <w:shd w:val="clear" w:color="auto" w:fill="auto"/>
            <w:noWrap/>
            <w:hideMark/>
          </w:tcPr>
          <w:p w14:paraId="54E6D592" w14:textId="77777777" w:rsidR="00C363D8" w:rsidRPr="00606347" w:rsidRDefault="00C363D8" w:rsidP="00C363D8">
            <w:pPr>
              <w:rPr>
                <w:b/>
                <w:sz w:val="18"/>
                <w:szCs w:val="18"/>
              </w:rPr>
            </w:pPr>
            <w:r w:rsidRPr="00606347">
              <w:rPr>
                <w:b/>
                <w:sz w:val="18"/>
                <w:szCs w:val="18"/>
              </w:rPr>
              <w:t>LO1-DA</w:t>
            </w:r>
          </w:p>
        </w:tc>
        <w:tc>
          <w:tcPr>
            <w:tcW w:w="2464" w:type="dxa"/>
            <w:tcBorders>
              <w:top w:val="nil"/>
              <w:left w:val="nil"/>
              <w:bottom w:val="single" w:sz="4" w:space="0" w:color="auto"/>
              <w:right w:val="single" w:sz="4" w:space="0" w:color="auto"/>
            </w:tcBorders>
            <w:shd w:val="clear" w:color="auto" w:fill="auto"/>
            <w:hideMark/>
          </w:tcPr>
          <w:p w14:paraId="5B2A22CC" w14:textId="77777777" w:rsidR="007A51D5" w:rsidRPr="00016ADE" w:rsidRDefault="007A51D5" w:rsidP="00C363D8">
            <w:pPr>
              <w:rPr>
                <w:b/>
                <w:sz w:val="18"/>
                <w:szCs w:val="18"/>
              </w:rPr>
            </w:pPr>
            <w:r w:rsidRPr="00016ADE">
              <w:rPr>
                <w:b/>
                <w:sz w:val="18"/>
                <w:szCs w:val="18"/>
              </w:rPr>
              <w:t>DSDA-DA</w:t>
            </w:r>
          </w:p>
          <w:p w14:paraId="369C2253" w14:textId="73125680" w:rsidR="00C363D8" w:rsidRPr="00016ADE" w:rsidRDefault="007A51D5" w:rsidP="00C363D8">
            <w:pPr>
              <w:rPr>
                <w:b/>
                <w:sz w:val="18"/>
                <w:szCs w:val="18"/>
              </w:rPr>
            </w:pPr>
            <w:r w:rsidRPr="00016ADE">
              <w:rPr>
                <w:rFonts w:ascii="Calibri" w:hAnsi="Calibri" w:cs="Calibri"/>
                <w:b/>
                <w:sz w:val="18"/>
                <w:szCs w:val="18"/>
              </w:rPr>
              <w:t xml:space="preserve">Use appropriate data analytics and statistical techniques on available data to discover new relations and deliver insights into research problem or organizational </w:t>
            </w:r>
            <w:r w:rsidR="0022009A" w:rsidRPr="00016ADE">
              <w:rPr>
                <w:rFonts w:ascii="Calibri" w:hAnsi="Calibri" w:cs="Calibri"/>
                <w:b/>
                <w:sz w:val="18"/>
                <w:szCs w:val="18"/>
              </w:rPr>
              <w:t>processes and</w:t>
            </w:r>
            <w:r w:rsidRPr="00016ADE">
              <w:rPr>
                <w:rFonts w:ascii="Calibri" w:hAnsi="Calibri" w:cs="Calibri"/>
                <w:b/>
                <w:sz w:val="18"/>
                <w:szCs w:val="18"/>
              </w:rPr>
              <w:t xml:space="preserve"> support decision-making.</w:t>
            </w:r>
          </w:p>
        </w:tc>
        <w:tc>
          <w:tcPr>
            <w:tcW w:w="1941" w:type="dxa"/>
            <w:tcBorders>
              <w:top w:val="nil"/>
              <w:left w:val="nil"/>
              <w:bottom w:val="single" w:sz="4" w:space="0" w:color="auto"/>
              <w:right w:val="single" w:sz="4" w:space="0" w:color="auto"/>
            </w:tcBorders>
            <w:shd w:val="clear" w:color="auto" w:fill="auto"/>
            <w:noWrap/>
            <w:hideMark/>
          </w:tcPr>
          <w:p w14:paraId="1EDD8D4A" w14:textId="77777777" w:rsidR="00C363D8" w:rsidRPr="00606347" w:rsidRDefault="00C363D8" w:rsidP="00C363D8">
            <w:pPr>
              <w:rPr>
                <w:b/>
                <w:sz w:val="18"/>
                <w:szCs w:val="18"/>
              </w:rPr>
            </w:pPr>
            <w:r w:rsidRPr="00606347">
              <w:rPr>
                <w:b/>
                <w:sz w:val="18"/>
                <w:szCs w:val="18"/>
              </w:rPr>
              <w:t>Choose appropriate existing analytical method and operate existing tools to do specified data analysis. Present data in the required form.</w:t>
            </w:r>
          </w:p>
        </w:tc>
        <w:tc>
          <w:tcPr>
            <w:tcW w:w="1985" w:type="dxa"/>
            <w:tcBorders>
              <w:top w:val="nil"/>
              <w:left w:val="nil"/>
              <w:bottom w:val="single" w:sz="4" w:space="0" w:color="auto"/>
              <w:right w:val="single" w:sz="4" w:space="0" w:color="auto"/>
            </w:tcBorders>
            <w:shd w:val="clear" w:color="auto" w:fill="auto"/>
            <w:noWrap/>
            <w:hideMark/>
          </w:tcPr>
          <w:p w14:paraId="34822022" w14:textId="77777777" w:rsidR="00C363D8" w:rsidRPr="00606347" w:rsidRDefault="00C363D8" w:rsidP="00C363D8">
            <w:pPr>
              <w:rPr>
                <w:b/>
                <w:sz w:val="18"/>
                <w:szCs w:val="18"/>
              </w:rPr>
            </w:pPr>
            <w:r w:rsidRPr="00606347">
              <w:rPr>
                <w:b/>
                <w:sz w:val="18"/>
                <w:szCs w:val="18"/>
              </w:rPr>
              <w:t>Develop data analysis application for specific data sets and tasks or processes. Identify necessary methods and use them in combination if necessary. Identify relations and provide consistent reports and visualizations.</w:t>
            </w:r>
          </w:p>
        </w:tc>
        <w:tc>
          <w:tcPr>
            <w:tcW w:w="2070" w:type="dxa"/>
            <w:tcBorders>
              <w:top w:val="nil"/>
              <w:left w:val="nil"/>
              <w:bottom w:val="single" w:sz="4" w:space="0" w:color="auto"/>
              <w:right w:val="single" w:sz="4" w:space="0" w:color="auto"/>
            </w:tcBorders>
            <w:shd w:val="clear" w:color="auto" w:fill="auto"/>
            <w:noWrap/>
            <w:hideMark/>
          </w:tcPr>
          <w:p w14:paraId="7F17806E" w14:textId="77777777" w:rsidR="00C363D8" w:rsidRPr="00606347" w:rsidRDefault="00C363D8" w:rsidP="00C363D8">
            <w:pPr>
              <w:rPr>
                <w:b/>
                <w:sz w:val="18"/>
                <w:szCs w:val="18"/>
              </w:rPr>
            </w:pPr>
            <w:r w:rsidRPr="00606347">
              <w:rPr>
                <w:b/>
                <w:sz w:val="18"/>
                <w:szCs w:val="18"/>
              </w:rPr>
              <w:t>Create formal model for the specific organizational tasks and processes and use it to discover hidden relations, propose optimization and improvements. Develop new models and methods if necessary. Recommend and influence organizational improvement based on continuous data analysis.</w:t>
            </w:r>
          </w:p>
        </w:tc>
      </w:tr>
      <w:tr w:rsidR="00016ADE" w:rsidRPr="00606347" w14:paraId="71A05F83" w14:textId="77777777" w:rsidTr="00C363D8">
        <w:trPr>
          <w:trHeight w:val="708"/>
        </w:trPr>
        <w:tc>
          <w:tcPr>
            <w:tcW w:w="730" w:type="dxa"/>
            <w:tcBorders>
              <w:top w:val="nil"/>
              <w:left w:val="single" w:sz="4" w:space="0" w:color="auto"/>
              <w:bottom w:val="single" w:sz="4" w:space="0" w:color="auto"/>
              <w:right w:val="single" w:sz="4" w:space="0" w:color="auto"/>
            </w:tcBorders>
            <w:shd w:val="clear" w:color="auto" w:fill="auto"/>
            <w:noWrap/>
            <w:hideMark/>
          </w:tcPr>
          <w:p w14:paraId="76A37A55" w14:textId="77777777" w:rsidR="00016ADE" w:rsidRPr="00606347" w:rsidRDefault="00016ADE" w:rsidP="00016ADE">
            <w:pPr>
              <w:rPr>
                <w:color w:val="000000"/>
                <w:sz w:val="18"/>
                <w:szCs w:val="18"/>
              </w:rPr>
            </w:pPr>
            <w:r w:rsidRPr="00606347">
              <w:rPr>
                <w:color w:val="000000"/>
                <w:sz w:val="18"/>
                <w:szCs w:val="18"/>
              </w:rPr>
              <w:t>LO1.01</w:t>
            </w:r>
          </w:p>
        </w:tc>
        <w:tc>
          <w:tcPr>
            <w:tcW w:w="2464" w:type="dxa"/>
            <w:tcBorders>
              <w:top w:val="nil"/>
              <w:left w:val="nil"/>
              <w:bottom w:val="single" w:sz="4" w:space="0" w:color="auto"/>
              <w:right w:val="single" w:sz="4" w:space="0" w:color="auto"/>
            </w:tcBorders>
            <w:shd w:val="clear" w:color="auto" w:fill="auto"/>
            <w:hideMark/>
          </w:tcPr>
          <w:p w14:paraId="00C5D536" w14:textId="77777777" w:rsidR="00016ADE" w:rsidRPr="00F90B3A" w:rsidRDefault="00016ADE" w:rsidP="00016ADE">
            <w:pPr>
              <w:rPr>
                <w:rFonts w:ascii="Calibri" w:hAnsi="Calibri" w:cs="Calibri"/>
                <w:color w:val="000000"/>
                <w:sz w:val="18"/>
                <w:szCs w:val="18"/>
              </w:rPr>
            </w:pPr>
            <w:r w:rsidRPr="00F46EEB">
              <w:rPr>
                <w:rFonts w:ascii="Calibri" w:hAnsi="Calibri" w:cs="Calibri"/>
                <w:color w:val="000000"/>
                <w:sz w:val="18"/>
                <w:szCs w:val="18"/>
              </w:rPr>
              <w:t>DSDA01</w:t>
            </w:r>
          </w:p>
          <w:p w14:paraId="7898FE5E" w14:textId="40911863" w:rsidR="00016ADE" w:rsidRPr="00606347" w:rsidRDefault="00016ADE" w:rsidP="00016ADE">
            <w:pPr>
              <w:rPr>
                <w:color w:val="000000"/>
                <w:sz w:val="18"/>
                <w:szCs w:val="18"/>
              </w:rPr>
            </w:pPr>
            <w:r w:rsidRPr="00F46EEB">
              <w:rPr>
                <w:rFonts w:ascii="Calibri" w:hAnsi="Calibri" w:cs="Calibri"/>
                <w:color w:val="000000"/>
                <w:sz w:val="18"/>
                <w:szCs w:val="18"/>
              </w:rPr>
              <w:t>Effectively use variety of data analytics techniques, such as Machine Learning (including supervised, unsupervised, semi</w:t>
            </w:r>
            <w:r>
              <w:rPr>
                <w:rFonts w:ascii="Calibri" w:hAnsi="Calibri" w:cs="Calibri"/>
                <w:color w:val="000000"/>
                <w:sz w:val="18"/>
                <w:szCs w:val="18"/>
              </w:rPr>
              <w:t>-</w:t>
            </w:r>
            <w:r w:rsidRPr="00F46EEB">
              <w:rPr>
                <w:rFonts w:ascii="Calibri" w:hAnsi="Calibri" w:cs="Calibri"/>
                <w:color w:val="000000"/>
                <w:sz w:val="18"/>
                <w:szCs w:val="18"/>
              </w:rPr>
              <w:t>supervised learning), Data Mining, Prescr</w:t>
            </w:r>
            <w:r>
              <w:rPr>
                <w:rFonts w:ascii="Calibri" w:hAnsi="Calibri" w:cs="Calibri"/>
                <w:color w:val="000000"/>
                <w:sz w:val="18"/>
                <w:szCs w:val="18"/>
              </w:rPr>
              <w:t>i</w:t>
            </w:r>
            <w:r w:rsidRPr="00F46EEB">
              <w:rPr>
                <w:rFonts w:ascii="Calibri" w:hAnsi="Calibri" w:cs="Calibri"/>
                <w:color w:val="000000"/>
                <w:sz w:val="18"/>
                <w:szCs w:val="18"/>
              </w:rPr>
              <w:t>ptive and Predictive Analytics, fo</w:t>
            </w:r>
            <w:r>
              <w:rPr>
                <w:rFonts w:ascii="Calibri" w:hAnsi="Calibri" w:cs="Calibri"/>
                <w:color w:val="000000"/>
                <w:sz w:val="18"/>
                <w:szCs w:val="18"/>
              </w:rPr>
              <w:t>r complex data analysis through</w:t>
            </w:r>
            <w:r w:rsidRPr="00F46EEB">
              <w:rPr>
                <w:rFonts w:ascii="Calibri" w:hAnsi="Calibri" w:cs="Calibri"/>
                <w:color w:val="000000"/>
                <w:sz w:val="18"/>
                <w:szCs w:val="18"/>
              </w:rPr>
              <w:t xml:space="preserve"> the whole data lifecycle</w:t>
            </w:r>
          </w:p>
        </w:tc>
        <w:tc>
          <w:tcPr>
            <w:tcW w:w="1941" w:type="dxa"/>
            <w:tcBorders>
              <w:top w:val="nil"/>
              <w:left w:val="nil"/>
              <w:bottom w:val="single" w:sz="4" w:space="0" w:color="auto"/>
              <w:right w:val="single" w:sz="4" w:space="0" w:color="auto"/>
            </w:tcBorders>
            <w:shd w:val="clear" w:color="auto" w:fill="auto"/>
            <w:noWrap/>
            <w:hideMark/>
          </w:tcPr>
          <w:p w14:paraId="20636725" w14:textId="18D778BF" w:rsidR="00016ADE" w:rsidRPr="00606347" w:rsidRDefault="00016ADE" w:rsidP="00016ADE">
            <w:pPr>
              <w:rPr>
                <w:color w:val="000000"/>
                <w:sz w:val="18"/>
                <w:szCs w:val="18"/>
              </w:rPr>
            </w:pPr>
            <w:r w:rsidRPr="00606347">
              <w:rPr>
                <w:color w:val="000000"/>
                <w:sz w:val="18"/>
                <w:szCs w:val="18"/>
              </w:rPr>
              <w:t xml:space="preserve">Choose and execute existing </w:t>
            </w:r>
            <w:r>
              <w:rPr>
                <w:color w:val="000000"/>
                <w:sz w:val="18"/>
                <w:szCs w:val="18"/>
              </w:rPr>
              <w:t xml:space="preserve">data analytics and </w:t>
            </w:r>
            <w:r w:rsidRPr="00606347">
              <w:rPr>
                <w:color w:val="000000"/>
                <w:sz w:val="18"/>
                <w:szCs w:val="18"/>
              </w:rPr>
              <w:t>predictive analytics tools.</w:t>
            </w:r>
          </w:p>
          <w:p w14:paraId="2078A7D2" w14:textId="77777777" w:rsidR="00016ADE" w:rsidRPr="00606347" w:rsidRDefault="00016ADE" w:rsidP="00016ADE">
            <w:pPr>
              <w:rPr>
                <w:color w:val="000000"/>
                <w:sz w:val="18"/>
                <w:szCs w:val="18"/>
              </w:rPr>
            </w:pPr>
          </w:p>
        </w:tc>
        <w:tc>
          <w:tcPr>
            <w:tcW w:w="1985" w:type="dxa"/>
            <w:tcBorders>
              <w:top w:val="nil"/>
              <w:left w:val="nil"/>
              <w:bottom w:val="single" w:sz="4" w:space="0" w:color="auto"/>
              <w:right w:val="single" w:sz="4" w:space="0" w:color="auto"/>
            </w:tcBorders>
            <w:shd w:val="clear" w:color="auto" w:fill="auto"/>
            <w:noWrap/>
            <w:hideMark/>
          </w:tcPr>
          <w:p w14:paraId="4FCAF1AA" w14:textId="77777777" w:rsidR="00016ADE" w:rsidRPr="00606347" w:rsidRDefault="00016ADE" w:rsidP="00016ADE">
            <w:pPr>
              <w:rPr>
                <w:color w:val="000000"/>
                <w:sz w:val="18"/>
                <w:szCs w:val="18"/>
              </w:rPr>
            </w:pPr>
            <w:r w:rsidRPr="00606347">
              <w:rPr>
                <w:color w:val="000000"/>
                <w:sz w:val="18"/>
                <w:szCs w:val="18"/>
              </w:rPr>
              <w:t>Identify existing requirements and develop predictive analysis tools.</w:t>
            </w:r>
          </w:p>
        </w:tc>
        <w:tc>
          <w:tcPr>
            <w:tcW w:w="2070" w:type="dxa"/>
            <w:tcBorders>
              <w:top w:val="nil"/>
              <w:left w:val="nil"/>
              <w:bottom w:val="single" w:sz="4" w:space="0" w:color="auto"/>
              <w:right w:val="single" w:sz="4" w:space="0" w:color="auto"/>
            </w:tcBorders>
            <w:shd w:val="clear" w:color="auto" w:fill="auto"/>
            <w:noWrap/>
            <w:hideMark/>
          </w:tcPr>
          <w:p w14:paraId="37A5E073" w14:textId="77777777" w:rsidR="00016ADE" w:rsidRPr="00606347" w:rsidRDefault="00016ADE" w:rsidP="00016ADE">
            <w:pPr>
              <w:rPr>
                <w:color w:val="000000"/>
                <w:sz w:val="18"/>
                <w:szCs w:val="18"/>
              </w:rPr>
            </w:pPr>
            <w:r w:rsidRPr="00606347">
              <w:rPr>
                <w:color w:val="000000"/>
                <w:sz w:val="18"/>
                <w:szCs w:val="18"/>
              </w:rPr>
              <w:t>Design and evaluate predictive analysis tools to discover new relations.</w:t>
            </w:r>
          </w:p>
        </w:tc>
      </w:tr>
      <w:tr w:rsidR="00016ADE" w:rsidRPr="00606347" w14:paraId="58DF2E59" w14:textId="77777777" w:rsidTr="00C363D8">
        <w:trPr>
          <w:trHeight w:val="576"/>
        </w:trPr>
        <w:tc>
          <w:tcPr>
            <w:tcW w:w="730" w:type="dxa"/>
            <w:tcBorders>
              <w:top w:val="nil"/>
              <w:left w:val="single" w:sz="4" w:space="0" w:color="auto"/>
              <w:bottom w:val="single" w:sz="4" w:space="0" w:color="auto"/>
              <w:right w:val="single" w:sz="4" w:space="0" w:color="auto"/>
            </w:tcBorders>
            <w:shd w:val="clear" w:color="auto" w:fill="auto"/>
            <w:noWrap/>
            <w:hideMark/>
          </w:tcPr>
          <w:p w14:paraId="307D0639" w14:textId="77777777" w:rsidR="00016ADE" w:rsidRPr="00606347" w:rsidRDefault="00016ADE" w:rsidP="00016ADE">
            <w:pPr>
              <w:rPr>
                <w:color w:val="000000"/>
                <w:sz w:val="18"/>
                <w:szCs w:val="18"/>
              </w:rPr>
            </w:pPr>
            <w:r w:rsidRPr="00606347">
              <w:rPr>
                <w:color w:val="000000"/>
                <w:sz w:val="18"/>
                <w:szCs w:val="18"/>
              </w:rPr>
              <w:t>LO1.02</w:t>
            </w:r>
          </w:p>
        </w:tc>
        <w:tc>
          <w:tcPr>
            <w:tcW w:w="2464" w:type="dxa"/>
            <w:tcBorders>
              <w:top w:val="nil"/>
              <w:left w:val="nil"/>
              <w:bottom w:val="single" w:sz="4" w:space="0" w:color="auto"/>
              <w:right w:val="single" w:sz="4" w:space="0" w:color="auto"/>
            </w:tcBorders>
            <w:shd w:val="clear" w:color="auto" w:fill="auto"/>
            <w:hideMark/>
          </w:tcPr>
          <w:p w14:paraId="48EF25F0" w14:textId="77777777" w:rsidR="00016ADE" w:rsidRPr="00F90B3A" w:rsidRDefault="00016ADE" w:rsidP="00016ADE">
            <w:pPr>
              <w:rPr>
                <w:rFonts w:ascii="Calibri" w:hAnsi="Calibri" w:cs="Calibri"/>
                <w:color w:val="000000"/>
                <w:sz w:val="18"/>
                <w:szCs w:val="18"/>
              </w:rPr>
            </w:pPr>
            <w:r w:rsidRPr="00F46EEB">
              <w:rPr>
                <w:rFonts w:ascii="Calibri" w:hAnsi="Calibri" w:cs="Calibri"/>
                <w:color w:val="000000"/>
                <w:sz w:val="18"/>
                <w:szCs w:val="18"/>
              </w:rPr>
              <w:t>DSDA02</w:t>
            </w:r>
          </w:p>
          <w:p w14:paraId="47648642" w14:textId="198F3EF5" w:rsidR="00016ADE" w:rsidRPr="00606347" w:rsidRDefault="00016ADE" w:rsidP="00016ADE">
            <w:pPr>
              <w:rPr>
                <w:color w:val="000000"/>
                <w:sz w:val="18"/>
                <w:szCs w:val="18"/>
              </w:rPr>
            </w:pPr>
            <w:r w:rsidRPr="00F46EEB">
              <w:rPr>
                <w:rFonts w:ascii="Calibri" w:hAnsi="Calibri" w:cs="Calibri"/>
                <w:color w:val="000000"/>
                <w:sz w:val="18"/>
                <w:szCs w:val="18"/>
              </w:rPr>
              <w:t>Apply designated quantitative techniques, including statistics, time series analysis, optimization, and simulation to deploy appropriate models for analysis and prediction</w:t>
            </w:r>
          </w:p>
        </w:tc>
        <w:tc>
          <w:tcPr>
            <w:tcW w:w="1941" w:type="dxa"/>
            <w:tcBorders>
              <w:top w:val="nil"/>
              <w:left w:val="nil"/>
              <w:bottom w:val="single" w:sz="4" w:space="0" w:color="auto"/>
              <w:right w:val="single" w:sz="4" w:space="0" w:color="auto"/>
            </w:tcBorders>
            <w:shd w:val="clear" w:color="auto" w:fill="auto"/>
            <w:noWrap/>
          </w:tcPr>
          <w:p w14:paraId="767F6BBD" w14:textId="77777777" w:rsidR="00016ADE" w:rsidRPr="00606347" w:rsidRDefault="00016ADE" w:rsidP="00016ADE">
            <w:pPr>
              <w:rPr>
                <w:color w:val="000000"/>
                <w:sz w:val="18"/>
                <w:szCs w:val="18"/>
              </w:rPr>
            </w:pPr>
            <w:r w:rsidRPr="00606347">
              <w:rPr>
                <w:color w:val="000000"/>
                <w:sz w:val="18"/>
                <w:szCs w:val="18"/>
              </w:rPr>
              <w:t>Choose and execute standard methods from existing statistical libraries to provide overview.</w:t>
            </w:r>
          </w:p>
        </w:tc>
        <w:tc>
          <w:tcPr>
            <w:tcW w:w="1985" w:type="dxa"/>
            <w:tcBorders>
              <w:top w:val="nil"/>
              <w:left w:val="nil"/>
              <w:bottom w:val="single" w:sz="4" w:space="0" w:color="auto"/>
              <w:right w:val="single" w:sz="4" w:space="0" w:color="auto"/>
            </w:tcBorders>
            <w:shd w:val="clear" w:color="auto" w:fill="auto"/>
            <w:noWrap/>
          </w:tcPr>
          <w:p w14:paraId="115522BB" w14:textId="77777777" w:rsidR="00016ADE" w:rsidRPr="00606347" w:rsidRDefault="00016ADE" w:rsidP="00016ADE">
            <w:pPr>
              <w:rPr>
                <w:color w:val="000000"/>
                <w:sz w:val="18"/>
                <w:szCs w:val="18"/>
              </w:rPr>
            </w:pPr>
            <w:r w:rsidRPr="00606347">
              <w:rPr>
                <w:color w:val="000000"/>
                <w:sz w:val="18"/>
                <w:szCs w:val="18"/>
              </w:rPr>
              <w:t>Select most appropriate statistical techniques and model available data to deliver insights.</w:t>
            </w:r>
          </w:p>
        </w:tc>
        <w:tc>
          <w:tcPr>
            <w:tcW w:w="2070" w:type="dxa"/>
            <w:tcBorders>
              <w:top w:val="nil"/>
              <w:left w:val="nil"/>
              <w:bottom w:val="single" w:sz="4" w:space="0" w:color="auto"/>
              <w:right w:val="single" w:sz="4" w:space="0" w:color="auto"/>
            </w:tcBorders>
            <w:shd w:val="clear" w:color="auto" w:fill="auto"/>
            <w:noWrap/>
          </w:tcPr>
          <w:p w14:paraId="0A221729" w14:textId="77777777" w:rsidR="00016ADE" w:rsidRPr="00606347" w:rsidRDefault="00016ADE" w:rsidP="00016ADE">
            <w:pPr>
              <w:rPr>
                <w:color w:val="000000"/>
                <w:sz w:val="18"/>
                <w:szCs w:val="18"/>
              </w:rPr>
            </w:pPr>
            <w:r w:rsidRPr="00606347">
              <w:rPr>
                <w:color w:val="000000"/>
                <w:sz w:val="18"/>
                <w:szCs w:val="18"/>
              </w:rPr>
              <w:t>Assess and optimize organization processes using statistical techniques.</w:t>
            </w:r>
          </w:p>
        </w:tc>
      </w:tr>
      <w:tr w:rsidR="00016ADE" w:rsidRPr="00606347" w14:paraId="47467A59" w14:textId="77777777" w:rsidTr="00C363D8">
        <w:trPr>
          <w:trHeight w:val="576"/>
        </w:trPr>
        <w:tc>
          <w:tcPr>
            <w:tcW w:w="730" w:type="dxa"/>
            <w:tcBorders>
              <w:top w:val="nil"/>
              <w:left w:val="single" w:sz="4" w:space="0" w:color="auto"/>
              <w:bottom w:val="single" w:sz="4" w:space="0" w:color="auto"/>
              <w:right w:val="single" w:sz="4" w:space="0" w:color="auto"/>
            </w:tcBorders>
            <w:shd w:val="clear" w:color="auto" w:fill="auto"/>
            <w:noWrap/>
          </w:tcPr>
          <w:p w14:paraId="350BD2C0" w14:textId="5FE1588A" w:rsidR="00016ADE" w:rsidRPr="00606347" w:rsidRDefault="00016ADE" w:rsidP="00016ADE">
            <w:pPr>
              <w:rPr>
                <w:color w:val="000000"/>
                <w:sz w:val="18"/>
                <w:szCs w:val="18"/>
              </w:rPr>
            </w:pPr>
            <w:r>
              <w:rPr>
                <w:color w:val="000000"/>
                <w:sz w:val="18"/>
                <w:szCs w:val="18"/>
              </w:rPr>
              <w:t>LO1.03</w:t>
            </w:r>
          </w:p>
        </w:tc>
        <w:tc>
          <w:tcPr>
            <w:tcW w:w="2464" w:type="dxa"/>
            <w:tcBorders>
              <w:top w:val="nil"/>
              <w:left w:val="nil"/>
              <w:bottom w:val="single" w:sz="4" w:space="0" w:color="auto"/>
              <w:right w:val="single" w:sz="4" w:space="0" w:color="auto"/>
            </w:tcBorders>
            <w:shd w:val="clear" w:color="auto" w:fill="auto"/>
          </w:tcPr>
          <w:p w14:paraId="680099DA" w14:textId="77777777" w:rsidR="00016ADE" w:rsidRPr="00F90B3A" w:rsidRDefault="00016ADE" w:rsidP="00016ADE">
            <w:pPr>
              <w:rPr>
                <w:rFonts w:ascii="Calibri" w:hAnsi="Calibri" w:cs="Calibri"/>
                <w:color w:val="000000"/>
                <w:sz w:val="18"/>
                <w:szCs w:val="18"/>
              </w:rPr>
            </w:pPr>
            <w:r w:rsidRPr="00F46EEB">
              <w:rPr>
                <w:rFonts w:ascii="Calibri" w:hAnsi="Calibri" w:cs="Calibri"/>
                <w:color w:val="000000"/>
                <w:sz w:val="18"/>
                <w:szCs w:val="18"/>
              </w:rPr>
              <w:t>DSDA03</w:t>
            </w:r>
          </w:p>
          <w:p w14:paraId="21A0DD74" w14:textId="3A3DECDA" w:rsidR="00016ADE" w:rsidRPr="00606347" w:rsidRDefault="00016ADE" w:rsidP="00016ADE">
            <w:pPr>
              <w:rPr>
                <w:color w:val="000000"/>
                <w:sz w:val="18"/>
                <w:szCs w:val="18"/>
              </w:rPr>
            </w:pPr>
            <w:r w:rsidRPr="00F46EEB">
              <w:rPr>
                <w:rFonts w:ascii="Calibri" w:hAnsi="Calibri" w:cs="Calibri"/>
                <w:color w:val="000000"/>
                <w:sz w:val="18"/>
                <w:szCs w:val="18"/>
              </w:rPr>
              <w:t xml:space="preserve">Identify, extract, and pull together available and pertinent heterogeneous data, </w:t>
            </w:r>
            <w:r w:rsidR="0022009A" w:rsidRPr="00F46EEB">
              <w:rPr>
                <w:rFonts w:ascii="Calibri" w:hAnsi="Calibri" w:cs="Calibri"/>
                <w:color w:val="000000"/>
                <w:sz w:val="18"/>
                <w:szCs w:val="18"/>
              </w:rPr>
              <w:t>inc</w:t>
            </w:r>
            <w:r w:rsidR="0022009A">
              <w:rPr>
                <w:rFonts w:ascii="Calibri" w:hAnsi="Calibri" w:cs="Calibri"/>
                <w:color w:val="000000"/>
                <w:sz w:val="18"/>
                <w:szCs w:val="18"/>
              </w:rPr>
              <w:t>l</w:t>
            </w:r>
            <w:r w:rsidR="0022009A" w:rsidRPr="00F46EEB">
              <w:rPr>
                <w:rFonts w:ascii="Calibri" w:hAnsi="Calibri" w:cs="Calibri"/>
                <w:color w:val="000000"/>
                <w:sz w:val="18"/>
                <w:szCs w:val="18"/>
              </w:rPr>
              <w:t>uding modern</w:t>
            </w:r>
            <w:r w:rsidRPr="00F46EEB">
              <w:rPr>
                <w:rFonts w:ascii="Calibri" w:hAnsi="Calibri" w:cs="Calibri"/>
                <w:color w:val="000000"/>
                <w:sz w:val="18"/>
                <w:szCs w:val="18"/>
              </w:rPr>
              <w:t xml:space="preserve"> data sources such as social media data, open data, governmental data</w:t>
            </w:r>
          </w:p>
        </w:tc>
        <w:tc>
          <w:tcPr>
            <w:tcW w:w="1941" w:type="dxa"/>
            <w:tcBorders>
              <w:top w:val="nil"/>
              <w:left w:val="nil"/>
              <w:bottom w:val="single" w:sz="4" w:space="0" w:color="auto"/>
              <w:right w:val="single" w:sz="4" w:space="0" w:color="auto"/>
            </w:tcBorders>
            <w:shd w:val="clear" w:color="auto" w:fill="auto"/>
            <w:noWrap/>
          </w:tcPr>
          <w:p w14:paraId="335C6C7B" w14:textId="346715BC" w:rsidR="00016ADE" w:rsidRPr="00606347" w:rsidRDefault="00016ADE" w:rsidP="00016ADE">
            <w:pPr>
              <w:rPr>
                <w:color w:val="000000"/>
                <w:sz w:val="18"/>
                <w:szCs w:val="18"/>
              </w:rPr>
            </w:pPr>
            <w:r w:rsidRPr="00606347">
              <w:rPr>
                <w:color w:val="000000"/>
                <w:sz w:val="18"/>
                <w:szCs w:val="18"/>
              </w:rPr>
              <w:t>Operate tools for complex data handling.</w:t>
            </w:r>
          </w:p>
        </w:tc>
        <w:tc>
          <w:tcPr>
            <w:tcW w:w="1985" w:type="dxa"/>
            <w:tcBorders>
              <w:top w:val="nil"/>
              <w:left w:val="nil"/>
              <w:bottom w:val="single" w:sz="4" w:space="0" w:color="auto"/>
              <w:right w:val="single" w:sz="4" w:space="0" w:color="auto"/>
            </w:tcBorders>
            <w:shd w:val="clear" w:color="auto" w:fill="auto"/>
            <w:noWrap/>
          </w:tcPr>
          <w:p w14:paraId="7BBA6D24" w14:textId="71B9AB41" w:rsidR="00016ADE" w:rsidRPr="00606347" w:rsidRDefault="00016ADE" w:rsidP="00016ADE">
            <w:pPr>
              <w:rPr>
                <w:color w:val="000000"/>
                <w:sz w:val="18"/>
                <w:szCs w:val="18"/>
              </w:rPr>
            </w:pPr>
            <w:r w:rsidRPr="00606347">
              <w:rPr>
                <w:color w:val="000000"/>
                <w:sz w:val="18"/>
                <w:szCs w:val="18"/>
              </w:rPr>
              <w:t>Analyze available data sources and develop tool that work with complex datasets.</w:t>
            </w:r>
          </w:p>
        </w:tc>
        <w:tc>
          <w:tcPr>
            <w:tcW w:w="2070" w:type="dxa"/>
            <w:tcBorders>
              <w:top w:val="nil"/>
              <w:left w:val="nil"/>
              <w:bottom w:val="single" w:sz="4" w:space="0" w:color="auto"/>
              <w:right w:val="single" w:sz="4" w:space="0" w:color="auto"/>
            </w:tcBorders>
            <w:shd w:val="clear" w:color="auto" w:fill="auto"/>
            <w:noWrap/>
          </w:tcPr>
          <w:p w14:paraId="39FA02B4" w14:textId="412A33B6" w:rsidR="00016ADE" w:rsidRPr="00606347" w:rsidRDefault="00016ADE" w:rsidP="00016ADE">
            <w:pPr>
              <w:rPr>
                <w:color w:val="000000"/>
                <w:sz w:val="18"/>
                <w:szCs w:val="18"/>
              </w:rPr>
            </w:pPr>
            <w:r w:rsidRPr="00606347">
              <w:rPr>
                <w:color w:val="000000"/>
                <w:sz w:val="18"/>
                <w:szCs w:val="18"/>
              </w:rPr>
              <w:t xml:space="preserve">Assess, adapt, and combine data </w:t>
            </w:r>
            <w:r w:rsidR="0022009A" w:rsidRPr="00606347">
              <w:rPr>
                <w:color w:val="000000"/>
                <w:sz w:val="18"/>
                <w:szCs w:val="18"/>
              </w:rPr>
              <w:t>sources to</w:t>
            </w:r>
            <w:r w:rsidRPr="00606347">
              <w:rPr>
                <w:color w:val="000000"/>
                <w:sz w:val="18"/>
                <w:szCs w:val="18"/>
              </w:rPr>
              <w:t xml:space="preserve"> improve analytics</w:t>
            </w:r>
          </w:p>
        </w:tc>
      </w:tr>
      <w:tr w:rsidR="00016ADE" w:rsidRPr="00606347" w14:paraId="6148F22C" w14:textId="77777777" w:rsidTr="00016ADE">
        <w:trPr>
          <w:trHeight w:val="432"/>
        </w:trPr>
        <w:tc>
          <w:tcPr>
            <w:tcW w:w="730" w:type="dxa"/>
            <w:tcBorders>
              <w:top w:val="nil"/>
              <w:left w:val="single" w:sz="4" w:space="0" w:color="auto"/>
              <w:bottom w:val="single" w:sz="4" w:space="0" w:color="auto"/>
              <w:right w:val="single" w:sz="4" w:space="0" w:color="auto"/>
            </w:tcBorders>
            <w:shd w:val="clear" w:color="auto" w:fill="auto"/>
            <w:noWrap/>
          </w:tcPr>
          <w:p w14:paraId="0501FDDA" w14:textId="5E2173BF" w:rsidR="00016ADE" w:rsidRPr="00606347" w:rsidRDefault="00016ADE" w:rsidP="00016ADE">
            <w:pPr>
              <w:rPr>
                <w:color w:val="000000"/>
                <w:sz w:val="18"/>
                <w:szCs w:val="18"/>
              </w:rPr>
            </w:pPr>
            <w:r>
              <w:rPr>
                <w:color w:val="000000"/>
                <w:sz w:val="18"/>
                <w:szCs w:val="18"/>
              </w:rPr>
              <w:t>LO1.04</w:t>
            </w:r>
          </w:p>
        </w:tc>
        <w:tc>
          <w:tcPr>
            <w:tcW w:w="2464" w:type="dxa"/>
            <w:tcBorders>
              <w:top w:val="nil"/>
              <w:left w:val="nil"/>
              <w:bottom w:val="single" w:sz="4" w:space="0" w:color="auto"/>
              <w:right w:val="single" w:sz="4" w:space="0" w:color="auto"/>
            </w:tcBorders>
            <w:shd w:val="clear" w:color="auto" w:fill="auto"/>
          </w:tcPr>
          <w:p w14:paraId="7E778948" w14:textId="77777777" w:rsidR="00016ADE" w:rsidRPr="00F90B3A" w:rsidRDefault="00016ADE" w:rsidP="00016ADE">
            <w:pPr>
              <w:rPr>
                <w:rFonts w:ascii="Calibri" w:hAnsi="Calibri" w:cs="Calibri"/>
                <w:color w:val="000000"/>
                <w:sz w:val="18"/>
                <w:szCs w:val="18"/>
              </w:rPr>
            </w:pPr>
            <w:r w:rsidRPr="00F46EEB">
              <w:rPr>
                <w:rFonts w:ascii="Calibri" w:hAnsi="Calibri" w:cs="Calibri"/>
                <w:color w:val="000000"/>
                <w:sz w:val="18"/>
                <w:szCs w:val="18"/>
              </w:rPr>
              <w:t>DSDA04</w:t>
            </w:r>
          </w:p>
          <w:p w14:paraId="38744ECA" w14:textId="4ADA8278" w:rsidR="00016ADE" w:rsidRPr="00606347" w:rsidRDefault="00016ADE" w:rsidP="00016ADE">
            <w:pPr>
              <w:rPr>
                <w:color w:val="000000"/>
                <w:sz w:val="18"/>
                <w:szCs w:val="18"/>
              </w:rPr>
            </w:pPr>
            <w:r w:rsidRPr="00F46EEB">
              <w:rPr>
                <w:rFonts w:ascii="Calibri" w:hAnsi="Calibri" w:cs="Calibri"/>
                <w:color w:val="000000"/>
                <w:sz w:val="18"/>
                <w:szCs w:val="18"/>
              </w:rPr>
              <w:t>Und</w:t>
            </w:r>
            <w:r w:rsidRPr="00F90B3A">
              <w:rPr>
                <w:rFonts w:ascii="Calibri" w:hAnsi="Calibri" w:cs="Calibri"/>
                <w:color w:val="000000"/>
                <w:sz w:val="18"/>
                <w:szCs w:val="18"/>
              </w:rPr>
              <w:t>erstand and use different perfor</w:t>
            </w:r>
            <w:r w:rsidRPr="00F46EEB">
              <w:rPr>
                <w:rFonts w:ascii="Calibri" w:hAnsi="Calibri" w:cs="Calibri"/>
                <w:color w:val="000000"/>
                <w:sz w:val="18"/>
                <w:szCs w:val="18"/>
              </w:rPr>
              <w:t>mance and accuracy metrics for model validation in analytics projects, hypothesis testing, and information retrieval</w:t>
            </w:r>
          </w:p>
        </w:tc>
        <w:tc>
          <w:tcPr>
            <w:tcW w:w="1941" w:type="dxa"/>
            <w:tcBorders>
              <w:top w:val="nil"/>
              <w:left w:val="nil"/>
              <w:bottom w:val="single" w:sz="4" w:space="0" w:color="auto"/>
              <w:right w:val="single" w:sz="4" w:space="0" w:color="auto"/>
            </w:tcBorders>
            <w:shd w:val="clear" w:color="auto" w:fill="auto"/>
            <w:noWrap/>
          </w:tcPr>
          <w:p w14:paraId="60FF76DE" w14:textId="769F5823" w:rsidR="00016ADE" w:rsidRPr="00606347" w:rsidRDefault="00016ADE" w:rsidP="00016ADE">
            <w:pPr>
              <w:rPr>
                <w:color w:val="000000"/>
                <w:sz w:val="18"/>
                <w:szCs w:val="18"/>
              </w:rPr>
            </w:pPr>
            <w:r w:rsidRPr="00606347">
              <w:rPr>
                <w:color w:val="000000"/>
                <w:sz w:val="18"/>
                <w:szCs w:val="18"/>
              </w:rPr>
              <w:t xml:space="preserve">Name and </w:t>
            </w:r>
            <w:r>
              <w:rPr>
                <w:color w:val="000000"/>
                <w:sz w:val="18"/>
                <w:szCs w:val="18"/>
              </w:rPr>
              <w:t>us</w:t>
            </w:r>
            <w:r w:rsidRPr="00606347">
              <w:rPr>
                <w:color w:val="000000"/>
                <w:sz w:val="18"/>
                <w:szCs w:val="18"/>
              </w:rPr>
              <w:t xml:space="preserve">e </w:t>
            </w:r>
            <w:r>
              <w:rPr>
                <w:color w:val="000000"/>
                <w:sz w:val="18"/>
                <w:szCs w:val="18"/>
              </w:rPr>
              <w:t>basic</w:t>
            </w:r>
            <w:r w:rsidRPr="00606347">
              <w:rPr>
                <w:color w:val="000000"/>
                <w:sz w:val="18"/>
                <w:szCs w:val="18"/>
              </w:rPr>
              <w:t xml:space="preserve"> </w:t>
            </w:r>
            <w:r>
              <w:rPr>
                <w:color w:val="000000"/>
                <w:sz w:val="18"/>
                <w:szCs w:val="18"/>
              </w:rPr>
              <w:t>performance assessment metrics and tools</w:t>
            </w:r>
            <w:r w:rsidRPr="00606347">
              <w:rPr>
                <w:color w:val="000000"/>
                <w:sz w:val="18"/>
                <w:szCs w:val="18"/>
              </w:rPr>
              <w:t>.</w:t>
            </w:r>
          </w:p>
        </w:tc>
        <w:tc>
          <w:tcPr>
            <w:tcW w:w="1985" w:type="dxa"/>
            <w:tcBorders>
              <w:top w:val="nil"/>
              <w:left w:val="nil"/>
              <w:bottom w:val="single" w:sz="4" w:space="0" w:color="auto"/>
              <w:right w:val="single" w:sz="4" w:space="0" w:color="auto"/>
            </w:tcBorders>
            <w:shd w:val="clear" w:color="auto" w:fill="auto"/>
            <w:noWrap/>
          </w:tcPr>
          <w:p w14:paraId="43801A89" w14:textId="0FF1C5E4" w:rsidR="00016ADE" w:rsidRPr="00606347" w:rsidRDefault="007001B1" w:rsidP="00016ADE">
            <w:pPr>
              <w:rPr>
                <w:color w:val="000000"/>
                <w:sz w:val="18"/>
                <w:szCs w:val="18"/>
              </w:rPr>
            </w:pPr>
            <w:r>
              <w:rPr>
                <w:color w:val="000000"/>
                <w:sz w:val="18"/>
                <w:szCs w:val="18"/>
              </w:rPr>
              <w:t>Use multiple performance and accuracy metrics, s</w:t>
            </w:r>
            <w:r w:rsidR="00016ADE" w:rsidRPr="00606347">
              <w:rPr>
                <w:color w:val="000000"/>
                <w:sz w:val="18"/>
                <w:szCs w:val="18"/>
              </w:rPr>
              <w:t xml:space="preserve">elect </w:t>
            </w:r>
            <w:r>
              <w:rPr>
                <w:color w:val="000000"/>
                <w:sz w:val="18"/>
                <w:szCs w:val="18"/>
              </w:rPr>
              <w:t xml:space="preserve">and use </w:t>
            </w:r>
            <w:r w:rsidR="00016ADE" w:rsidRPr="00606347">
              <w:rPr>
                <w:color w:val="000000"/>
                <w:sz w:val="18"/>
                <w:szCs w:val="18"/>
              </w:rPr>
              <w:t xml:space="preserve">most appropriate </w:t>
            </w:r>
            <w:r>
              <w:rPr>
                <w:color w:val="000000"/>
                <w:sz w:val="18"/>
                <w:szCs w:val="18"/>
              </w:rPr>
              <w:t>for specific type of data analytics application</w:t>
            </w:r>
            <w:r w:rsidR="00016ADE" w:rsidRPr="00606347">
              <w:rPr>
                <w:color w:val="000000"/>
                <w:sz w:val="18"/>
                <w:szCs w:val="18"/>
              </w:rPr>
              <w:t>.</w:t>
            </w:r>
          </w:p>
        </w:tc>
        <w:tc>
          <w:tcPr>
            <w:tcW w:w="2070" w:type="dxa"/>
            <w:tcBorders>
              <w:top w:val="nil"/>
              <w:left w:val="nil"/>
              <w:bottom w:val="single" w:sz="4" w:space="0" w:color="auto"/>
              <w:right w:val="single" w:sz="4" w:space="0" w:color="auto"/>
            </w:tcBorders>
            <w:shd w:val="clear" w:color="auto" w:fill="auto"/>
            <w:noWrap/>
          </w:tcPr>
          <w:p w14:paraId="2486C539" w14:textId="29D52773" w:rsidR="00016ADE" w:rsidRPr="00606347" w:rsidRDefault="00016ADE" w:rsidP="00016ADE">
            <w:pPr>
              <w:rPr>
                <w:color w:val="000000"/>
                <w:sz w:val="18"/>
                <w:szCs w:val="18"/>
              </w:rPr>
            </w:pPr>
            <w:r w:rsidRPr="00606347">
              <w:rPr>
                <w:color w:val="000000"/>
                <w:sz w:val="18"/>
                <w:szCs w:val="18"/>
              </w:rPr>
              <w:t xml:space="preserve">Evaluate and recommend </w:t>
            </w:r>
            <w:r w:rsidR="007001B1">
              <w:rPr>
                <w:color w:val="000000"/>
                <w:sz w:val="18"/>
                <w:szCs w:val="18"/>
              </w:rPr>
              <w:t>the most appropriate metrics, propose new for new applications</w:t>
            </w:r>
            <w:r w:rsidRPr="00606347">
              <w:rPr>
                <w:color w:val="000000"/>
                <w:sz w:val="18"/>
                <w:szCs w:val="18"/>
              </w:rPr>
              <w:t>.</w:t>
            </w:r>
          </w:p>
        </w:tc>
      </w:tr>
      <w:tr w:rsidR="00016ADE" w:rsidRPr="00606347" w14:paraId="728AFBF7" w14:textId="77777777" w:rsidTr="00016ADE">
        <w:trPr>
          <w:trHeight w:val="864"/>
        </w:trPr>
        <w:tc>
          <w:tcPr>
            <w:tcW w:w="730" w:type="dxa"/>
            <w:tcBorders>
              <w:top w:val="nil"/>
              <w:left w:val="single" w:sz="4" w:space="0" w:color="auto"/>
              <w:bottom w:val="single" w:sz="4" w:space="0" w:color="auto"/>
              <w:right w:val="single" w:sz="4" w:space="0" w:color="auto"/>
            </w:tcBorders>
            <w:shd w:val="clear" w:color="auto" w:fill="auto"/>
            <w:noWrap/>
          </w:tcPr>
          <w:p w14:paraId="467F735A" w14:textId="350BB87B" w:rsidR="00016ADE" w:rsidRPr="00606347" w:rsidRDefault="00016ADE" w:rsidP="00016ADE">
            <w:pPr>
              <w:rPr>
                <w:color w:val="000000"/>
                <w:sz w:val="18"/>
                <w:szCs w:val="18"/>
              </w:rPr>
            </w:pPr>
            <w:r>
              <w:rPr>
                <w:color w:val="000000"/>
                <w:sz w:val="18"/>
                <w:szCs w:val="18"/>
              </w:rPr>
              <w:t>LO1.05</w:t>
            </w:r>
          </w:p>
        </w:tc>
        <w:tc>
          <w:tcPr>
            <w:tcW w:w="2464" w:type="dxa"/>
            <w:tcBorders>
              <w:top w:val="nil"/>
              <w:left w:val="nil"/>
              <w:bottom w:val="single" w:sz="4" w:space="0" w:color="auto"/>
              <w:right w:val="single" w:sz="4" w:space="0" w:color="auto"/>
            </w:tcBorders>
            <w:shd w:val="clear" w:color="auto" w:fill="auto"/>
          </w:tcPr>
          <w:p w14:paraId="219DC2C9" w14:textId="77777777" w:rsidR="00016ADE" w:rsidRPr="00F90B3A" w:rsidRDefault="00016ADE" w:rsidP="00016ADE">
            <w:pPr>
              <w:rPr>
                <w:rFonts w:ascii="Calibri" w:hAnsi="Calibri" w:cs="Calibri"/>
                <w:color w:val="000000"/>
                <w:sz w:val="18"/>
                <w:szCs w:val="18"/>
              </w:rPr>
            </w:pPr>
            <w:r w:rsidRPr="00F46EEB">
              <w:rPr>
                <w:rFonts w:ascii="Calibri" w:hAnsi="Calibri" w:cs="Calibri"/>
                <w:color w:val="000000"/>
                <w:sz w:val="18"/>
                <w:szCs w:val="18"/>
              </w:rPr>
              <w:t>DSDA05</w:t>
            </w:r>
          </w:p>
          <w:p w14:paraId="227916B8" w14:textId="4ACEE632" w:rsidR="00016ADE" w:rsidRPr="00606347" w:rsidRDefault="00016ADE" w:rsidP="00016ADE">
            <w:pPr>
              <w:rPr>
                <w:color w:val="000000"/>
                <w:sz w:val="18"/>
                <w:szCs w:val="18"/>
              </w:rPr>
            </w:pPr>
            <w:r w:rsidRPr="00F46EEB">
              <w:rPr>
                <w:rFonts w:ascii="Calibri" w:hAnsi="Calibri" w:cs="Calibri"/>
                <w:color w:val="000000"/>
                <w:sz w:val="18"/>
                <w:szCs w:val="18"/>
              </w:rPr>
              <w:t xml:space="preserve">Develop required data analytics for organizational </w:t>
            </w:r>
            <w:r w:rsidR="0022009A" w:rsidRPr="00F46EEB">
              <w:rPr>
                <w:rFonts w:ascii="Calibri" w:hAnsi="Calibri" w:cs="Calibri"/>
                <w:color w:val="000000"/>
                <w:sz w:val="18"/>
                <w:szCs w:val="18"/>
              </w:rPr>
              <w:t>tasks, integrate</w:t>
            </w:r>
            <w:r w:rsidRPr="00F46EEB">
              <w:rPr>
                <w:rFonts w:ascii="Calibri" w:hAnsi="Calibri" w:cs="Calibri"/>
                <w:color w:val="000000"/>
                <w:sz w:val="18"/>
                <w:szCs w:val="18"/>
              </w:rPr>
              <w:t xml:space="preserve"> data analytics and processing appl</w:t>
            </w:r>
            <w:r w:rsidRPr="00F90B3A">
              <w:rPr>
                <w:rFonts w:ascii="Calibri" w:hAnsi="Calibri" w:cs="Calibri"/>
                <w:color w:val="000000"/>
                <w:sz w:val="18"/>
                <w:szCs w:val="18"/>
              </w:rPr>
              <w:t>ications into organization work</w:t>
            </w:r>
            <w:r w:rsidRPr="00F46EEB">
              <w:rPr>
                <w:rFonts w:ascii="Calibri" w:hAnsi="Calibri" w:cs="Calibri"/>
                <w:color w:val="000000"/>
                <w:sz w:val="18"/>
                <w:szCs w:val="18"/>
              </w:rPr>
              <w:t>flow and business processes to enable agile decision making</w:t>
            </w:r>
          </w:p>
        </w:tc>
        <w:tc>
          <w:tcPr>
            <w:tcW w:w="1941" w:type="dxa"/>
            <w:tcBorders>
              <w:top w:val="nil"/>
              <w:left w:val="nil"/>
              <w:bottom w:val="single" w:sz="4" w:space="0" w:color="auto"/>
              <w:right w:val="single" w:sz="4" w:space="0" w:color="auto"/>
            </w:tcBorders>
            <w:shd w:val="clear" w:color="auto" w:fill="auto"/>
            <w:noWrap/>
          </w:tcPr>
          <w:p w14:paraId="1A694E36" w14:textId="139CA8A9" w:rsidR="00016ADE" w:rsidRPr="00606347" w:rsidRDefault="00016ADE" w:rsidP="00016ADE">
            <w:pPr>
              <w:rPr>
                <w:color w:val="000000"/>
                <w:sz w:val="18"/>
                <w:szCs w:val="18"/>
              </w:rPr>
            </w:pPr>
            <w:r w:rsidRPr="00606347">
              <w:rPr>
                <w:color w:val="000000"/>
                <w:sz w:val="18"/>
                <w:szCs w:val="18"/>
              </w:rPr>
              <w:t>Define data elements necessary to develop specified data analytics.</w:t>
            </w:r>
          </w:p>
        </w:tc>
        <w:tc>
          <w:tcPr>
            <w:tcW w:w="1985" w:type="dxa"/>
            <w:tcBorders>
              <w:top w:val="nil"/>
              <w:left w:val="nil"/>
              <w:bottom w:val="single" w:sz="4" w:space="0" w:color="auto"/>
              <w:right w:val="single" w:sz="4" w:space="0" w:color="auto"/>
            </w:tcBorders>
            <w:shd w:val="clear" w:color="auto" w:fill="auto"/>
            <w:noWrap/>
          </w:tcPr>
          <w:p w14:paraId="54EA3E64" w14:textId="7BFF062D" w:rsidR="00016ADE" w:rsidRPr="00606347" w:rsidRDefault="00016ADE" w:rsidP="00016ADE">
            <w:pPr>
              <w:rPr>
                <w:color w:val="000000"/>
                <w:sz w:val="18"/>
                <w:szCs w:val="18"/>
              </w:rPr>
            </w:pPr>
            <w:r w:rsidRPr="00606347">
              <w:rPr>
                <w:color w:val="000000"/>
                <w:sz w:val="18"/>
                <w:szCs w:val="18"/>
              </w:rPr>
              <w:t>Develop specialized analytics to enable decision-making.</w:t>
            </w:r>
          </w:p>
        </w:tc>
        <w:tc>
          <w:tcPr>
            <w:tcW w:w="2070" w:type="dxa"/>
            <w:tcBorders>
              <w:top w:val="nil"/>
              <w:left w:val="nil"/>
              <w:bottom w:val="single" w:sz="4" w:space="0" w:color="auto"/>
              <w:right w:val="single" w:sz="4" w:space="0" w:color="auto"/>
            </w:tcBorders>
            <w:shd w:val="clear" w:color="auto" w:fill="auto"/>
            <w:noWrap/>
          </w:tcPr>
          <w:p w14:paraId="396854D3" w14:textId="019CE1B1" w:rsidR="00016ADE" w:rsidRPr="00606347" w:rsidRDefault="00016ADE" w:rsidP="00016ADE">
            <w:pPr>
              <w:rPr>
                <w:color w:val="000000"/>
                <w:sz w:val="18"/>
                <w:szCs w:val="18"/>
              </w:rPr>
            </w:pPr>
            <w:r w:rsidRPr="00606347">
              <w:rPr>
                <w:color w:val="000000"/>
                <w:sz w:val="18"/>
                <w:szCs w:val="18"/>
              </w:rPr>
              <w:t>Design specialized analytics to improve decision-making.</w:t>
            </w:r>
          </w:p>
        </w:tc>
      </w:tr>
      <w:tr w:rsidR="00016ADE" w:rsidRPr="00606347" w14:paraId="02AC8F39" w14:textId="77777777" w:rsidTr="00C363D8">
        <w:trPr>
          <w:trHeight w:val="288"/>
        </w:trPr>
        <w:tc>
          <w:tcPr>
            <w:tcW w:w="730" w:type="dxa"/>
            <w:tcBorders>
              <w:top w:val="nil"/>
              <w:left w:val="single" w:sz="4" w:space="0" w:color="auto"/>
              <w:bottom w:val="single" w:sz="4" w:space="0" w:color="auto"/>
              <w:right w:val="single" w:sz="4" w:space="0" w:color="auto"/>
            </w:tcBorders>
            <w:shd w:val="clear" w:color="auto" w:fill="auto"/>
            <w:noWrap/>
            <w:hideMark/>
          </w:tcPr>
          <w:p w14:paraId="4B3A4E30" w14:textId="77777777" w:rsidR="00016ADE" w:rsidRPr="00606347" w:rsidRDefault="00016ADE" w:rsidP="00016ADE">
            <w:pPr>
              <w:rPr>
                <w:color w:val="000000"/>
                <w:sz w:val="18"/>
                <w:szCs w:val="18"/>
              </w:rPr>
            </w:pPr>
            <w:r w:rsidRPr="00606347">
              <w:rPr>
                <w:color w:val="000000"/>
                <w:sz w:val="18"/>
                <w:szCs w:val="18"/>
              </w:rPr>
              <w:t>LO1.06</w:t>
            </w:r>
          </w:p>
        </w:tc>
        <w:tc>
          <w:tcPr>
            <w:tcW w:w="2464" w:type="dxa"/>
            <w:tcBorders>
              <w:top w:val="single" w:sz="4" w:space="0" w:color="auto"/>
              <w:left w:val="nil"/>
              <w:bottom w:val="single" w:sz="4" w:space="0" w:color="auto"/>
              <w:right w:val="single" w:sz="4" w:space="0" w:color="auto"/>
            </w:tcBorders>
            <w:shd w:val="clear" w:color="auto" w:fill="auto"/>
            <w:hideMark/>
          </w:tcPr>
          <w:p w14:paraId="596E20A3" w14:textId="77777777" w:rsidR="00016ADE" w:rsidRPr="00F90B3A" w:rsidRDefault="00016ADE" w:rsidP="00016ADE">
            <w:pPr>
              <w:rPr>
                <w:rFonts w:ascii="Calibri" w:hAnsi="Calibri" w:cs="Calibri"/>
                <w:color w:val="000000"/>
                <w:sz w:val="18"/>
                <w:szCs w:val="18"/>
              </w:rPr>
            </w:pPr>
            <w:r w:rsidRPr="00F46EEB">
              <w:rPr>
                <w:rFonts w:ascii="Calibri" w:hAnsi="Calibri" w:cs="Calibri"/>
                <w:color w:val="000000"/>
                <w:sz w:val="18"/>
                <w:szCs w:val="18"/>
              </w:rPr>
              <w:t>DSDA06</w:t>
            </w:r>
          </w:p>
          <w:p w14:paraId="16D6573D" w14:textId="70E6F0A4" w:rsidR="00016ADE" w:rsidRPr="00606347" w:rsidRDefault="00016ADE" w:rsidP="00016ADE">
            <w:pPr>
              <w:rPr>
                <w:color w:val="000000"/>
                <w:sz w:val="18"/>
                <w:szCs w:val="18"/>
              </w:rPr>
            </w:pPr>
            <w:r w:rsidRPr="00F46EEB">
              <w:rPr>
                <w:rFonts w:ascii="Calibri" w:hAnsi="Calibri" w:cs="Calibri"/>
                <w:color w:val="000000"/>
                <w:sz w:val="18"/>
                <w:szCs w:val="18"/>
              </w:rPr>
              <w:t>Visualise results of data analysis, design dashboard and use storytelling methods</w:t>
            </w:r>
          </w:p>
        </w:tc>
        <w:tc>
          <w:tcPr>
            <w:tcW w:w="1941" w:type="dxa"/>
            <w:tcBorders>
              <w:top w:val="single" w:sz="4" w:space="0" w:color="auto"/>
              <w:left w:val="single" w:sz="4" w:space="0" w:color="auto"/>
              <w:bottom w:val="single" w:sz="4" w:space="0" w:color="auto"/>
              <w:right w:val="single" w:sz="4" w:space="0" w:color="auto"/>
            </w:tcBorders>
            <w:shd w:val="clear" w:color="auto" w:fill="auto"/>
            <w:noWrap/>
          </w:tcPr>
          <w:p w14:paraId="37DD83CC" w14:textId="77777777" w:rsidR="00016ADE" w:rsidRPr="00606347" w:rsidRDefault="00016ADE" w:rsidP="00016ADE">
            <w:pPr>
              <w:rPr>
                <w:sz w:val="18"/>
                <w:szCs w:val="18"/>
              </w:rPr>
            </w:pPr>
            <w:r w:rsidRPr="00606347">
              <w:rPr>
                <w:sz w:val="18"/>
                <w:szCs w:val="18"/>
              </w:rPr>
              <w:t>Choose and execute standard visualization.</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4815EB45" w14:textId="77777777" w:rsidR="00016ADE" w:rsidRPr="00606347" w:rsidRDefault="00016ADE" w:rsidP="00016ADE">
            <w:pPr>
              <w:rPr>
                <w:sz w:val="18"/>
                <w:szCs w:val="18"/>
              </w:rPr>
            </w:pPr>
            <w:r w:rsidRPr="00606347">
              <w:rPr>
                <w:sz w:val="18"/>
                <w:szCs w:val="18"/>
              </w:rPr>
              <w:t>Build visualizations for complex and variable data.</w:t>
            </w:r>
          </w:p>
        </w:tc>
        <w:tc>
          <w:tcPr>
            <w:tcW w:w="2070" w:type="dxa"/>
            <w:tcBorders>
              <w:top w:val="single" w:sz="4" w:space="0" w:color="auto"/>
              <w:left w:val="single" w:sz="4" w:space="0" w:color="auto"/>
              <w:bottom w:val="single" w:sz="4" w:space="0" w:color="auto"/>
              <w:right w:val="single" w:sz="4" w:space="0" w:color="auto"/>
            </w:tcBorders>
            <w:shd w:val="clear" w:color="auto" w:fill="auto"/>
            <w:noWrap/>
          </w:tcPr>
          <w:p w14:paraId="0BEF9ED2" w14:textId="77777777" w:rsidR="00016ADE" w:rsidRPr="00606347" w:rsidRDefault="00016ADE" w:rsidP="00016ADE">
            <w:pPr>
              <w:rPr>
                <w:sz w:val="18"/>
                <w:szCs w:val="18"/>
              </w:rPr>
            </w:pPr>
            <w:r w:rsidRPr="00606347">
              <w:rPr>
                <w:sz w:val="18"/>
                <w:szCs w:val="18"/>
              </w:rPr>
              <w:t>Create and optimize visualizations to influence executive decisions.</w:t>
            </w:r>
          </w:p>
        </w:tc>
      </w:tr>
      <w:tr w:rsidR="00016ADE" w:rsidRPr="00606347" w14:paraId="46D2A37C" w14:textId="77777777" w:rsidTr="00EA4373">
        <w:trPr>
          <w:trHeight w:val="288"/>
        </w:trPr>
        <w:tc>
          <w:tcPr>
            <w:tcW w:w="9190"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FF2246" w14:textId="487D6074" w:rsidR="00016ADE" w:rsidRPr="00606347" w:rsidRDefault="00016ADE" w:rsidP="00016ADE">
            <w:pPr>
              <w:rPr>
                <w:b/>
                <w:bCs/>
                <w:sz w:val="18"/>
                <w:szCs w:val="18"/>
              </w:rPr>
            </w:pPr>
            <w:r w:rsidRPr="00606347">
              <w:rPr>
                <w:b/>
                <w:bCs/>
                <w:sz w:val="18"/>
                <w:szCs w:val="18"/>
              </w:rPr>
              <w:t xml:space="preserve">Data Science </w:t>
            </w:r>
            <w:r>
              <w:rPr>
                <w:b/>
                <w:bCs/>
                <w:sz w:val="18"/>
                <w:szCs w:val="18"/>
              </w:rPr>
              <w:t>Engineering</w:t>
            </w:r>
          </w:p>
        </w:tc>
      </w:tr>
      <w:tr w:rsidR="00016ADE" w:rsidRPr="00606347" w14:paraId="10C22FBD" w14:textId="77777777" w:rsidTr="0073722E">
        <w:trPr>
          <w:trHeight w:val="1152"/>
        </w:trPr>
        <w:tc>
          <w:tcPr>
            <w:tcW w:w="730" w:type="dxa"/>
            <w:tcBorders>
              <w:top w:val="nil"/>
              <w:left w:val="single" w:sz="4" w:space="0" w:color="auto"/>
              <w:bottom w:val="single" w:sz="4" w:space="0" w:color="auto"/>
              <w:right w:val="single" w:sz="4" w:space="0" w:color="auto"/>
            </w:tcBorders>
            <w:shd w:val="clear" w:color="auto" w:fill="auto"/>
            <w:hideMark/>
          </w:tcPr>
          <w:p w14:paraId="1B12C890" w14:textId="7C33F853" w:rsidR="00016ADE" w:rsidRPr="00606347" w:rsidRDefault="00016ADE" w:rsidP="00016ADE">
            <w:pPr>
              <w:rPr>
                <w:b/>
                <w:sz w:val="18"/>
                <w:szCs w:val="18"/>
              </w:rPr>
            </w:pPr>
            <w:r w:rsidRPr="00606347">
              <w:rPr>
                <w:b/>
                <w:sz w:val="18"/>
                <w:szCs w:val="18"/>
              </w:rPr>
              <w:t>LO</w:t>
            </w:r>
            <w:r>
              <w:rPr>
                <w:b/>
                <w:sz w:val="18"/>
                <w:szCs w:val="18"/>
              </w:rPr>
              <w:t>2</w:t>
            </w:r>
            <w:r w:rsidRPr="00606347">
              <w:rPr>
                <w:b/>
                <w:sz w:val="18"/>
                <w:szCs w:val="18"/>
              </w:rPr>
              <w:t>-ENG</w:t>
            </w:r>
          </w:p>
        </w:tc>
        <w:tc>
          <w:tcPr>
            <w:tcW w:w="2464" w:type="dxa"/>
            <w:tcBorders>
              <w:top w:val="nil"/>
              <w:left w:val="nil"/>
              <w:bottom w:val="single" w:sz="4" w:space="0" w:color="auto"/>
              <w:right w:val="single" w:sz="4" w:space="0" w:color="auto"/>
            </w:tcBorders>
            <w:shd w:val="clear" w:color="auto" w:fill="auto"/>
            <w:hideMark/>
          </w:tcPr>
          <w:p w14:paraId="3AA4EB25" w14:textId="3536B91D" w:rsidR="00016ADE" w:rsidRPr="00712379" w:rsidRDefault="00016ADE" w:rsidP="00016ADE">
            <w:pPr>
              <w:rPr>
                <w:b/>
                <w:color w:val="000000" w:themeColor="text1"/>
                <w:sz w:val="18"/>
                <w:szCs w:val="18"/>
              </w:rPr>
            </w:pPr>
            <w:r w:rsidRPr="00712379">
              <w:rPr>
                <w:b/>
                <w:color w:val="000000" w:themeColor="text1"/>
                <w:sz w:val="18"/>
                <w:szCs w:val="18"/>
              </w:rPr>
              <w:t xml:space="preserve">DSENG - </w:t>
            </w:r>
            <w:r w:rsidRPr="00712379">
              <w:rPr>
                <w:rFonts w:ascii="Calibri" w:hAnsi="Calibri" w:cs="Calibri"/>
                <w:color w:val="000000" w:themeColor="text1"/>
                <w:sz w:val="18"/>
                <w:szCs w:val="18"/>
              </w:rPr>
              <w:t>Use engineering principles and modern computer technologies to research, design, implement new data analytics applications; develop experiments, processes, instruments, systems, infrastructures to support data handling during the whole data lifecycle.</w:t>
            </w:r>
          </w:p>
        </w:tc>
        <w:tc>
          <w:tcPr>
            <w:tcW w:w="1941" w:type="dxa"/>
            <w:tcBorders>
              <w:top w:val="nil"/>
              <w:left w:val="nil"/>
              <w:bottom w:val="single" w:sz="4" w:space="0" w:color="auto"/>
              <w:right w:val="single" w:sz="4" w:space="0" w:color="auto"/>
            </w:tcBorders>
            <w:shd w:val="clear" w:color="auto" w:fill="auto"/>
            <w:noWrap/>
            <w:hideMark/>
          </w:tcPr>
          <w:p w14:paraId="63DDB212" w14:textId="77777777" w:rsidR="00016ADE" w:rsidRPr="00606347" w:rsidRDefault="00016ADE" w:rsidP="00016ADE">
            <w:pPr>
              <w:rPr>
                <w:b/>
                <w:sz w:val="18"/>
                <w:szCs w:val="18"/>
              </w:rPr>
            </w:pPr>
            <w:r w:rsidRPr="00606347">
              <w:rPr>
                <w:b/>
                <w:sz w:val="18"/>
                <w:szCs w:val="18"/>
              </w:rPr>
              <w:t>Identify and operate instruments and applications for data collection, analysis and management</w:t>
            </w:r>
          </w:p>
        </w:tc>
        <w:tc>
          <w:tcPr>
            <w:tcW w:w="1985" w:type="dxa"/>
            <w:tcBorders>
              <w:top w:val="nil"/>
              <w:left w:val="nil"/>
              <w:bottom w:val="single" w:sz="4" w:space="0" w:color="auto"/>
              <w:right w:val="single" w:sz="4" w:space="0" w:color="auto"/>
            </w:tcBorders>
            <w:shd w:val="clear" w:color="auto" w:fill="auto"/>
            <w:noWrap/>
            <w:hideMark/>
          </w:tcPr>
          <w:p w14:paraId="4B054F41" w14:textId="77777777" w:rsidR="00016ADE" w:rsidRPr="00606347" w:rsidRDefault="00016ADE" w:rsidP="00016ADE">
            <w:pPr>
              <w:rPr>
                <w:b/>
                <w:sz w:val="18"/>
                <w:szCs w:val="18"/>
              </w:rPr>
            </w:pPr>
            <w:r w:rsidRPr="00606347">
              <w:rPr>
                <w:b/>
                <w:sz w:val="18"/>
                <w:szCs w:val="18"/>
              </w:rPr>
              <w:t>Model problems and develop new instruments and applications for data collection, analysis and management following established engineering principles.</w:t>
            </w:r>
          </w:p>
        </w:tc>
        <w:tc>
          <w:tcPr>
            <w:tcW w:w="2070" w:type="dxa"/>
            <w:tcBorders>
              <w:top w:val="nil"/>
              <w:left w:val="nil"/>
              <w:bottom w:val="single" w:sz="4" w:space="0" w:color="auto"/>
              <w:right w:val="single" w:sz="4" w:space="0" w:color="auto"/>
            </w:tcBorders>
            <w:shd w:val="clear" w:color="auto" w:fill="auto"/>
            <w:noWrap/>
            <w:hideMark/>
          </w:tcPr>
          <w:p w14:paraId="25BE4DFA" w14:textId="77777777" w:rsidR="00016ADE" w:rsidRPr="00606347" w:rsidRDefault="00016ADE" w:rsidP="00016ADE">
            <w:pPr>
              <w:rPr>
                <w:b/>
                <w:sz w:val="18"/>
                <w:szCs w:val="18"/>
              </w:rPr>
            </w:pPr>
            <w:r w:rsidRPr="00606347">
              <w:rPr>
                <w:b/>
                <w:sz w:val="18"/>
                <w:szCs w:val="18"/>
              </w:rPr>
              <w:t>Evaluate instruments and applications to optimize data collection, analysis and management.</w:t>
            </w:r>
          </w:p>
        </w:tc>
      </w:tr>
      <w:tr w:rsidR="007001B1" w:rsidRPr="00606347" w14:paraId="4166D44F" w14:textId="77777777" w:rsidTr="0073722E">
        <w:trPr>
          <w:trHeight w:val="1080"/>
        </w:trPr>
        <w:tc>
          <w:tcPr>
            <w:tcW w:w="730" w:type="dxa"/>
            <w:tcBorders>
              <w:top w:val="nil"/>
              <w:left w:val="single" w:sz="4" w:space="0" w:color="auto"/>
              <w:bottom w:val="single" w:sz="4" w:space="0" w:color="auto"/>
              <w:right w:val="single" w:sz="4" w:space="0" w:color="auto"/>
            </w:tcBorders>
            <w:shd w:val="clear" w:color="auto" w:fill="auto"/>
            <w:hideMark/>
          </w:tcPr>
          <w:p w14:paraId="04AE16D1" w14:textId="7FA43039" w:rsidR="007001B1" w:rsidRPr="00606347" w:rsidRDefault="007001B1" w:rsidP="007001B1">
            <w:pPr>
              <w:rPr>
                <w:color w:val="000000"/>
                <w:sz w:val="18"/>
                <w:szCs w:val="18"/>
              </w:rPr>
            </w:pPr>
            <w:r w:rsidRPr="00606347">
              <w:rPr>
                <w:color w:val="000000"/>
                <w:sz w:val="18"/>
                <w:szCs w:val="18"/>
              </w:rPr>
              <w:t>LO</w:t>
            </w:r>
            <w:r>
              <w:rPr>
                <w:color w:val="000000"/>
                <w:sz w:val="18"/>
                <w:szCs w:val="18"/>
              </w:rPr>
              <w:t>2</w:t>
            </w:r>
            <w:r w:rsidRPr="00606347">
              <w:rPr>
                <w:color w:val="000000"/>
                <w:sz w:val="18"/>
                <w:szCs w:val="18"/>
              </w:rPr>
              <w:t>.01</w:t>
            </w:r>
          </w:p>
        </w:tc>
        <w:tc>
          <w:tcPr>
            <w:tcW w:w="2464" w:type="dxa"/>
            <w:tcBorders>
              <w:top w:val="nil"/>
              <w:left w:val="nil"/>
              <w:bottom w:val="single" w:sz="4" w:space="0" w:color="auto"/>
              <w:right w:val="single" w:sz="4" w:space="0" w:color="auto"/>
            </w:tcBorders>
            <w:shd w:val="clear" w:color="auto" w:fill="auto"/>
            <w:hideMark/>
          </w:tcPr>
          <w:p w14:paraId="7202316F" w14:textId="77777777" w:rsidR="007001B1" w:rsidRPr="00F90B3A" w:rsidRDefault="007001B1" w:rsidP="007001B1">
            <w:pPr>
              <w:rPr>
                <w:rFonts w:ascii="Calibri" w:hAnsi="Calibri" w:cs="Calibri"/>
                <w:color w:val="000000"/>
                <w:sz w:val="18"/>
                <w:szCs w:val="18"/>
              </w:rPr>
            </w:pPr>
            <w:r w:rsidRPr="00F46EEB">
              <w:rPr>
                <w:rFonts w:ascii="Calibri" w:hAnsi="Calibri" w:cs="Calibri"/>
                <w:color w:val="000000"/>
                <w:sz w:val="18"/>
                <w:szCs w:val="18"/>
              </w:rPr>
              <w:t>DSENG0</w:t>
            </w:r>
            <w:r w:rsidRPr="00F90B3A">
              <w:rPr>
                <w:rFonts w:ascii="Calibri" w:hAnsi="Calibri" w:cs="Calibri"/>
                <w:color w:val="000000"/>
                <w:sz w:val="18"/>
                <w:szCs w:val="18"/>
              </w:rPr>
              <w:t>1</w:t>
            </w:r>
          </w:p>
          <w:p w14:paraId="25AE0966" w14:textId="0C0F4E0F" w:rsidR="007001B1" w:rsidRPr="00606347" w:rsidRDefault="007001B1" w:rsidP="007001B1">
            <w:pPr>
              <w:rPr>
                <w:color w:val="000000"/>
                <w:sz w:val="18"/>
                <w:szCs w:val="18"/>
              </w:rPr>
            </w:pPr>
            <w:r w:rsidRPr="00F46EEB">
              <w:rPr>
                <w:rFonts w:ascii="Calibri" w:hAnsi="Calibri" w:cs="Calibri"/>
                <w:color w:val="000000"/>
                <w:sz w:val="18"/>
                <w:szCs w:val="18"/>
              </w:rPr>
              <w:t xml:space="preserve">Use engineering principles (general and software) to research, design, develop and implement </w:t>
            </w:r>
            <w:r w:rsidR="0022009A" w:rsidRPr="00F46EEB">
              <w:rPr>
                <w:rFonts w:ascii="Calibri" w:hAnsi="Calibri" w:cs="Calibri"/>
                <w:color w:val="000000"/>
                <w:sz w:val="18"/>
                <w:szCs w:val="18"/>
              </w:rPr>
              <w:t>new instruments</w:t>
            </w:r>
            <w:r w:rsidRPr="00F46EEB">
              <w:rPr>
                <w:rFonts w:ascii="Calibri" w:hAnsi="Calibri" w:cs="Calibri"/>
                <w:color w:val="000000"/>
                <w:sz w:val="18"/>
                <w:szCs w:val="18"/>
              </w:rPr>
              <w:t xml:space="preserve"> and applications for data collection, storage, analysis and visualisation</w:t>
            </w:r>
          </w:p>
        </w:tc>
        <w:tc>
          <w:tcPr>
            <w:tcW w:w="1941" w:type="dxa"/>
            <w:tcBorders>
              <w:top w:val="nil"/>
              <w:left w:val="nil"/>
              <w:bottom w:val="single" w:sz="4" w:space="0" w:color="auto"/>
              <w:right w:val="single" w:sz="4" w:space="0" w:color="auto"/>
            </w:tcBorders>
            <w:shd w:val="clear" w:color="auto" w:fill="auto"/>
            <w:noWrap/>
            <w:hideMark/>
          </w:tcPr>
          <w:p w14:paraId="20AB4DBF" w14:textId="77777777" w:rsidR="007001B1" w:rsidRPr="00606347" w:rsidRDefault="007001B1" w:rsidP="007001B1">
            <w:pPr>
              <w:rPr>
                <w:color w:val="000000"/>
                <w:sz w:val="18"/>
                <w:szCs w:val="18"/>
              </w:rPr>
            </w:pPr>
            <w:r w:rsidRPr="00606347">
              <w:rPr>
                <w:color w:val="000000"/>
                <w:sz w:val="18"/>
                <w:szCs w:val="18"/>
              </w:rPr>
              <w:t>Choose potential technologies to develop, structure, instrument, machines, experiments, processes, and systems.</w:t>
            </w:r>
          </w:p>
        </w:tc>
        <w:tc>
          <w:tcPr>
            <w:tcW w:w="1985" w:type="dxa"/>
            <w:tcBorders>
              <w:top w:val="nil"/>
              <w:left w:val="nil"/>
              <w:bottom w:val="single" w:sz="4" w:space="0" w:color="auto"/>
              <w:right w:val="single" w:sz="4" w:space="0" w:color="auto"/>
            </w:tcBorders>
            <w:shd w:val="clear" w:color="auto" w:fill="auto"/>
            <w:noWrap/>
            <w:hideMark/>
          </w:tcPr>
          <w:p w14:paraId="66D25AFF" w14:textId="77777777" w:rsidR="007001B1" w:rsidRPr="00606347" w:rsidRDefault="007001B1" w:rsidP="007001B1">
            <w:pPr>
              <w:rPr>
                <w:color w:val="000000"/>
                <w:sz w:val="18"/>
                <w:szCs w:val="18"/>
              </w:rPr>
            </w:pPr>
            <w:r w:rsidRPr="00606347">
              <w:rPr>
                <w:color w:val="000000"/>
                <w:sz w:val="18"/>
                <w:szCs w:val="18"/>
              </w:rPr>
              <w:t xml:space="preserve">Model data analytics application to better develop suitable instruments, machines, experiments, processes, and systems. </w:t>
            </w:r>
          </w:p>
        </w:tc>
        <w:tc>
          <w:tcPr>
            <w:tcW w:w="2070" w:type="dxa"/>
            <w:tcBorders>
              <w:top w:val="nil"/>
              <w:left w:val="nil"/>
              <w:bottom w:val="single" w:sz="4" w:space="0" w:color="auto"/>
              <w:right w:val="single" w:sz="4" w:space="0" w:color="auto"/>
            </w:tcBorders>
            <w:shd w:val="clear" w:color="auto" w:fill="auto"/>
            <w:noWrap/>
            <w:hideMark/>
          </w:tcPr>
          <w:p w14:paraId="2EF9D4D6" w14:textId="77777777" w:rsidR="007001B1" w:rsidRPr="00606347" w:rsidRDefault="007001B1" w:rsidP="007001B1">
            <w:pPr>
              <w:rPr>
                <w:color w:val="000000"/>
                <w:sz w:val="18"/>
                <w:szCs w:val="18"/>
              </w:rPr>
            </w:pPr>
            <w:r w:rsidRPr="00606347">
              <w:rPr>
                <w:color w:val="000000"/>
                <w:sz w:val="18"/>
                <w:szCs w:val="18"/>
              </w:rPr>
              <w:t xml:space="preserve">Create innovative solution to research and design data analytics </w:t>
            </w:r>
          </w:p>
        </w:tc>
      </w:tr>
      <w:tr w:rsidR="007001B1" w:rsidRPr="00606347" w14:paraId="64714592" w14:textId="77777777" w:rsidTr="0073722E">
        <w:trPr>
          <w:trHeight w:val="648"/>
        </w:trPr>
        <w:tc>
          <w:tcPr>
            <w:tcW w:w="730" w:type="dxa"/>
            <w:tcBorders>
              <w:top w:val="nil"/>
              <w:left w:val="single" w:sz="4" w:space="0" w:color="auto"/>
              <w:bottom w:val="single" w:sz="4" w:space="0" w:color="auto"/>
              <w:right w:val="single" w:sz="4" w:space="0" w:color="auto"/>
            </w:tcBorders>
            <w:shd w:val="clear" w:color="auto" w:fill="auto"/>
            <w:hideMark/>
          </w:tcPr>
          <w:p w14:paraId="20EBA7E1" w14:textId="035CB4B0" w:rsidR="007001B1" w:rsidRPr="00606347" w:rsidRDefault="007001B1" w:rsidP="007001B1">
            <w:pPr>
              <w:rPr>
                <w:color w:val="000000"/>
                <w:sz w:val="18"/>
                <w:szCs w:val="18"/>
              </w:rPr>
            </w:pPr>
            <w:r w:rsidRPr="00606347">
              <w:rPr>
                <w:color w:val="000000"/>
                <w:sz w:val="18"/>
                <w:szCs w:val="18"/>
              </w:rPr>
              <w:t>LO</w:t>
            </w:r>
            <w:r>
              <w:rPr>
                <w:color w:val="000000"/>
                <w:sz w:val="18"/>
                <w:szCs w:val="18"/>
              </w:rPr>
              <w:t>2</w:t>
            </w:r>
            <w:r w:rsidRPr="00606347">
              <w:rPr>
                <w:color w:val="000000"/>
                <w:sz w:val="18"/>
                <w:szCs w:val="18"/>
              </w:rPr>
              <w:t>.02</w:t>
            </w:r>
          </w:p>
        </w:tc>
        <w:tc>
          <w:tcPr>
            <w:tcW w:w="2464" w:type="dxa"/>
            <w:tcBorders>
              <w:top w:val="nil"/>
              <w:left w:val="nil"/>
              <w:bottom w:val="single" w:sz="4" w:space="0" w:color="auto"/>
              <w:right w:val="single" w:sz="4" w:space="0" w:color="auto"/>
            </w:tcBorders>
            <w:shd w:val="clear" w:color="auto" w:fill="auto"/>
            <w:hideMark/>
          </w:tcPr>
          <w:p w14:paraId="1CC75FE8" w14:textId="77777777" w:rsidR="007001B1" w:rsidRPr="007F6C43" w:rsidRDefault="007001B1" w:rsidP="007001B1">
            <w:pPr>
              <w:rPr>
                <w:rFonts w:ascii="Calibri" w:hAnsi="Calibri" w:cs="Calibri"/>
                <w:sz w:val="18"/>
                <w:szCs w:val="18"/>
              </w:rPr>
            </w:pPr>
            <w:r w:rsidRPr="007F6C43">
              <w:rPr>
                <w:rFonts w:ascii="Calibri" w:hAnsi="Calibri" w:cs="Calibri"/>
                <w:sz w:val="18"/>
                <w:szCs w:val="18"/>
              </w:rPr>
              <w:t>DSENG02</w:t>
            </w:r>
          </w:p>
          <w:p w14:paraId="0B9419AA" w14:textId="27B713C9" w:rsidR="007001B1" w:rsidRPr="00606347" w:rsidRDefault="007001B1" w:rsidP="007001B1">
            <w:pPr>
              <w:rPr>
                <w:color w:val="000000"/>
                <w:sz w:val="18"/>
                <w:szCs w:val="18"/>
              </w:rPr>
            </w:pPr>
            <w:r w:rsidRPr="007F6C43">
              <w:rPr>
                <w:rFonts w:ascii="Calibri" w:hAnsi="Calibri" w:cs="Calibri"/>
                <w:sz w:val="18"/>
                <w:szCs w:val="18"/>
              </w:rPr>
              <w:t>Develop and apply computational and data driven solutions to domain related problems using wide range of data analytics platforms, with the special focus on Big Data technologies for large datasets and cloud based data analytics platforms</w:t>
            </w:r>
          </w:p>
        </w:tc>
        <w:tc>
          <w:tcPr>
            <w:tcW w:w="1941" w:type="dxa"/>
            <w:tcBorders>
              <w:top w:val="nil"/>
              <w:left w:val="nil"/>
              <w:bottom w:val="single" w:sz="4" w:space="0" w:color="auto"/>
              <w:right w:val="single" w:sz="4" w:space="0" w:color="auto"/>
            </w:tcBorders>
            <w:shd w:val="clear" w:color="auto" w:fill="auto"/>
            <w:noWrap/>
            <w:hideMark/>
          </w:tcPr>
          <w:p w14:paraId="4BA947B4" w14:textId="77777777" w:rsidR="007001B1" w:rsidRPr="00606347" w:rsidRDefault="007001B1" w:rsidP="007001B1">
            <w:pPr>
              <w:rPr>
                <w:color w:val="000000"/>
                <w:sz w:val="18"/>
                <w:szCs w:val="18"/>
              </w:rPr>
            </w:pPr>
            <w:r w:rsidRPr="00606347">
              <w:rPr>
                <w:color w:val="000000"/>
                <w:sz w:val="18"/>
                <w:szCs w:val="18"/>
              </w:rPr>
              <w:t xml:space="preserve">Name computational solution and identify potential data analytics platform </w:t>
            </w:r>
          </w:p>
        </w:tc>
        <w:tc>
          <w:tcPr>
            <w:tcW w:w="1985" w:type="dxa"/>
            <w:tcBorders>
              <w:top w:val="nil"/>
              <w:left w:val="nil"/>
              <w:bottom w:val="single" w:sz="4" w:space="0" w:color="auto"/>
              <w:right w:val="single" w:sz="4" w:space="0" w:color="auto"/>
            </w:tcBorders>
            <w:shd w:val="clear" w:color="auto" w:fill="auto"/>
            <w:noWrap/>
            <w:hideMark/>
          </w:tcPr>
          <w:p w14:paraId="3830A007" w14:textId="77777777" w:rsidR="007001B1" w:rsidRPr="00606347" w:rsidRDefault="007001B1" w:rsidP="007001B1">
            <w:pPr>
              <w:rPr>
                <w:color w:val="000000"/>
                <w:sz w:val="18"/>
                <w:szCs w:val="18"/>
              </w:rPr>
            </w:pPr>
            <w:r w:rsidRPr="00606347">
              <w:rPr>
                <w:color w:val="000000"/>
                <w:sz w:val="18"/>
                <w:szCs w:val="18"/>
              </w:rPr>
              <w:t>Apply existing computational solutions to data analytic platform.</w:t>
            </w:r>
          </w:p>
        </w:tc>
        <w:tc>
          <w:tcPr>
            <w:tcW w:w="2070" w:type="dxa"/>
            <w:tcBorders>
              <w:top w:val="nil"/>
              <w:left w:val="nil"/>
              <w:bottom w:val="single" w:sz="4" w:space="0" w:color="auto"/>
              <w:right w:val="single" w:sz="4" w:space="0" w:color="auto"/>
            </w:tcBorders>
            <w:shd w:val="clear" w:color="auto" w:fill="auto"/>
            <w:noWrap/>
            <w:hideMark/>
          </w:tcPr>
          <w:p w14:paraId="3C780C01" w14:textId="77777777" w:rsidR="007001B1" w:rsidRPr="00606347" w:rsidRDefault="007001B1" w:rsidP="007001B1">
            <w:pPr>
              <w:rPr>
                <w:color w:val="000000"/>
                <w:sz w:val="18"/>
                <w:szCs w:val="18"/>
              </w:rPr>
            </w:pPr>
            <w:r w:rsidRPr="00606347">
              <w:rPr>
                <w:color w:val="000000"/>
                <w:sz w:val="18"/>
                <w:szCs w:val="18"/>
              </w:rPr>
              <w:t>Adapt and optimize existing computational solutions to better fit to a given data analytics platform.</w:t>
            </w:r>
          </w:p>
        </w:tc>
      </w:tr>
      <w:tr w:rsidR="007001B1" w:rsidRPr="00606347" w14:paraId="3A589AAE" w14:textId="77777777" w:rsidTr="0073722E">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6886EF9E" w14:textId="3D213233" w:rsidR="007001B1" w:rsidRPr="00606347" w:rsidRDefault="007001B1" w:rsidP="007001B1">
            <w:pPr>
              <w:rPr>
                <w:color w:val="000000"/>
                <w:sz w:val="18"/>
                <w:szCs w:val="18"/>
              </w:rPr>
            </w:pPr>
            <w:r>
              <w:rPr>
                <w:color w:val="000000"/>
                <w:sz w:val="18"/>
                <w:szCs w:val="18"/>
              </w:rPr>
              <w:t>LO2</w:t>
            </w:r>
            <w:r w:rsidRPr="00606347">
              <w:rPr>
                <w:color w:val="000000"/>
                <w:sz w:val="18"/>
                <w:szCs w:val="18"/>
              </w:rPr>
              <w:t>.03</w:t>
            </w:r>
          </w:p>
        </w:tc>
        <w:tc>
          <w:tcPr>
            <w:tcW w:w="2464" w:type="dxa"/>
            <w:tcBorders>
              <w:top w:val="nil"/>
              <w:left w:val="nil"/>
              <w:bottom w:val="single" w:sz="4" w:space="0" w:color="auto"/>
              <w:right w:val="single" w:sz="4" w:space="0" w:color="auto"/>
            </w:tcBorders>
            <w:shd w:val="clear" w:color="auto" w:fill="auto"/>
            <w:hideMark/>
          </w:tcPr>
          <w:p w14:paraId="5C3CD0AD" w14:textId="77777777" w:rsidR="007001B1" w:rsidRPr="007F6C43" w:rsidRDefault="007001B1" w:rsidP="007001B1">
            <w:pPr>
              <w:rPr>
                <w:rFonts w:ascii="Calibri" w:hAnsi="Calibri" w:cs="Calibri"/>
                <w:sz w:val="18"/>
                <w:szCs w:val="18"/>
              </w:rPr>
            </w:pPr>
            <w:r w:rsidRPr="007F6C43">
              <w:rPr>
                <w:rFonts w:ascii="Calibri" w:hAnsi="Calibri" w:cs="Calibri"/>
                <w:sz w:val="18"/>
                <w:szCs w:val="18"/>
              </w:rPr>
              <w:t>DSENG03</w:t>
            </w:r>
          </w:p>
          <w:p w14:paraId="1BA36AB9" w14:textId="241E551D" w:rsidR="007001B1" w:rsidRPr="00606347" w:rsidRDefault="007001B1" w:rsidP="007001B1">
            <w:pPr>
              <w:rPr>
                <w:color w:val="000000"/>
                <w:sz w:val="18"/>
                <w:szCs w:val="18"/>
              </w:rPr>
            </w:pPr>
            <w:r w:rsidRPr="007F6C43">
              <w:rPr>
                <w:rFonts w:ascii="Calibri" w:hAnsi="Calibri" w:cs="Calibri"/>
                <w:sz w:val="18"/>
                <w:szCs w:val="18"/>
              </w:rPr>
              <w:t>Develop and prototype specialised data analysis applicaions, tools and supporting infrastructures for data driven scientific, business or organisational workflow; use distributed, parallel, batch and streaming processing platforms, including online and cloud based solutions for on-demand provisioned and scalable services</w:t>
            </w:r>
          </w:p>
        </w:tc>
        <w:tc>
          <w:tcPr>
            <w:tcW w:w="1941" w:type="dxa"/>
            <w:tcBorders>
              <w:top w:val="nil"/>
              <w:left w:val="nil"/>
              <w:bottom w:val="single" w:sz="4" w:space="0" w:color="auto"/>
              <w:right w:val="single" w:sz="4" w:space="0" w:color="auto"/>
            </w:tcBorders>
            <w:shd w:val="clear" w:color="auto" w:fill="auto"/>
            <w:noWrap/>
            <w:hideMark/>
          </w:tcPr>
          <w:p w14:paraId="67420B61" w14:textId="77777777" w:rsidR="007001B1" w:rsidRPr="00606347" w:rsidRDefault="007001B1" w:rsidP="007001B1">
            <w:pPr>
              <w:rPr>
                <w:color w:val="000000"/>
                <w:sz w:val="18"/>
                <w:szCs w:val="18"/>
              </w:rPr>
            </w:pPr>
            <w:r w:rsidRPr="00606347">
              <w:rPr>
                <w:color w:val="000000"/>
                <w:sz w:val="18"/>
                <w:szCs w:val="18"/>
              </w:rPr>
              <w:t>Identify a set of potential data analytics tools to fit specification.</w:t>
            </w:r>
          </w:p>
        </w:tc>
        <w:tc>
          <w:tcPr>
            <w:tcW w:w="1985" w:type="dxa"/>
            <w:tcBorders>
              <w:top w:val="nil"/>
              <w:left w:val="nil"/>
              <w:bottom w:val="single" w:sz="4" w:space="0" w:color="auto"/>
              <w:right w:val="single" w:sz="4" w:space="0" w:color="auto"/>
            </w:tcBorders>
            <w:shd w:val="clear" w:color="auto" w:fill="auto"/>
            <w:noWrap/>
            <w:hideMark/>
          </w:tcPr>
          <w:p w14:paraId="6BBB6FB6" w14:textId="77777777" w:rsidR="007001B1" w:rsidRPr="00606347" w:rsidRDefault="007001B1" w:rsidP="007001B1">
            <w:pPr>
              <w:rPr>
                <w:color w:val="000000"/>
                <w:sz w:val="18"/>
                <w:szCs w:val="18"/>
              </w:rPr>
            </w:pPr>
            <w:r w:rsidRPr="00606347">
              <w:rPr>
                <w:color w:val="000000"/>
                <w:sz w:val="18"/>
                <w:szCs w:val="18"/>
              </w:rPr>
              <w:t>Survey various specialized data analytics tools and identify the best option.</w:t>
            </w:r>
          </w:p>
        </w:tc>
        <w:tc>
          <w:tcPr>
            <w:tcW w:w="2070" w:type="dxa"/>
            <w:tcBorders>
              <w:top w:val="nil"/>
              <w:left w:val="nil"/>
              <w:bottom w:val="single" w:sz="4" w:space="0" w:color="auto"/>
              <w:right w:val="single" w:sz="4" w:space="0" w:color="auto"/>
            </w:tcBorders>
            <w:shd w:val="clear" w:color="auto" w:fill="auto"/>
            <w:noWrap/>
            <w:hideMark/>
          </w:tcPr>
          <w:p w14:paraId="10B99367" w14:textId="77777777" w:rsidR="007001B1" w:rsidRPr="00606347" w:rsidRDefault="007001B1" w:rsidP="007001B1">
            <w:pPr>
              <w:rPr>
                <w:color w:val="000000"/>
                <w:sz w:val="18"/>
                <w:szCs w:val="18"/>
              </w:rPr>
            </w:pPr>
            <w:r w:rsidRPr="00606347">
              <w:rPr>
                <w:color w:val="000000"/>
                <w:sz w:val="18"/>
                <w:szCs w:val="18"/>
              </w:rPr>
              <w:t>Evaluate and recommend optimal data analytics tools to influence decision making.</w:t>
            </w:r>
          </w:p>
        </w:tc>
      </w:tr>
      <w:tr w:rsidR="007001B1" w:rsidRPr="00606347" w14:paraId="23F00269" w14:textId="77777777" w:rsidTr="0073722E">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7432CAE4" w14:textId="77FC263E" w:rsidR="007001B1" w:rsidRPr="00606347" w:rsidRDefault="007001B1" w:rsidP="007001B1">
            <w:pPr>
              <w:rPr>
                <w:color w:val="000000"/>
                <w:sz w:val="18"/>
                <w:szCs w:val="18"/>
              </w:rPr>
            </w:pPr>
            <w:r>
              <w:rPr>
                <w:color w:val="000000"/>
                <w:sz w:val="18"/>
                <w:szCs w:val="18"/>
              </w:rPr>
              <w:t>LO2</w:t>
            </w:r>
            <w:r w:rsidRPr="00606347">
              <w:rPr>
                <w:color w:val="000000"/>
                <w:sz w:val="18"/>
                <w:szCs w:val="18"/>
              </w:rPr>
              <w:t>.04</w:t>
            </w:r>
          </w:p>
        </w:tc>
        <w:tc>
          <w:tcPr>
            <w:tcW w:w="2464" w:type="dxa"/>
            <w:tcBorders>
              <w:top w:val="nil"/>
              <w:left w:val="nil"/>
              <w:bottom w:val="single" w:sz="4" w:space="0" w:color="auto"/>
              <w:right w:val="single" w:sz="4" w:space="0" w:color="auto"/>
            </w:tcBorders>
            <w:shd w:val="clear" w:color="auto" w:fill="auto"/>
            <w:hideMark/>
          </w:tcPr>
          <w:p w14:paraId="292FDD5C" w14:textId="77777777" w:rsidR="007001B1" w:rsidRPr="00F90B3A" w:rsidRDefault="007001B1" w:rsidP="007001B1">
            <w:pPr>
              <w:rPr>
                <w:rFonts w:ascii="Calibri" w:hAnsi="Calibri" w:cs="Calibri"/>
                <w:color w:val="000000"/>
                <w:sz w:val="18"/>
                <w:szCs w:val="18"/>
              </w:rPr>
            </w:pPr>
            <w:r w:rsidRPr="00F46EEB">
              <w:rPr>
                <w:rFonts w:ascii="Calibri" w:hAnsi="Calibri" w:cs="Calibri"/>
                <w:color w:val="000000"/>
                <w:sz w:val="18"/>
                <w:szCs w:val="18"/>
              </w:rPr>
              <w:t>DSENG04</w:t>
            </w:r>
          </w:p>
          <w:p w14:paraId="5B9E8A2F" w14:textId="2C4BD8C8" w:rsidR="007001B1" w:rsidRPr="00606347" w:rsidRDefault="007001B1" w:rsidP="007001B1">
            <w:pPr>
              <w:rPr>
                <w:color w:val="000000"/>
                <w:sz w:val="18"/>
                <w:szCs w:val="18"/>
              </w:rPr>
            </w:pPr>
            <w:r w:rsidRPr="00F46EEB">
              <w:rPr>
                <w:rFonts w:ascii="Calibri" w:hAnsi="Calibri" w:cs="Calibri"/>
                <w:color w:val="000000"/>
                <w:sz w:val="18"/>
                <w:szCs w:val="18"/>
              </w:rPr>
              <w:t xml:space="preserve">Develop, deploy and operate large scale data storage </w:t>
            </w:r>
            <w:r w:rsidRPr="00F90B3A">
              <w:rPr>
                <w:rFonts w:ascii="Calibri" w:hAnsi="Calibri" w:cs="Calibri"/>
                <w:color w:val="548235"/>
                <w:sz w:val="18"/>
                <w:szCs w:val="18"/>
              </w:rPr>
              <w:t>and processing</w:t>
            </w:r>
            <w:r w:rsidRPr="00F90B3A">
              <w:rPr>
                <w:rFonts w:ascii="Calibri" w:hAnsi="Calibri" w:cs="Calibri"/>
                <w:color w:val="000000"/>
                <w:sz w:val="18"/>
                <w:szCs w:val="18"/>
              </w:rPr>
              <w:t xml:space="preserve"> solutions using different distributed and cloud based platforms for storing data (e.g. Data Lakes, Hadoop, Hbase, Cassandra, MongoDB, Accumulo, DynamoDB, others)  </w:t>
            </w:r>
          </w:p>
        </w:tc>
        <w:tc>
          <w:tcPr>
            <w:tcW w:w="1941" w:type="dxa"/>
            <w:tcBorders>
              <w:top w:val="nil"/>
              <w:left w:val="nil"/>
              <w:bottom w:val="single" w:sz="4" w:space="0" w:color="auto"/>
              <w:right w:val="single" w:sz="4" w:space="0" w:color="auto"/>
            </w:tcBorders>
            <w:shd w:val="clear" w:color="auto" w:fill="auto"/>
            <w:noWrap/>
            <w:hideMark/>
          </w:tcPr>
          <w:p w14:paraId="6C280291" w14:textId="77777777" w:rsidR="007001B1" w:rsidRPr="00606347" w:rsidRDefault="007001B1" w:rsidP="007001B1">
            <w:pPr>
              <w:rPr>
                <w:color w:val="000000"/>
                <w:sz w:val="18"/>
                <w:szCs w:val="18"/>
              </w:rPr>
            </w:pPr>
            <w:r w:rsidRPr="00606347">
              <w:rPr>
                <w:color w:val="000000"/>
                <w:sz w:val="18"/>
                <w:szCs w:val="18"/>
              </w:rPr>
              <w:t>Find possible database solutions including both relational and non-relational databases.</w:t>
            </w:r>
          </w:p>
        </w:tc>
        <w:tc>
          <w:tcPr>
            <w:tcW w:w="1985" w:type="dxa"/>
            <w:tcBorders>
              <w:top w:val="nil"/>
              <w:left w:val="nil"/>
              <w:bottom w:val="single" w:sz="4" w:space="0" w:color="auto"/>
              <w:right w:val="single" w:sz="4" w:space="0" w:color="auto"/>
            </w:tcBorders>
            <w:shd w:val="clear" w:color="auto" w:fill="auto"/>
            <w:noWrap/>
            <w:hideMark/>
          </w:tcPr>
          <w:p w14:paraId="55F7582E" w14:textId="77777777" w:rsidR="007001B1" w:rsidRPr="00606347" w:rsidRDefault="007001B1" w:rsidP="007001B1">
            <w:pPr>
              <w:rPr>
                <w:color w:val="000000"/>
                <w:sz w:val="18"/>
                <w:szCs w:val="18"/>
              </w:rPr>
            </w:pPr>
            <w:r w:rsidRPr="00606347">
              <w:rPr>
                <w:color w:val="000000"/>
                <w:sz w:val="18"/>
                <w:szCs w:val="18"/>
              </w:rPr>
              <w:t>Model the problem to apply database technology.</w:t>
            </w:r>
          </w:p>
        </w:tc>
        <w:tc>
          <w:tcPr>
            <w:tcW w:w="2070" w:type="dxa"/>
            <w:tcBorders>
              <w:top w:val="nil"/>
              <w:left w:val="nil"/>
              <w:bottom w:val="single" w:sz="4" w:space="0" w:color="auto"/>
              <w:right w:val="single" w:sz="4" w:space="0" w:color="auto"/>
            </w:tcBorders>
            <w:shd w:val="clear" w:color="auto" w:fill="auto"/>
            <w:noWrap/>
            <w:hideMark/>
          </w:tcPr>
          <w:p w14:paraId="0CFEBEF2" w14:textId="77777777" w:rsidR="007001B1" w:rsidRPr="00606347" w:rsidRDefault="007001B1" w:rsidP="007001B1">
            <w:pPr>
              <w:rPr>
                <w:color w:val="000000"/>
                <w:sz w:val="18"/>
                <w:szCs w:val="18"/>
              </w:rPr>
            </w:pPr>
            <w:r w:rsidRPr="00606347">
              <w:rPr>
                <w:color w:val="000000"/>
                <w:sz w:val="18"/>
                <w:szCs w:val="18"/>
              </w:rPr>
              <w:t>Predict the difference in term of performance between relational and non-relational databases and recommend a solution.</w:t>
            </w:r>
          </w:p>
        </w:tc>
      </w:tr>
      <w:tr w:rsidR="007001B1" w:rsidRPr="00606347" w14:paraId="378C111A" w14:textId="77777777" w:rsidTr="0073722E">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49994E56" w14:textId="0465B9A6" w:rsidR="007001B1" w:rsidRPr="00606347" w:rsidRDefault="007001B1" w:rsidP="007001B1">
            <w:pPr>
              <w:rPr>
                <w:color w:val="000000"/>
                <w:sz w:val="18"/>
                <w:szCs w:val="18"/>
              </w:rPr>
            </w:pPr>
            <w:r w:rsidRPr="00606347">
              <w:rPr>
                <w:color w:val="000000"/>
                <w:sz w:val="18"/>
                <w:szCs w:val="18"/>
              </w:rPr>
              <w:t>LO</w:t>
            </w:r>
            <w:r>
              <w:rPr>
                <w:color w:val="000000"/>
                <w:sz w:val="18"/>
                <w:szCs w:val="18"/>
              </w:rPr>
              <w:t>2</w:t>
            </w:r>
            <w:r w:rsidRPr="00606347">
              <w:rPr>
                <w:color w:val="000000"/>
                <w:sz w:val="18"/>
                <w:szCs w:val="18"/>
              </w:rPr>
              <w:t>.05</w:t>
            </w:r>
          </w:p>
        </w:tc>
        <w:tc>
          <w:tcPr>
            <w:tcW w:w="2464" w:type="dxa"/>
            <w:tcBorders>
              <w:top w:val="nil"/>
              <w:left w:val="nil"/>
              <w:bottom w:val="single" w:sz="4" w:space="0" w:color="auto"/>
              <w:right w:val="single" w:sz="4" w:space="0" w:color="auto"/>
            </w:tcBorders>
            <w:shd w:val="clear" w:color="auto" w:fill="auto"/>
            <w:hideMark/>
          </w:tcPr>
          <w:p w14:paraId="4057F8E8" w14:textId="77777777" w:rsidR="007001B1" w:rsidRPr="00F90B3A" w:rsidRDefault="007001B1" w:rsidP="007001B1">
            <w:pPr>
              <w:rPr>
                <w:rFonts w:ascii="Calibri" w:hAnsi="Calibri" w:cs="Calibri"/>
                <w:color w:val="000000"/>
                <w:sz w:val="18"/>
                <w:szCs w:val="18"/>
              </w:rPr>
            </w:pPr>
            <w:r w:rsidRPr="00F46EEB">
              <w:rPr>
                <w:rFonts w:ascii="Calibri" w:hAnsi="Calibri" w:cs="Calibri"/>
                <w:color w:val="000000"/>
                <w:sz w:val="18"/>
                <w:szCs w:val="18"/>
              </w:rPr>
              <w:t>DSENG05</w:t>
            </w:r>
          </w:p>
          <w:p w14:paraId="195F0B11" w14:textId="09F4BC45" w:rsidR="007001B1" w:rsidRPr="00606347" w:rsidRDefault="007001B1" w:rsidP="007001B1">
            <w:pPr>
              <w:rPr>
                <w:color w:val="000000"/>
                <w:sz w:val="18"/>
                <w:szCs w:val="18"/>
              </w:rPr>
            </w:pPr>
            <w:r w:rsidRPr="00F46EEB">
              <w:rPr>
                <w:rFonts w:ascii="Calibri" w:hAnsi="Calibri" w:cs="Calibri"/>
                <w:color w:val="000000"/>
                <w:sz w:val="18"/>
                <w:szCs w:val="18"/>
              </w:rPr>
              <w:t>Consistently apply data security mechanisms and controls at each stage of the data processing, including data anonymisation, privacy and IPR protection.</w:t>
            </w:r>
          </w:p>
        </w:tc>
        <w:tc>
          <w:tcPr>
            <w:tcW w:w="1941" w:type="dxa"/>
            <w:tcBorders>
              <w:top w:val="nil"/>
              <w:left w:val="nil"/>
              <w:bottom w:val="single" w:sz="4" w:space="0" w:color="auto"/>
              <w:right w:val="single" w:sz="4" w:space="0" w:color="auto"/>
            </w:tcBorders>
            <w:shd w:val="clear" w:color="auto" w:fill="auto"/>
            <w:noWrap/>
            <w:hideMark/>
          </w:tcPr>
          <w:p w14:paraId="6E384C23" w14:textId="77777777" w:rsidR="007001B1" w:rsidRPr="00606347" w:rsidRDefault="007001B1" w:rsidP="007001B1">
            <w:pPr>
              <w:rPr>
                <w:color w:val="000000"/>
                <w:sz w:val="18"/>
                <w:szCs w:val="18"/>
              </w:rPr>
            </w:pPr>
            <w:r w:rsidRPr="00606347">
              <w:rPr>
                <w:color w:val="000000"/>
                <w:sz w:val="18"/>
                <w:szCs w:val="18"/>
              </w:rPr>
              <w:t>Identify security issues related to reliable data access.</w:t>
            </w:r>
          </w:p>
        </w:tc>
        <w:tc>
          <w:tcPr>
            <w:tcW w:w="1985" w:type="dxa"/>
            <w:tcBorders>
              <w:top w:val="nil"/>
              <w:left w:val="nil"/>
              <w:bottom w:val="single" w:sz="4" w:space="0" w:color="auto"/>
              <w:right w:val="single" w:sz="4" w:space="0" w:color="auto"/>
            </w:tcBorders>
            <w:shd w:val="clear" w:color="auto" w:fill="auto"/>
            <w:noWrap/>
            <w:hideMark/>
          </w:tcPr>
          <w:p w14:paraId="00CDC711" w14:textId="77777777" w:rsidR="007001B1" w:rsidRPr="00606347" w:rsidRDefault="007001B1" w:rsidP="007001B1">
            <w:pPr>
              <w:rPr>
                <w:color w:val="000000"/>
                <w:sz w:val="18"/>
                <w:szCs w:val="18"/>
              </w:rPr>
            </w:pPr>
            <w:r w:rsidRPr="00606347">
              <w:rPr>
                <w:color w:val="000000"/>
                <w:sz w:val="18"/>
                <w:szCs w:val="18"/>
              </w:rPr>
              <w:t>Analyze security threats and solve them using known techniques.</w:t>
            </w:r>
          </w:p>
        </w:tc>
        <w:tc>
          <w:tcPr>
            <w:tcW w:w="2070" w:type="dxa"/>
            <w:tcBorders>
              <w:top w:val="nil"/>
              <w:left w:val="nil"/>
              <w:bottom w:val="single" w:sz="4" w:space="0" w:color="auto"/>
              <w:right w:val="single" w:sz="4" w:space="0" w:color="auto"/>
            </w:tcBorders>
            <w:shd w:val="clear" w:color="auto" w:fill="auto"/>
            <w:noWrap/>
            <w:hideMark/>
          </w:tcPr>
          <w:p w14:paraId="715A7D76" w14:textId="77777777" w:rsidR="007001B1" w:rsidRPr="00606347" w:rsidRDefault="007001B1" w:rsidP="007001B1">
            <w:pPr>
              <w:rPr>
                <w:color w:val="000000"/>
                <w:sz w:val="18"/>
                <w:szCs w:val="18"/>
              </w:rPr>
            </w:pPr>
            <w:r w:rsidRPr="00606347">
              <w:rPr>
                <w:color w:val="000000"/>
                <w:sz w:val="18"/>
                <w:szCs w:val="18"/>
              </w:rPr>
              <w:t>Evaluate security threats and recommend adequate solutions.</w:t>
            </w:r>
          </w:p>
        </w:tc>
      </w:tr>
      <w:tr w:rsidR="007001B1" w:rsidRPr="00606347" w14:paraId="1C64733C" w14:textId="77777777" w:rsidTr="0073722E">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1378F3C8" w14:textId="2888018B" w:rsidR="007001B1" w:rsidRPr="00606347" w:rsidRDefault="007001B1" w:rsidP="007001B1">
            <w:pPr>
              <w:rPr>
                <w:color w:val="000000"/>
                <w:sz w:val="18"/>
                <w:szCs w:val="18"/>
              </w:rPr>
            </w:pPr>
            <w:r w:rsidRPr="00606347">
              <w:rPr>
                <w:color w:val="000000"/>
                <w:sz w:val="18"/>
                <w:szCs w:val="18"/>
              </w:rPr>
              <w:t>LO</w:t>
            </w:r>
            <w:r>
              <w:rPr>
                <w:color w:val="000000"/>
                <w:sz w:val="18"/>
                <w:szCs w:val="18"/>
              </w:rPr>
              <w:t>2</w:t>
            </w:r>
            <w:r w:rsidRPr="00606347">
              <w:rPr>
                <w:color w:val="000000"/>
                <w:sz w:val="18"/>
                <w:szCs w:val="18"/>
              </w:rPr>
              <w:t>.06</w:t>
            </w:r>
          </w:p>
        </w:tc>
        <w:tc>
          <w:tcPr>
            <w:tcW w:w="2464" w:type="dxa"/>
            <w:tcBorders>
              <w:top w:val="nil"/>
              <w:left w:val="nil"/>
              <w:bottom w:val="single" w:sz="4" w:space="0" w:color="auto"/>
              <w:right w:val="single" w:sz="4" w:space="0" w:color="auto"/>
            </w:tcBorders>
            <w:shd w:val="clear" w:color="auto" w:fill="auto"/>
            <w:hideMark/>
          </w:tcPr>
          <w:p w14:paraId="201B5940" w14:textId="77777777" w:rsidR="007001B1" w:rsidRPr="00F90B3A" w:rsidRDefault="007001B1" w:rsidP="007001B1">
            <w:pPr>
              <w:rPr>
                <w:rFonts w:ascii="Calibri" w:hAnsi="Calibri" w:cs="Calibri"/>
                <w:color w:val="000000"/>
                <w:sz w:val="18"/>
                <w:szCs w:val="18"/>
              </w:rPr>
            </w:pPr>
            <w:r w:rsidRPr="00F46EEB">
              <w:rPr>
                <w:rFonts w:ascii="Calibri" w:hAnsi="Calibri" w:cs="Calibri"/>
                <w:color w:val="000000"/>
                <w:sz w:val="18"/>
                <w:szCs w:val="18"/>
              </w:rPr>
              <w:t>DSENG06</w:t>
            </w:r>
          </w:p>
          <w:p w14:paraId="222CF143" w14:textId="543BB2D5" w:rsidR="007001B1" w:rsidRPr="00606347" w:rsidRDefault="007001B1" w:rsidP="007001B1">
            <w:pPr>
              <w:rPr>
                <w:color w:val="000000"/>
                <w:sz w:val="18"/>
                <w:szCs w:val="18"/>
              </w:rPr>
            </w:pPr>
            <w:r w:rsidRPr="00F46EEB">
              <w:rPr>
                <w:rFonts w:ascii="Calibri" w:hAnsi="Calibri" w:cs="Calibri"/>
                <w:color w:val="000000"/>
                <w:sz w:val="18"/>
                <w:szCs w:val="18"/>
              </w:rPr>
              <w:t>Design, build, operate relational and non-relational databases (SQL and NoSQL), integrate them with the modern Data Warehouse solutions, ensure effective ETL (Extract, Transform, Load), OLTP, OLAP processes for large datasets</w:t>
            </w:r>
          </w:p>
        </w:tc>
        <w:tc>
          <w:tcPr>
            <w:tcW w:w="1941" w:type="dxa"/>
            <w:tcBorders>
              <w:top w:val="nil"/>
              <w:left w:val="nil"/>
              <w:bottom w:val="single" w:sz="4" w:space="0" w:color="auto"/>
              <w:right w:val="single" w:sz="4" w:space="0" w:color="auto"/>
            </w:tcBorders>
            <w:shd w:val="clear" w:color="auto" w:fill="auto"/>
            <w:noWrap/>
            <w:hideMark/>
          </w:tcPr>
          <w:p w14:paraId="31305442" w14:textId="61D14ED0" w:rsidR="007001B1" w:rsidRPr="00606347" w:rsidRDefault="007001B1" w:rsidP="007001B1">
            <w:pPr>
              <w:rPr>
                <w:color w:val="000000"/>
                <w:sz w:val="18"/>
                <w:szCs w:val="18"/>
              </w:rPr>
            </w:pPr>
            <w:r w:rsidRPr="00606347">
              <w:rPr>
                <w:color w:val="000000"/>
                <w:sz w:val="18"/>
                <w:szCs w:val="18"/>
              </w:rPr>
              <w:t xml:space="preserve">Define technical requirements for </w:t>
            </w:r>
            <w:r>
              <w:rPr>
                <w:color w:val="000000"/>
                <w:sz w:val="18"/>
                <w:szCs w:val="18"/>
              </w:rPr>
              <w:t>SQL/NoSQL databases, Data Warehouse technologies for data ingest.</w:t>
            </w:r>
          </w:p>
        </w:tc>
        <w:tc>
          <w:tcPr>
            <w:tcW w:w="1985" w:type="dxa"/>
            <w:tcBorders>
              <w:top w:val="nil"/>
              <w:left w:val="nil"/>
              <w:bottom w:val="single" w:sz="4" w:space="0" w:color="auto"/>
              <w:right w:val="single" w:sz="4" w:space="0" w:color="auto"/>
            </w:tcBorders>
            <w:shd w:val="clear" w:color="auto" w:fill="auto"/>
            <w:noWrap/>
            <w:hideMark/>
          </w:tcPr>
          <w:p w14:paraId="261D354E" w14:textId="5E4E5944" w:rsidR="007001B1" w:rsidRPr="00606347" w:rsidRDefault="007001B1" w:rsidP="007001B1">
            <w:pPr>
              <w:rPr>
                <w:color w:val="000000"/>
                <w:sz w:val="18"/>
                <w:szCs w:val="18"/>
              </w:rPr>
            </w:pPr>
            <w:r w:rsidRPr="00606347">
              <w:rPr>
                <w:color w:val="000000"/>
                <w:sz w:val="18"/>
                <w:szCs w:val="18"/>
              </w:rPr>
              <w:t xml:space="preserve">Apply existing </w:t>
            </w:r>
            <w:r>
              <w:rPr>
                <w:color w:val="000000"/>
                <w:sz w:val="18"/>
                <w:szCs w:val="18"/>
              </w:rPr>
              <w:t>SQL/NoSQL databases, Data Warehouse technologies for creating data pipelines</w:t>
            </w:r>
            <w:r w:rsidRPr="00606347">
              <w:rPr>
                <w:color w:val="000000"/>
                <w:sz w:val="18"/>
                <w:szCs w:val="18"/>
              </w:rPr>
              <w:t>.</w:t>
            </w:r>
          </w:p>
        </w:tc>
        <w:tc>
          <w:tcPr>
            <w:tcW w:w="2070" w:type="dxa"/>
            <w:tcBorders>
              <w:top w:val="nil"/>
              <w:left w:val="nil"/>
              <w:bottom w:val="single" w:sz="4" w:space="0" w:color="auto"/>
              <w:right w:val="single" w:sz="4" w:space="0" w:color="auto"/>
            </w:tcBorders>
            <w:shd w:val="clear" w:color="auto" w:fill="auto"/>
            <w:noWrap/>
            <w:hideMark/>
          </w:tcPr>
          <w:p w14:paraId="4992B632" w14:textId="32C90AB6" w:rsidR="007001B1" w:rsidRPr="00606347" w:rsidRDefault="007001B1" w:rsidP="007001B1">
            <w:pPr>
              <w:rPr>
                <w:color w:val="000000"/>
                <w:sz w:val="18"/>
                <w:szCs w:val="18"/>
              </w:rPr>
            </w:pPr>
            <w:r w:rsidRPr="00606347">
              <w:rPr>
                <w:color w:val="000000"/>
                <w:sz w:val="18"/>
                <w:szCs w:val="18"/>
              </w:rPr>
              <w:t xml:space="preserve">Combine several techniques and optimize them to design new </w:t>
            </w:r>
            <w:r>
              <w:rPr>
                <w:color w:val="000000"/>
                <w:sz w:val="18"/>
                <w:szCs w:val="18"/>
              </w:rPr>
              <w:t xml:space="preserve">or custom environment to integrate existing </w:t>
            </w:r>
            <w:r w:rsidR="00C04037">
              <w:rPr>
                <w:color w:val="000000"/>
                <w:sz w:val="18"/>
                <w:szCs w:val="18"/>
              </w:rPr>
              <w:t xml:space="preserve">DW and database technologies for new type of </w:t>
            </w:r>
            <w:r w:rsidRPr="00606347">
              <w:rPr>
                <w:color w:val="000000"/>
                <w:sz w:val="18"/>
                <w:szCs w:val="18"/>
              </w:rPr>
              <w:t xml:space="preserve">data </w:t>
            </w:r>
            <w:r w:rsidR="00C04037">
              <w:rPr>
                <w:color w:val="000000"/>
                <w:sz w:val="18"/>
                <w:szCs w:val="18"/>
              </w:rPr>
              <w:t xml:space="preserve">and </w:t>
            </w:r>
            <w:r w:rsidRPr="00606347">
              <w:rPr>
                <w:color w:val="000000"/>
                <w:sz w:val="18"/>
                <w:szCs w:val="18"/>
              </w:rPr>
              <w:t>analytic applications.</w:t>
            </w:r>
          </w:p>
        </w:tc>
      </w:tr>
      <w:tr w:rsidR="007001B1" w:rsidRPr="00606347" w14:paraId="7585ED72" w14:textId="77777777" w:rsidTr="00EA4373">
        <w:trPr>
          <w:trHeight w:val="288"/>
        </w:trPr>
        <w:tc>
          <w:tcPr>
            <w:tcW w:w="9190"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18E7EB" w14:textId="7197E8F1" w:rsidR="007001B1" w:rsidRPr="00606347" w:rsidRDefault="007001B1" w:rsidP="007001B1">
            <w:pPr>
              <w:rPr>
                <w:b/>
                <w:bCs/>
                <w:sz w:val="18"/>
                <w:szCs w:val="18"/>
              </w:rPr>
            </w:pPr>
            <w:r w:rsidRPr="00606347">
              <w:rPr>
                <w:b/>
                <w:sz w:val="18"/>
                <w:szCs w:val="18"/>
              </w:rPr>
              <w:t xml:space="preserve">Data Science </w:t>
            </w:r>
            <w:r>
              <w:rPr>
                <w:b/>
                <w:sz w:val="18"/>
                <w:szCs w:val="18"/>
              </w:rPr>
              <w:t>Data Management (DSDM)</w:t>
            </w:r>
          </w:p>
        </w:tc>
      </w:tr>
      <w:tr w:rsidR="007001B1" w:rsidRPr="00606347" w14:paraId="628B8276" w14:textId="77777777" w:rsidTr="00C363D8">
        <w:trPr>
          <w:trHeight w:val="1152"/>
        </w:trPr>
        <w:tc>
          <w:tcPr>
            <w:tcW w:w="730" w:type="dxa"/>
            <w:tcBorders>
              <w:top w:val="nil"/>
              <w:left w:val="single" w:sz="4" w:space="0" w:color="auto"/>
              <w:bottom w:val="single" w:sz="4" w:space="0" w:color="auto"/>
              <w:right w:val="single" w:sz="4" w:space="0" w:color="auto"/>
            </w:tcBorders>
            <w:shd w:val="clear" w:color="auto" w:fill="auto"/>
            <w:hideMark/>
          </w:tcPr>
          <w:p w14:paraId="2DF32EC5" w14:textId="2B667D82" w:rsidR="007001B1" w:rsidRPr="00606347" w:rsidRDefault="007001B1" w:rsidP="007001B1">
            <w:pPr>
              <w:rPr>
                <w:b/>
                <w:sz w:val="18"/>
                <w:szCs w:val="18"/>
              </w:rPr>
            </w:pPr>
            <w:r w:rsidRPr="00606347">
              <w:rPr>
                <w:b/>
                <w:sz w:val="18"/>
                <w:szCs w:val="18"/>
              </w:rPr>
              <w:t>LO</w:t>
            </w:r>
            <w:r>
              <w:rPr>
                <w:b/>
                <w:sz w:val="18"/>
                <w:szCs w:val="18"/>
              </w:rPr>
              <w:t>3</w:t>
            </w:r>
            <w:r w:rsidRPr="00606347">
              <w:rPr>
                <w:b/>
                <w:sz w:val="18"/>
                <w:szCs w:val="18"/>
              </w:rPr>
              <w:t>-DM</w:t>
            </w:r>
          </w:p>
        </w:tc>
        <w:tc>
          <w:tcPr>
            <w:tcW w:w="2464" w:type="dxa"/>
            <w:tcBorders>
              <w:top w:val="nil"/>
              <w:left w:val="nil"/>
              <w:bottom w:val="single" w:sz="4" w:space="0" w:color="auto"/>
              <w:right w:val="single" w:sz="4" w:space="0" w:color="auto"/>
            </w:tcBorders>
            <w:shd w:val="clear" w:color="auto" w:fill="auto"/>
            <w:hideMark/>
          </w:tcPr>
          <w:p w14:paraId="181A4999" w14:textId="77777777" w:rsidR="007001B1" w:rsidRPr="00712379" w:rsidRDefault="007001B1" w:rsidP="007001B1">
            <w:pPr>
              <w:rPr>
                <w:b/>
                <w:color w:val="000000" w:themeColor="text1"/>
                <w:sz w:val="18"/>
                <w:szCs w:val="18"/>
              </w:rPr>
            </w:pPr>
            <w:r w:rsidRPr="00712379">
              <w:rPr>
                <w:b/>
                <w:bCs/>
                <w:color w:val="000000" w:themeColor="text1"/>
                <w:sz w:val="18"/>
                <w:szCs w:val="18"/>
              </w:rPr>
              <w:t>DSDM-DM</w:t>
            </w:r>
            <w:r w:rsidRPr="00712379">
              <w:rPr>
                <w:b/>
                <w:color w:val="000000" w:themeColor="text1"/>
                <w:sz w:val="18"/>
                <w:szCs w:val="18"/>
              </w:rPr>
              <w:t xml:space="preserve"> </w:t>
            </w:r>
          </w:p>
          <w:p w14:paraId="6555F4E2" w14:textId="43864048" w:rsidR="007001B1" w:rsidRPr="00712379" w:rsidRDefault="007001B1" w:rsidP="007001B1">
            <w:pPr>
              <w:rPr>
                <w:b/>
                <w:color w:val="000000" w:themeColor="text1"/>
                <w:sz w:val="18"/>
                <w:szCs w:val="18"/>
              </w:rPr>
            </w:pPr>
            <w:r w:rsidRPr="00712379">
              <w:rPr>
                <w:rFonts w:ascii="Calibri" w:hAnsi="Calibri" w:cs="Calibri"/>
                <w:color w:val="000000" w:themeColor="text1"/>
                <w:sz w:val="18"/>
                <w:szCs w:val="18"/>
              </w:rPr>
              <w:t>Develop and implement data management strategy for data collection, storage, preservation, and availability for further processing.</w:t>
            </w:r>
          </w:p>
        </w:tc>
        <w:tc>
          <w:tcPr>
            <w:tcW w:w="1941" w:type="dxa"/>
            <w:tcBorders>
              <w:top w:val="nil"/>
              <w:left w:val="nil"/>
              <w:bottom w:val="single" w:sz="4" w:space="0" w:color="auto"/>
              <w:right w:val="single" w:sz="4" w:space="0" w:color="auto"/>
            </w:tcBorders>
            <w:shd w:val="clear" w:color="auto" w:fill="auto"/>
            <w:noWrap/>
            <w:hideMark/>
          </w:tcPr>
          <w:p w14:paraId="2DA08095" w14:textId="58B74762" w:rsidR="007001B1" w:rsidRPr="00606347" w:rsidRDefault="007001B1" w:rsidP="007001B1">
            <w:pPr>
              <w:rPr>
                <w:b/>
                <w:sz w:val="18"/>
                <w:szCs w:val="18"/>
              </w:rPr>
            </w:pPr>
            <w:r w:rsidRPr="00606347">
              <w:rPr>
                <w:b/>
                <w:color w:val="000000"/>
                <w:sz w:val="18"/>
                <w:szCs w:val="18"/>
              </w:rPr>
              <w:t>Execute data strategy in a form of Data Management Plan and illustrate how available software can help to promote data quality and accessibility.</w:t>
            </w:r>
          </w:p>
        </w:tc>
        <w:tc>
          <w:tcPr>
            <w:tcW w:w="1985" w:type="dxa"/>
            <w:tcBorders>
              <w:top w:val="nil"/>
              <w:left w:val="nil"/>
              <w:bottom w:val="single" w:sz="4" w:space="0" w:color="auto"/>
              <w:right w:val="single" w:sz="4" w:space="0" w:color="auto"/>
            </w:tcBorders>
            <w:shd w:val="clear" w:color="auto" w:fill="auto"/>
            <w:noWrap/>
            <w:hideMark/>
          </w:tcPr>
          <w:p w14:paraId="01719EFD" w14:textId="7B6FDD17" w:rsidR="007001B1" w:rsidRPr="00606347" w:rsidRDefault="007001B1" w:rsidP="007001B1">
            <w:pPr>
              <w:rPr>
                <w:b/>
                <w:sz w:val="18"/>
                <w:szCs w:val="18"/>
              </w:rPr>
            </w:pPr>
            <w:r w:rsidRPr="00606347">
              <w:rPr>
                <w:b/>
                <w:sz w:val="18"/>
                <w:szCs w:val="18"/>
              </w:rPr>
              <w:t>Develop components of data strategy and methods that improve quality, accessibility and publications of data.</w:t>
            </w:r>
          </w:p>
        </w:tc>
        <w:tc>
          <w:tcPr>
            <w:tcW w:w="2070" w:type="dxa"/>
            <w:tcBorders>
              <w:top w:val="nil"/>
              <w:left w:val="nil"/>
              <w:bottom w:val="single" w:sz="4" w:space="0" w:color="auto"/>
              <w:right w:val="single" w:sz="4" w:space="0" w:color="auto"/>
            </w:tcBorders>
            <w:shd w:val="clear" w:color="auto" w:fill="auto"/>
            <w:noWrap/>
            <w:hideMark/>
          </w:tcPr>
          <w:p w14:paraId="7EECEEA1" w14:textId="4302A5C5" w:rsidR="007001B1" w:rsidRPr="00606347" w:rsidRDefault="007001B1" w:rsidP="007001B1">
            <w:pPr>
              <w:rPr>
                <w:b/>
                <w:sz w:val="18"/>
                <w:szCs w:val="18"/>
              </w:rPr>
            </w:pPr>
            <w:r w:rsidRPr="00606347">
              <w:rPr>
                <w:b/>
                <w:sz w:val="18"/>
                <w:szCs w:val="18"/>
              </w:rPr>
              <w:t xml:space="preserve">Create Data Management Plan aligned with the organizational needs, evaluate IPR and ethical issues. </w:t>
            </w:r>
          </w:p>
        </w:tc>
      </w:tr>
      <w:tr w:rsidR="007001B1" w:rsidRPr="00606347" w14:paraId="11E16854" w14:textId="77777777" w:rsidTr="00C363D8">
        <w:trPr>
          <w:trHeight w:val="1080"/>
        </w:trPr>
        <w:tc>
          <w:tcPr>
            <w:tcW w:w="730" w:type="dxa"/>
            <w:tcBorders>
              <w:top w:val="nil"/>
              <w:left w:val="single" w:sz="4" w:space="0" w:color="auto"/>
              <w:bottom w:val="single" w:sz="4" w:space="0" w:color="auto"/>
              <w:right w:val="single" w:sz="4" w:space="0" w:color="auto"/>
            </w:tcBorders>
            <w:shd w:val="clear" w:color="auto" w:fill="auto"/>
            <w:hideMark/>
          </w:tcPr>
          <w:p w14:paraId="1D18C482" w14:textId="5292E741" w:rsidR="007001B1" w:rsidRPr="00606347" w:rsidRDefault="007001B1" w:rsidP="007001B1">
            <w:pPr>
              <w:rPr>
                <w:color w:val="000000"/>
                <w:sz w:val="18"/>
                <w:szCs w:val="18"/>
              </w:rPr>
            </w:pPr>
            <w:r w:rsidRPr="00606347">
              <w:rPr>
                <w:color w:val="000000"/>
                <w:sz w:val="18"/>
                <w:szCs w:val="18"/>
              </w:rPr>
              <w:t>LO</w:t>
            </w:r>
            <w:r>
              <w:rPr>
                <w:color w:val="000000"/>
                <w:sz w:val="18"/>
                <w:szCs w:val="18"/>
              </w:rPr>
              <w:t>3</w:t>
            </w:r>
            <w:r w:rsidRPr="00606347">
              <w:rPr>
                <w:color w:val="000000"/>
                <w:sz w:val="18"/>
                <w:szCs w:val="18"/>
              </w:rPr>
              <w:t>.01</w:t>
            </w:r>
          </w:p>
        </w:tc>
        <w:tc>
          <w:tcPr>
            <w:tcW w:w="2464" w:type="dxa"/>
            <w:tcBorders>
              <w:top w:val="nil"/>
              <w:left w:val="nil"/>
              <w:bottom w:val="single" w:sz="4" w:space="0" w:color="auto"/>
              <w:right w:val="single" w:sz="4" w:space="0" w:color="auto"/>
            </w:tcBorders>
            <w:shd w:val="clear" w:color="auto" w:fill="auto"/>
            <w:hideMark/>
          </w:tcPr>
          <w:p w14:paraId="5A376852" w14:textId="4EE4D423" w:rsidR="007001B1" w:rsidRPr="00606347" w:rsidRDefault="007001B1" w:rsidP="007001B1">
            <w:pPr>
              <w:rPr>
                <w:color w:val="000000"/>
                <w:sz w:val="18"/>
                <w:szCs w:val="18"/>
              </w:rPr>
            </w:pPr>
            <w:r w:rsidRPr="00606347">
              <w:rPr>
                <w:color w:val="000000"/>
                <w:sz w:val="18"/>
                <w:szCs w:val="18"/>
              </w:rPr>
              <w:t>DSDM01 - Develop and implement data strategy, in particular, in a form of Data Management Plan (DMP).</w:t>
            </w:r>
          </w:p>
        </w:tc>
        <w:tc>
          <w:tcPr>
            <w:tcW w:w="1941" w:type="dxa"/>
            <w:tcBorders>
              <w:top w:val="nil"/>
              <w:left w:val="nil"/>
              <w:bottom w:val="single" w:sz="4" w:space="0" w:color="auto"/>
              <w:right w:val="single" w:sz="4" w:space="0" w:color="auto"/>
            </w:tcBorders>
            <w:shd w:val="clear" w:color="auto" w:fill="auto"/>
            <w:noWrap/>
            <w:hideMark/>
          </w:tcPr>
          <w:p w14:paraId="1AA9FB5E" w14:textId="30FFC7E7" w:rsidR="007001B1" w:rsidRPr="00606347" w:rsidRDefault="007001B1" w:rsidP="007001B1">
            <w:pPr>
              <w:rPr>
                <w:color w:val="000000"/>
                <w:sz w:val="18"/>
                <w:szCs w:val="18"/>
              </w:rPr>
            </w:pPr>
            <w:r w:rsidRPr="00606347">
              <w:rPr>
                <w:color w:val="000000"/>
                <w:sz w:val="18"/>
                <w:szCs w:val="18"/>
              </w:rPr>
              <w:t>Explain and execute data strategy in a form of Data Management Plan.</w:t>
            </w:r>
          </w:p>
        </w:tc>
        <w:tc>
          <w:tcPr>
            <w:tcW w:w="1985" w:type="dxa"/>
            <w:tcBorders>
              <w:top w:val="nil"/>
              <w:left w:val="nil"/>
              <w:bottom w:val="single" w:sz="4" w:space="0" w:color="auto"/>
              <w:right w:val="single" w:sz="4" w:space="0" w:color="auto"/>
            </w:tcBorders>
            <w:shd w:val="clear" w:color="auto" w:fill="auto"/>
            <w:noWrap/>
            <w:hideMark/>
          </w:tcPr>
          <w:p w14:paraId="061CF601" w14:textId="4C88D867" w:rsidR="007001B1" w:rsidRPr="00606347" w:rsidRDefault="007001B1" w:rsidP="007001B1">
            <w:pPr>
              <w:rPr>
                <w:color w:val="000000"/>
                <w:sz w:val="18"/>
                <w:szCs w:val="18"/>
              </w:rPr>
            </w:pPr>
            <w:r w:rsidRPr="00606347">
              <w:rPr>
                <w:color w:val="000000"/>
                <w:sz w:val="18"/>
                <w:szCs w:val="18"/>
              </w:rPr>
              <w:t>Develop components of data strategy in a form of Data Management Plan.</w:t>
            </w:r>
          </w:p>
        </w:tc>
        <w:tc>
          <w:tcPr>
            <w:tcW w:w="2070" w:type="dxa"/>
            <w:tcBorders>
              <w:top w:val="nil"/>
              <w:left w:val="nil"/>
              <w:bottom w:val="single" w:sz="4" w:space="0" w:color="auto"/>
              <w:right w:val="single" w:sz="4" w:space="0" w:color="auto"/>
            </w:tcBorders>
            <w:shd w:val="clear" w:color="auto" w:fill="auto"/>
            <w:noWrap/>
            <w:hideMark/>
          </w:tcPr>
          <w:p w14:paraId="20164853" w14:textId="6CEF003A" w:rsidR="007001B1" w:rsidRPr="00606347" w:rsidRDefault="007001B1" w:rsidP="007001B1">
            <w:pPr>
              <w:rPr>
                <w:color w:val="000000"/>
                <w:sz w:val="18"/>
                <w:szCs w:val="18"/>
              </w:rPr>
            </w:pPr>
            <w:r w:rsidRPr="00606347">
              <w:rPr>
                <w:color w:val="000000"/>
                <w:sz w:val="18"/>
                <w:szCs w:val="18"/>
              </w:rPr>
              <w:t>Assess various data strategies and create strategy, in a form of Data Management Plan, aligned with organizational needs.</w:t>
            </w:r>
          </w:p>
        </w:tc>
      </w:tr>
      <w:tr w:rsidR="007001B1" w:rsidRPr="00606347" w14:paraId="32F6B620" w14:textId="77777777" w:rsidTr="00C363D8">
        <w:trPr>
          <w:trHeight w:val="648"/>
        </w:trPr>
        <w:tc>
          <w:tcPr>
            <w:tcW w:w="730" w:type="dxa"/>
            <w:tcBorders>
              <w:top w:val="nil"/>
              <w:left w:val="single" w:sz="4" w:space="0" w:color="auto"/>
              <w:bottom w:val="single" w:sz="4" w:space="0" w:color="auto"/>
              <w:right w:val="single" w:sz="4" w:space="0" w:color="auto"/>
            </w:tcBorders>
            <w:shd w:val="clear" w:color="auto" w:fill="auto"/>
            <w:hideMark/>
          </w:tcPr>
          <w:p w14:paraId="0F6C1FA2" w14:textId="4826B3DC" w:rsidR="007001B1" w:rsidRPr="00606347" w:rsidRDefault="007001B1" w:rsidP="007001B1">
            <w:pPr>
              <w:rPr>
                <w:color w:val="000000"/>
                <w:sz w:val="18"/>
                <w:szCs w:val="18"/>
              </w:rPr>
            </w:pPr>
            <w:r w:rsidRPr="00606347">
              <w:rPr>
                <w:color w:val="000000"/>
                <w:sz w:val="18"/>
                <w:szCs w:val="18"/>
              </w:rPr>
              <w:t>LO</w:t>
            </w:r>
            <w:r>
              <w:rPr>
                <w:color w:val="000000"/>
                <w:sz w:val="18"/>
                <w:szCs w:val="18"/>
              </w:rPr>
              <w:t>3</w:t>
            </w:r>
            <w:r w:rsidRPr="00606347">
              <w:rPr>
                <w:color w:val="000000"/>
                <w:sz w:val="18"/>
                <w:szCs w:val="18"/>
              </w:rPr>
              <w:t>.02</w:t>
            </w:r>
          </w:p>
        </w:tc>
        <w:tc>
          <w:tcPr>
            <w:tcW w:w="2464" w:type="dxa"/>
            <w:tcBorders>
              <w:top w:val="nil"/>
              <w:left w:val="nil"/>
              <w:bottom w:val="single" w:sz="4" w:space="0" w:color="auto"/>
              <w:right w:val="single" w:sz="4" w:space="0" w:color="auto"/>
            </w:tcBorders>
            <w:shd w:val="clear" w:color="auto" w:fill="auto"/>
            <w:hideMark/>
          </w:tcPr>
          <w:p w14:paraId="42063768" w14:textId="781FE5ED" w:rsidR="007001B1" w:rsidRPr="00606347" w:rsidRDefault="007001B1" w:rsidP="007001B1">
            <w:pPr>
              <w:rPr>
                <w:color w:val="000000"/>
                <w:sz w:val="18"/>
                <w:szCs w:val="18"/>
              </w:rPr>
            </w:pPr>
            <w:r w:rsidRPr="00606347">
              <w:rPr>
                <w:color w:val="000000"/>
                <w:sz w:val="18"/>
                <w:szCs w:val="18"/>
              </w:rPr>
              <w:t>DSDM02 - Develop and implement relevant data models, including metadata.</w:t>
            </w:r>
          </w:p>
        </w:tc>
        <w:tc>
          <w:tcPr>
            <w:tcW w:w="1941" w:type="dxa"/>
            <w:tcBorders>
              <w:top w:val="nil"/>
              <w:left w:val="nil"/>
              <w:bottom w:val="single" w:sz="4" w:space="0" w:color="auto"/>
              <w:right w:val="single" w:sz="4" w:space="0" w:color="auto"/>
            </w:tcBorders>
            <w:shd w:val="clear" w:color="auto" w:fill="auto"/>
            <w:noWrap/>
            <w:hideMark/>
          </w:tcPr>
          <w:p w14:paraId="03887B69" w14:textId="67BF78E4" w:rsidR="007001B1" w:rsidRPr="00606347" w:rsidRDefault="007001B1" w:rsidP="007001B1">
            <w:pPr>
              <w:rPr>
                <w:color w:val="000000"/>
                <w:sz w:val="18"/>
                <w:szCs w:val="18"/>
              </w:rPr>
            </w:pPr>
            <w:r w:rsidRPr="00606347">
              <w:rPr>
                <w:color w:val="000000"/>
                <w:sz w:val="18"/>
                <w:szCs w:val="18"/>
              </w:rPr>
              <w:t>Operate data models including metadata.</w:t>
            </w:r>
          </w:p>
        </w:tc>
        <w:tc>
          <w:tcPr>
            <w:tcW w:w="1985" w:type="dxa"/>
            <w:tcBorders>
              <w:top w:val="nil"/>
              <w:left w:val="nil"/>
              <w:bottom w:val="single" w:sz="4" w:space="0" w:color="auto"/>
              <w:right w:val="single" w:sz="4" w:space="0" w:color="auto"/>
            </w:tcBorders>
            <w:shd w:val="clear" w:color="auto" w:fill="auto"/>
            <w:noWrap/>
            <w:hideMark/>
          </w:tcPr>
          <w:p w14:paraId="25F30A77" w14:textId="53C7E3DB" w:rsidR="007001B1" w:rsidRPr="00606347" w:rsidRDefault="007001B1" w:rsidP="007001B1">
            <w:pPr>
              <w:rPr>
                <w:color w:val="000000"/>
                <w:sz w:val="18"/>
                <w:szCs w:val="18"/>
              </w:rPr>
            </w:pPr>
            <w:r w:rsidRPr="00606347">
              <w:rPr>
                <w:color w:val="000000"/>
                <w:sz w:val="18"/>
                <w:szCs w:val="18"/>
              </w:rPr>
              <w:t>Experiment with data models and model relevant metadata.</w:t>
            </w:r>
          </w:p>
        </w:tc>
        <w:tc>
          <w:tcPr>
            <w:tcW w:w="2070" w:type="dxa"/>
            <w:tcBorders>
              <w:top w:val="nil"/>
              <w:left w:val="nil"/>
              <w:bottom w:val="single" w:sz="4" w:space="0" w:color="auto"/>
              <w:right w:val="single" w:sz="4" w:space="0" w:color="auto"/>
            </w:tcBorders>
            <w:shd w:val="clear" w:color="auto" w:fill="auto"/>
            <w:noWrap/>
            <w:hideMark/>
          </w:tcPr>
          <w:p w14:paraId="77E54E38" w14:textId="78D43DC7" w:rsidR="007001B1" w:rsidRPr="00606347" w:rsidRDefault="007001B1" w:rsidP="007001B1">
            <w:pPr>
              <w:rPr>
                <w:color w:val="000000"/>
                <w:sz w:val="18"/>
                <w:szCs w:val="18"/>
              </w:rPr>
            </w:pPr>
            <w:r w:rsidRPr="00606347">
              <w:rPr>
                <w:color w:val="000000"/>
                <w:sz w:val="18"/>
                <w:szCs w:val="18"/>
              </w:rPr>
              <w:t>Evaluate and design data models, including metadata.</w:t>
            </w:r>
          </w:p>
        </w:tc>
      </w:tr>
      <w:tr w:rsidR="007001B1" w:rsidRPr="00606347" w14:paraId="3C29F2F4" w14:textId="77777777" w:rsidTr="00C363D8">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3DB5C629" w14:textId="293D9733" w:rsidR="007001B1" w:rsidRPr="00606347" w:rsidRDefault="007001B1" w:rsidP="007001B1">
            <w:pPr>
              <w:rPr>
                <w:color w:val="000000"/>
                <w:sz w:val="18"/>
                <w:szCs w:val="18"/>
              </w:rPr>
            </w:pPr>
            <w:r w:rsidRPr="00606347">
              <w:rPr>
                <w:color w:val="000000"/>
                <w:sz w:val="18"/>
                <w:szCs w:val="18"/>
              </w:rPr>
              <w:t>LO</w:t>
            </w:r>
            <w:r>
              <w:rPr>
                <w:color w:val="000000"/>
                <w:sz w:val="18"/>
                <w:szCs w:val="18"/>
              </w:rPr>
              <w:t>3</w:t>
            </w:r>
            <w:r w:rsidRPr="00606347">
              <w:rPr>
                <w:color w:val="000000"/>
                <w:sz w:val="18"/>
                <w:szCs w:val="18"/>
              </w:rPr>
              <w:t>.03</w:t>
            </w:r>
          </w:p>
        </w:tc>
        <w:tc>
          <w:tcPr>
            <w:tcW w:w="2464" w:type="dxa"/>
            <w:tcBorders>
              <w:top w:val="nil"/>
              <w:left w:val="nil"/>
              <w:bottom w:val="single" w:sz="4" w:space="0" w:color="auto"/>
              <w:right w:val="single" w:sz="4" w:space="0" w:color="auto"/>
            </w:tcBorders>
            <w:shd w:val="clear" w:color="auto" w:fill="auto"/>
            <w:hideMark/>
          </w:tcPr>
          <w:p w14:paraId="017FF940" w14:textId="1E1BDF57" w:rsidR="007001B1" w:rsidRPr="00606347" w:rsidRDefault="007001B1" w:rsidP="007001B1">
            <w:pPr>
              <w:rPr>
                <w:color w:val="000000"/>
                <w:sz w:val="18"/>
                <w:szCs w:val="18"/>
              </w:rPr>
            </w:pPr>
            <w:r w:rsidRPr="00606347">
              <w:rPr>
                <w:color w:val="000000"/>
                <w:sz w:val="18"/>
                <w:szCs w:val="18"/>
              </w:rPr>
              <w:t>DSDM03 - Collect and integrate different data source and provide them for further analysis.</w:t>
            </w:r>
          </w:p>
        </w:tc>
        <w:tc>
          <w:tcPr>
            <w:tcW w:w="1941" w:type="dxa"/>
            <w:tcBorders>
              <w:top w:val="nil"/>
              <w:left w:val="nil"/>
              <w:bottom w:val="single" w:sz="4" w:space="0" w:color="auto"/>
              <w:right w:val="single" w:sz="4" w:space="0" w:color="auto"/>
            </w:tcBorders>
            <w:shd w:val="clear" w:color="auto" w:fill="auto"/>
            <w:noWrap/>
            <w:hideMark/>
          </w:tcPr>
          <w:p w14:paraId="2589C460" w14:textId="613E51CB" w:rsidR="007001B1" w:rsidRPr="00606347" w:rsidRDefault="007001B1" w:rsidP="007001B1">
            <w:pPr>
              <w:rPr>
                <w:color w:val="000000"/>
                <w:sz w:val="18"/>
                <w:szCs w:val="18"/>
              </w:rPr>
            </w:pPr>
            <w:r w:rsidRPr="00606347">
              <w:rPr>
                <w:color w:val="000000"/>
                <w:sz w:val="18"/>
                <w:szCs w:val="18"/>
              </w:rPr>
              <w:t>Collect different data sources.</w:t>
            </w:r>
          </w:p>
        </w:tc>
        <w:tc>
          <w:tcPr>
            <w:tcW w:w="1985" w:type="dxa"/>
            <w:tcBorders>
              <w:top w:val="nil"/>
              <w:left w:val="nil"/>
              <w:bottom w:val="single" w:sz="4" w:space="0" w:color="auto"/>
              <w:right w:val="single" w:sz="4" w:space="0" w:color="auto"/>
            </w:tcBorders>
            <w:shd w:val="clear" w:color="auto" w:fill="auto"/>
            <w:noWrap/>
            <w:hideMark/>
          </w:tcPr>
          <w:p w14:paraId="313F4C3A" w14:textId="35A23ED0" w:rsidR="007001B1" w:rsidRPr="00606347" w:rsidRDefault="007001B1" w:rsidP="007001B1">
            <w:pPr>
              <w:rPr>
                <w:color w:val="000000"/>
                <w:sz w:val="18"/>
                <w:szCs w:val="18"/>
              </w:rPr>
            </w:pPr>
            <w:r w:rsidRPr="00606347">
              <w:rPr>
                <w:color w:val="000000"/>
                <w:sz w:val="18"/>
                <w:szCs w:val="18"/>
              </w:rPr>
              <w:t>Survey and visualize connection between different data sources.</w:t>
            </w:r>
          </w:p>
        </w:tc>
        <w:tc>
          <w:tcPr>
            <w:tcW w:w="2070" w:type="dxa"/>
            <w:tcBorders>
              <w:top w:val="nil"/>
              <w:left w:val="nil"/>
              <w:bottom w:val="single" w:sz="4" w:space="0" w:color="auto"/>
              <w:right w:val="single" w:sz="4" w:space="0" w:color="auto"/>
            </w:tcBorders>
            <w:shd w:val="clear" w:color="auto" w:fill="auto"/>
            <w:noWrap/>
            <w:hideMark/>
          </w:tcPr>
          <w:p w14:paraId="645C18A2" w14:textId="2911FF51" w:rsidR="007001B1" w:rsidRPr="00606347" w:rsidRDefault="007001B1" w:rsidP="007001B1">
            <w:pPr>
              <w:rPr>
                <w:color w:val="000000"/>
                <w:sz w:val="18"/>
                <w:szCs w:val="18"/>
              </w:rPr>
            </w:pPr>
            <w:r w:rsidRPr="00606347">
              <w:rPr>
                <w:color w:val="000000"/>
                <w:sz w:val="18"/>
                <w:szCs w:val="18"/>
              </w:rPr>
              <w:t>Compose different data sources to enable further analysis.</w:t>
            </w:r>
          </w:p>
        </w:tc>
      </w:tr>
      <w:tr w:rsidR="007001B1" w:rsidRPr="00606347" w14:paraId="0BA3F65E" w14:textId="77777777" w:rsidTr="00C363D8">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305A529C" w14:textId="13A2B0EF" w:rsidR="007001B1" w:rsidRPr="00606347" w:rsidRDefault="007001B1" w:rsidP="007001B1">
            <w:pPr>
              <w:rPr>
                <w:color w:val="000000"/>
                <w:sz w:val="18"/>
                <w:szCs w:val="18"/>
              </w:rPr>
            </w:pPr>
            <w:r w:rsidRPr="00606347">
              <w:rPr>
                <w:color w:val="000000"/>
                <w:sz w:val="18"/>
                <w:szCs w:val="18"/>
              </w:rPr>
              <w:t>LO</w:t>
            </w:r>
            <w:r>
              <w:rPr>
                <w:color w:val="000000"/>
                <w:sz w:val="18"/>
                <w:szCs w:val="18"/>
              </w:rPr>
              <w:t>3</w:t>
            </w:r>
            <w:r w:rsidRPr="00606347">
              <w:rPr>
                <w:color w:val="000000"/>
                <w:sz w:val="18"/>
                <w:szCs w:val="18"/>
              </w:rPr>
              <w:t>.04</w:t>
            </w:r>
          </w:p>
        </w:tc>
        <w:tc>
          <w:tcPr>
            <w:tcW w:w="2464" w:type="dxa"/>
            <w:tcBorders>
              <w:top w:val="nil"/>
              <w:left w:val="nil"/>
              <w:bottom w:val="single" w:sz="4" w:space="0" w:color="auto"/>
              <w:right w:val="single" w:sz="4" w:space="0" w:color="auto"/>
            </w:tcBorders>
            <w:shd w:val="clear" w:color="auto" w:fill="auto"/>
            <w:hideMark/>
          </w:tcPr>
          <w:p w14:paraId="141FE797" w14:textId="23B438E0" w:rsidR="007001B1" w:rsidRPr="00606347" w:rsidRDefault="007001B1" w:rsidP="007001B1">
            <w:pPr>
              <w:rPr>
                <w:color w:val="000000"/>
                <w:sz w:val="18"/>
                <w:szCs w:val="18"/>
              </w:rPr>
            </w:pPr>
            <w:r w:rsidRPr="00606347">
              <w:rPr>
                <w:color w:val="000000"/>
                <w:sz w:val="18"/>
                <w:szCs w:val="18"/>
              </w:rPr>
              <w:t>DSDM04 - Develop and maintain a historical data repository of analysis results (data provenance).</w:t>
            </w:r>
          </w:p>
        </w:tc>
        <w:tc>
          <w:tcPr>
            <w:tcW w:w="1941" w:type="dxa"/>
            <w:tcBorders>
              <w:top w:val="nil"/>
              <w:left w:val="nil"/>
              <w:bottom w:val="single" w:sz="4" w:space="0" w:color="auto"/>
              <w:right w:val="single" w:sz="4" w:space="0" w:color="auto"/>
            </w:tcBorders>
            <w:shd w:val="clear" w:color="auto" w:fill="auto"/>
            <w:noWrap/>
            <w:hideMark/>
          </w:tcPr>
          <w:p w14:paraId="2704592F" w14:textId="3AB4DD49" w:rsidR="007001B1" w:rsidRPr="00606347" w:rsidRDefault="007001B1" w:rsidP="007001B1">
            <w:pPr>
              <w:rPr>
                <w:color w:val="000000"/>
                <w:sz w:val="18"/>
                <w:szCs w:val="18"/>
              </w:rPr>
            </w:pPr>
            <w:r w:rsidRPr="00606347">
              <w:rPr>
                <w:color w:val="000000"/>
                <w:sz w:val="18"/>
                <w:szCs w:val="18"/>
              </w:rPr>
              <w:t>Operate a historical data repository.</w:t>
            </w:r>
          </w:p>
        </w:tc>
        <w:tc>
          <w:tcPr>
            <w:tcW w:w="1985" w:type="dxa"/>
            <w:tcBorders>
              <w:top w:val="nil"/>
              <w:left w:val="nil"/>
              <w:bottom w:val="single" w:sz="4" w:space="0" w:color="auto"/>
              <w:right w:val="single" w:sz="4" w:space="0" w:color="auto"/>
            </w:tcBorders>
            <w:shd w:val="clear" w:color="auto" w:fill="auto"/>
            <w:noWrap/>
            <w:hideMark/>
          </w:tcPr>
          <w:p w14:paraId="6CDE24EE" w14:textId="7BAC3030" w:rsidR="007001B1" w:rsidRPr="00606347" w:rsidRDefault="007001B1" w:rsidP="007001B1">
            <w:pPr>
              <w:rPr>
                <w:color w:val="000000"/>
                <w:sz w:val="18"/>
                <w:szCs w:val="18"/>
              </w:rPr>
            </w:pPr>
            <w:r w:rsidRPr="00606347">
              <w:rPr>
                <w:color w:val="000000"/>
                <w:sz w:val="18"/>
                <w:szCs w:val="18"/>
              </w:rPr>
              <w:t>Construct a historical data repository.</w:t>
            </w:r>
          </w:p>
        </w:tc>
        <w:tc>
          <w:tcPr>
            <w:tcW w:w="2070" w:type="dxa"/>
            <w:tcBorders>
              <w:top w:val="nil"/>
              <w:left w:val="nil"/>
              <w:bottom w:val="single" w:sz="4" w:space="0" w:color="auto"/>
              <w:right w:val="single" w:sz="4" w:space="0" w:color="auto"/>
            </w:tcBorders>
            <w:shd w:val="clear" w:color="auto" w:fill="auto"/>
            <w:noWrap/>
            <w:hideMark/>
          </w:tcPr>
          <w:p w14:paraId="213BBBE5" w14:textId="78A5564B" w:rsidR="007001B1" w:rsidRPr="00606347" w:rsidRDefault="007001B1" w:rsidP="007001B1">
            <w:pPr>
              <w:rPr>
                <w:color w:val="000000"/>
                <w:sz w:val="18"/>
                <w:szCs w:val="18"/>
              </w:rPr>
            </w:pPr>
            <w:r w:rsidRPr="00606347">
              <w:rPr>
                <w:color w:val="000000"/>
                <w:sz w:val="18"/>
                <w:szCs w:val="18"/>
              </w:rPr>
              <w:t>Improve or design a historical data repository.</w:t>
            </w:r>
          </w:p>
        </w:tc>
      </w:tr>
      <w:tr w:rsidR="007001B1" w:rsidRPr="00606347" w14:paraId="2F95A961" w14:textId="77777777" w:rsidTr="00C363D8">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2C2F3424" w14:textId="74300A81" w:rsidR="007001B1" w:rsidRPr="00606347" w:rsidRDefault="007001B1" w:rsidP="007001B1">
            <w:pPr>
              <w:rPr>
                <w:color w:val="000000"/>
                <w:sz w:val="18"/>
                <w:szCs w:val="18"/>
              </w:rPr>
            </w:pPr>
            <w:r w:rsidRPr="00606347">
              <w:rPr>
                <w:color w:val="000000"/>
                <w:sz w:val="18"/>
                <w:szCs w:val="18"/>
              </w:rPr>
              <w:t>LO</w:t>
            </w:r>
            <w:r>
              <w:rPr>
                <w:color w:val="000000"/>
                <w:sz w:val="18"/>
                <w:szCs w:val="18"/>
              </w:rPr>
              <w:t>3</w:t>
            </w:r>
            <w:r w:rsidRPr="00606347">
              <w:rPr>
                <w:color w:val="000000"/>
                <w:sz w:val="18"/>
                <w:szCs w:val="18"/>
              </w:rPr>
              <w:t>.05</w:t>
            </w:r>
          </w:p>
        </w:tc>
        <w:tc>
          <w:tcPr>
            <w:tcW w:w="2464" w:type="dxa"/>
            <w:tcBorders>
              <w:top w:val="nil"/>
              <w:left w:val="nil"/>
              <w:bottom w:val="single" w:sz="4" w:space="0" w:color="auto"/>
              <w:right w:val="single" w:sz="4" w:space="0" w:color="auto"/>
            </w:tcBorders>
            <w:shd w:val="clear" w:color="auto" w:fill="auto"/>
            <w:hideMark/>
          </w:tcPr>
          <w:p w14:paraId="29F00133" w14:textId="16703B10" w:rsidR="007001B1" w:rsidRPr="00606347" w:rsidRDefault="007001B1" w:rsidP="007001B1">
            <w:pPr>
              <w:rPr>
                <w:color w:val="000000"/>
                <w:sz w:val="18"/>
                <w:szCs w:val="18"/>
              </w:rPr>
            </w:pPr>
            <w:r w:rsidRPr="00606347">
              <w:rPr>
                <w:color w:val="000000"/>
                <w:sz w:val="18"/>
                <w:szCs w:val="18"/>
              </w:rPr>
              <w:t>DSDM05 - Ensure data quality, accessibility, publications (data curation).</w:t>
            </w:r>
          </w:p>
        </w:tc>
        <w:tc>
          <w:tcPr>
            <w:tcW w:w="1941" w:type="dxa"/>
            <w:tcBorders>
              <w:top w:val="nil"/>
              <w:left w:val="nil"/>
              <w:bottom w:val="single" w:sz="4" w:space="0" w:color="auto"/>
              <w:right w:val="single" w:sz="4" w:space="0" w:color="auto"/>
            </w:tcBorders>
            <w:shd w:val="clear" w:color="auto" w:fill="auto"/>
            <w:noWrap/>
            <w:hideMark/>
          </w:tcPr>
          <w:p w14:paraId="776ADD3D" w14:textId="300AC19C" w:rsidR="007001B1" w:rsidRPr="00606347" w:rsidRDefault="007001B1" w:rsidP="007001B1">
            <w:pPr>
              <w:rPr>
                <w:color w:val="000000"/>
                <w:sz w:val="18"/>
                <w:szCs w:val="18"/>
              </w:rPr>
            </w:pPr>
            <w:r w:rsidRPr="00606347">
              <w:rPr>
                <w:color w:val="000000"/>
                <w:sz w:val="18"/>
                <w:szCs w:val="18"/>
              </w:rPr>
              <w:t>Illustrate how available software can help to promote data quality, accessibility and publications.</w:t>
            </w:r>
          </w:p>
        </w:tc>
        <w:tc>
          <w:tcPr>
            <w:tcW w:w="1985" w:type="dxa"/>
            <w:tcBorders>
              <w:top w:val="nil"/>
              <w:left w:val="nil"/>
              <w:bottom w:val="single" w:sz="4" w:space="0" w:color="auto"/>
              <w:right w:val="single" w:sz="4" w:space="0" w:color="auto"/>
            </w:tcBorders>
            <w:shd w:val="clear" w:color="auto" w:fill="auto"/>
            <w:noWrap/>
            <w:hideMark/>
          </w:tcPr>
          <w:p w14:paraId="59B65396" w14:textId="7FCB6EA5" w:rsidR="007001B1" w:rsidRPr="00606347" w:rsidRDefault="007001B1" w:rsidP="007001B1">
            <w:pPr>
              <w:rPr>
                <w:color w:val="000000"/>
                <w:sz w:val="18"/>
                <w:szCs w:val="18"/>
              </w:rPr>
            </w:pPr>
            <w:r w:rsidRPr="00606347">
              <w:rPr>
                <w:color w:val="000000"/>
                <w:sz w:val="18"/>
                <w:szCs w:val="18"/>
              </w:rPr>
              <w:t>Develop methods that improve quality, accessibility and publications of data.</w:t>
            </w:r>
          </w:p>
        </w:tc>
        <w:tc>
          <w:tcPr>
            <w:tcW w:w="2070" w:type="dxa"/>
            <w:tcBorders>
              <w:top w:val="nil"/>
              <w:left w:val="nil"/>
              <w:bottom w:val="single" w:sz="4" w:space="0" w:color="auto"/>
              <w:right w:val="single" w:sz="4" w:space="0" w:color="auto"/>
            </w:tcBorders>
            <w:shd w:val="clear" w:color="auto" w:fill="auto"/>
            <w:noWrap/>
            <w:hideMark/>
          </w:tcPr>
          <w:p w14:paraId="42B18705" w14:textId="2C1B58B4" w:rsidR="007001B1" w:rsidRPr="00606347" w:rsidRDefault="007001B1" w:rsidP="007001B1">
            <w:pPr>
              <w:rPr>
                <w:color w:val="000000"/>
                <w:sz w:val="18"/>
                <w:szCs w:val="18"/>
              </w:rPr>
            </w:pPr>
            <w:r w:rsidRPr="00606347">
              <w:rPr>
                <w:color w:val="000000"/>
                <w:sz w:val="18"/>
                <w:szCs w:val="18"/>
              </w:rPr>
              <w:t>Improve quality, accessibility and publications of data.</w:t>
            </w:r>
          </w:p>
        </w:tc>
      </w:tr>
      <w:tr w:rsidR="007001B1" w:rsidRPr="00606347" w14:paraId="0AE2506D" w14:textId="77777777" w:rsidTr="00C363D8">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1B8FAA8F" w14:textId="6AECA122" w:rsidR="007001B1" w:rsidRPr="00606347" w:rsidRDefault="007001B1" w:rsidP="007001B1">
            <w:pPr>
              <w:rPr>
                <w:color w:val="000000"/>
                <w:sz w:val="18"/>
                <w:szCs w:val="18"/>
              </w:rPr>
            </w:pPr>
            <w:r w:rsidRPr="00606347">
              <w:rPr>
                <w:color w:val="000000"/>
                <w:sz w:val="18"/>
                <w:szCs w:val="18"/>
              </w:rPr>
              <w:t>LO</w:t>
            </w:r>
            <w:r>
              <w:rPr>
                <w:color w:val="000000"/>
                <w:sz w:val="18"/>
                <w:szCs w:val="18"/>
              </w:rPr>
              <w:t>3</w:t>
            </w:r>
            <w:r w:rsidRPr="00606347">
              <w:rPr>
                <w:color w:val="000000"/>
                <w:sz w:val="18"/>
                <w:szCs w:val="18"/>
              </w:rPr>
              <w:t>.06</w:t>
            </w:r>
          </w:p>
        </w:tc>
        <w:tc>
          <w:tcPr>
            <w:tcW w:w="2464" w:type="dxa"/>
            <w:tcBorders>
              <w:top w:val="nil"/>
              <w:left w:val="nil"/>
              <w:bottom w:val="single" w:sz="4" w:space="0" w:color="auto"/>
              <w:right w:val="single" w:sz="4" w:space="0" w:color="auto"/>
            </w:tcBorders>
            <w:shd w:val="clear" w:color="auto" w:fill="auto"/>
            <w:hideMark/>
          </w:tcPr>
          <w:p w14:paraId="718EEBE4" w14:textId="0D257020" w:rsidR="007001B1" w:rsidRPr="00606347" w:rsidRDefault="007001B1" w:rsidP="007001B1">
            <w:pPr>
              <w:rPr>
                <w:color w:val="000000"/>
                <w:sz w:val="18"/>
                <w:szCs w:val="18"/>
              </w:rPr>
            </w:pPr>
            <w:r w:rsidRPr="00606347">
              <w:rPr>
                <w:color w:val="000000"/>
                <w:sz w:val="18"/>
                <w:szCs w:val="18"/>
              </w:rPr>
              <w:t>DSDM06 - Manage IPR and ethical issues in data management.</w:t>
            </w:r>
          </w:p>
        </w:tc>
        <w:tc>
          <w:tcPr>
            <w:tcW w:w="1941" w:type="dxa"/>
            <w:tcBorders>
              <w:top w:val="nil"/>
              <w:left w:val="nil"/>
              <w:bottom w:val="single" w:sz="4" w:space="0" w:color="auto"/>
              <w:right w:val="single" w:sz="4" w:space="0" w:color="auto"/>
            </w:tcBorders>
            <w:shd w:val="clear" w:color="auto" w:fill="auto"/>
            <w:noWrap/>
            <w:hideMark/>
          </w:tcPr>
          <w:p w14:paraId="12FC6FA9" w14:textId="0E9FF287" w:rsidR="007001B1" w:rsidRPr="00606347" w:rsidRDefault="007001B1" w:rsidP="007001B1">
            <w:pPr>
              <w:rPr>
                <w:color w:val="000000"/>
                <w:sz w:val="18"/>
                <w:szCs w:val="18"/>
              </w:rPr>
            </w:pPr>
            <w:r w:rsidRPr="00606347">
              <w:rPr>
                <w:sz w:val="18"/>
                <w:szCs w:val="18"/>
              </w:rPr>
              <w:t>Configure data management software to manage IPR and ethical issues.</w:t>
            </w:r>
          </w:p>
        </w:tc>
        <w:tc>
          <w:tcPr>
            <w:tcW w:w="1985" w:type="dxa"/>
            <w:tcBorders>
              <w:top w:val="nil"/>
              <w:left w:val="nil"/>
              <w:bottom w:val="single" w:sz="4" w:space="0" w:color="auto"/>
              <w:right w:val="single" w:sz="4" w:space="0" w:color="auto"/>
            </w:tcBorders>
            <w:shd w:val="clear" w:color="auto" w:fill="auto"/>
            <w:noWrap/>
            <w:hideMark/>
          </w:tcPr>
          <w:p w14:paraId="7954542C" w14:textId="7881F9CC" w:rsidR="007001B1" w:rsidRPr="00606347" w:rsidRDefault="007001B1" w:rsidP="007001B1">
            <w:pPr>
              <w:rPr>
                <w:color w:val="000000"/>
                <w:sz w:val="18"/>
                <w:szCs w:val="18"/>
              </w:rPr>
            </w:pPr>
            <w:r w:rsidRPr="00606347">
              <w:rPr>
                <w:sz w:val="18"/>
                <w:szCs w:val="18"/>
              </w:rPr>
              <w:t>Identify IPR and ethical issues in data repository.</w:t>
            </w:r>
          </w:p>
        </w:tc>
        <w:tc>
          <w:tcPr>
            <w:tcW w:w="2070" w:type="dxa"/>
            <w:tcBorders>
              <w:top w:val="nil"/>
              <w:left w:val="nil"/>
              <w:bottom w:val="single" w:sz="4" w:space="0" w:color="auto"/>
              <w:right w:val="single" w:sz="4" w:space="0" w:color="auto"/>
            </w:tcBorders>
            <w:shd w:val="clear" w:color="auto" w:fill="auto"/>
            <w:noWrap/>
            <w:hideMark/>
          </w:tcPr>
          <w:p w14:paraId="332E1B83" w14:textId="488EFB6F" w:rsidR="007001B1" w:rsidRPr="00606347" w:rsidRDefault="007001B1" w:rsidP="007001B1">
            <w:pPr>
              <w:rPr>
                <w:color w:val="000000"/>
                <w:sz w:val="18"/>
                <w:szCs w:val="18"/>
              </w:rPr>
            </w:pPr>
            <w:r w:rsidRPr="00606347">
              <w:rPr>
                <w:sz w:val="18"/>
                <w:szCs w:val="18"/>
              </w:rPr>
              <w:t>Evaluate IPR and ethical issues in data repository.</w:t>
            </w:r>
          </w:p>
        </w:tc>
      </w:tr>
      <w:tr w:rsidR="007001B1" w:rsidRPr="00606347" w14:paraId="16874A7F" w14:textId="77777777" w:rsidTr="00EA4373">
        <w:trPr>
          <w:trHeight w:val="288"/>
        </w:trPr>
        <w:tc>
          <w:tcPr>
            <w:tcW w:w="9190" w:type="dxa"/>
            <w:gridSpan w:val="5"/>
            <w:tcBorders>
              <w:top w:val="nil"/>
              <w:left w:val="single" w:sz="4" w:space="0" w:color="auto"/>
              <w:bottom w:val="single" w:sz="4" w:space="0" w:color="auto"/>
              <w:right w:val="single" w:sz="4" w:space="0" w:color="auto"/>
            </w:tcBorders>
            <w:shd w:val="clear" w:color="auto" w:fill="D9D9D9" w:themeFill="background1" w:themeFillShade="D9"/>
            <w:hideMark/>
          </w:tcPr>
          <w:p w14:paraId="2734254A" w14:textId="54EC6956" w:rsidR="007001B1" w:rsidRPr="00606347" w:rsidRDefault="007001B1" w:rsidP="007001B1">
            <w:pPr>
              <w:rPr>
                <w:b/>
                <w:bCs/>
                <w:sz w:val="18"/>
                <w:szCs w:val="18"/>
              </w:rPr>
            </w:pPr>
            <w:r w:rsidRPr="00606347">
              <w:rPr>
                <w:b/>
                <w:bCs/>
                <w:sz w:val="18"/>
                <w:szCs w:val="18"/>
              </w:rPr>
              <w:t>Data Science Research Methods</w:t>
            </w:r>
            <w:r>
              <w:rPr>
                <w:b/>
                <w:bCs/>
                <w:sz w:val="18"/>
                <w:szCs w:val="18"/>
              </w:rPr>
              <w:t xml:space="preserve"> and Project Management (DSRMP)</w:t>
            </w:r>
          </w:p>
        </w:tc>
      </w:tr>
      <w:tr w:rsidR="007001B1" w:rsidRPr="00606347" w14:paraId="60FB0736" w14:textId="77777777" w:rsidTr="00C363D8">
        <w:trPr>
          <w:trHeight w:val="1884"/>
        </w:trPr>
        <w:tc>
          <w:tcPr>
            <w:tcW w:w="730" w:type="dxa"/>
            <w:tcBorders>
              <w:top w:val="nil"/>
              <w:left w:val="single" w:sz="4" w:space="0" w:color="auto"/>
              <w:bottom w:val="single" w:sz="4" w:space="0" w:color="auto"/>
              <w:right w:val="single" w:sz="4" w:space="0" w:color="auto"/>
            </w:tcBorders>
            <w:shd w:val="clear" w:color="auto" w:fill="auto"/>
            <w:hideMark/>
          </w:tcPr>
          <w:p w14:paraId="5F41AFF8" w14:textId="78A15C43" w:rsidR="007001B1" w:rsidRPr="00606347" w:rsidRDefault="007001B1" w:rsidP="007001B1">
            <w:pPr>
              <w:rPr>
                <w:b/>
                <w:sz w:val="18"/>
                <w:szCs w:val="18"/>
              </w:rPr>
            </w:pPr>
            <w:r w:rsidRPr="00606347">
              <w:rPr>
                <w:b/>
                <w:sz w:val="18"/>
                <w:szCs w:val="18"/>
              </w:rPr>
              <w:t>LO4-RM</w:t>
            </w:r>
            <w:r>
              <w:rPr>
                <w:b/>
                <w:sz w:val="18"/>
                <w:szCs w:val="18"/>
              </w:rPr>
              <w:t>P</w:t>
            </w:r>
          </w:p>
        </w:tc>
        <w:tc>
          <w:tcPr>
            <w:tcW w:w="2464" w:type="dxa"/>
            <w:tcBorders>
              <w:top w:val="nil"/>
              <w:left w:val="nil"/>
              <w:bottom w:val="single" w:sz="4" w:space="0" w:color="auto"/>
              <w:right w:val="single" w:sz="4" w:space="0" w:color="auto"/>
            </w:tcBorders>
            <w:shd w:val="clear" w:color="auto" w:fill="auto"/>
            <w:hideMark/>
          </w:tcPr>
          <w:p w14:paraId="4E79C128" w14:textId="77777777" w:rsidR="007001B1" w:rsidRPr="00293875" w:rsidRDefault="007001B1" w:rsidP="007001B1">
            <w:pPr>
              <w:rPr>
                <w:rFonts w:ascii="Calibri" w:hAnsi="Calibri" w:cs="Calibri"/>
                <w:color w:val="000000" w:themeColor="text1"/>
                <w:sz w:val="18"/>
                <w:szCs w:val="18"/>
              </w:rPr>
            </w:pPr>
            <w:r w:rsidRPr="00293875">
              <w:rPr>
                <w:rFonts w:ascii="Calibri" w:hAnsi="Calibri" w:cs="Calibri"/>
                <w:color w:val="000000" w:themeColor="text1"/>
                <w:sz w:val="18"/>
                <w:szCs w:val="18"/>
              </w:rPr>
              <w:t xml:space="preserve">DSRM </w:t>
            </w:r>
          </w:p>
          <w:p w14:paraId="7608A205" w14:textId="2FF3FA77" w:rsidR="007001B1" w:rsidRPr="00293875" w:rsidRDefault="007001B1" w:rsidP="007001B1">
            <w:pPr>
              <w:rPr>
                <w:b/>
                <w:color w:val="000000" w:themeColor="text1"/>
                <w:sz w:val="18"/>
                <w:szCs w:val="18"/>
              </w:rPr>
            </w:pPr>
            <w:r w:rsidRPr="00293875">
              <w:rPr>
                <w:rFonts w:ascii="Calibri" w:hAnsi="Calibri" w:cs="Calibri"/>
                <w:color w:val="000000" w:themeColor="text1"/>
                <w:sz w:val="18"/>
                <w:szCs w:val="18"/>
              </w:rPr>
              <w:t>Create new understandings and capabilities by using the scientific method (hypothesis, test/artefact, evaluation) or similar engineering methods to discover new approaches to create new knowledge and achieve research or organisational goals</w:t>
            </w:r>
          </w:p>
        </w:tc>
        <w:tc>
          <w:tcPr>
            <w:tcW w:w="1941" w:type="dxa"/>
            <w:tcBorders>
              <w:top w:val="nil"/>
              <w:left w:val="nil"/>
              <w:bottom w:val="single" w:sz="4" w:space="0" w:color="auto"/>
              <w:right w:val="single" w:sz="4" w:space="0" w:color="auto"/>
            </w:tcBorders>
            <w:shd w:val="clear" w:color="auto" w:fill="auto"/>
            <w:noWrap/>
          </w:tcPr>
          <w:p w14:paraId="443C8D5B" w14:textId="77777777" w:rsidR="007001B1" w:rsidRPr="00606347" w:rsidRDefault="007001B1" w:rsidP="007001B1">
            <w:pPr>
              <w:rPr>
                <w:b/>
                <w:sz w:val="18"/>
                <w:szCs w:val="18"/>
              </w:rPr>
            </w:pPr>
            <w:r w:rsidRPr="00606347">
              <w:rPr>
                <w:b/>
                <w:sz w:val="18"/>
                <w:szCs w:val="18"/>
              </w:rPr>
              <w:t>Match elements of scientific or similar method and identify appropriate actions for organizational strategy to create new capabilities.</w:t>
            </w:r>
          </w:p>
        </w:tc>
        <w:tc>
          <w:tcPr>
            <w:tcW w:w="1985" w:type="dxa"/>
            <w:tcBorders>
              <w:top w:val="nil"/>
              <w:left w:val="nil"/>
              <w:bottom w:val="single" w:sz="4" w:space="0" w:color="auto"/>
              <w:right w:val="single" w:sz="4" w:space="0" w:color="auto"/>
            </w:tcBorders>
            <w:shd w:val="clear" w:color="auto" w:fill="auto"/>
            <w:noWrap/>
          </w:tcPr>
          <w:p w14:paraId="6207B97E" w14:textId="77777777" w:rsidR="007001B1" w:rsidRPr="00606347" w:rsidRDefault="007001B1" w:rsidP="007001B1">
            <w:pPr>
              <w:rPr>
                <w:b/>
                <w:sz w:val="18"/>
                <w:szCs w:val="18"/>
              </w:rPr>
            </w:pPr>
            <w:r w:rsidRPr="00606347">
              <w:rPr>
                <w:b/>
                <w:sz w:val="18"/>
                <w:szCs w:val="18"/>
              </w:rPr>
              <w:t>Apply scientific or similar method and develop action plans to translate organizational strategies to create new capabilities.</w:t>
            </w:r>
          </w:p>
        </w:tc>
        <w:tc>
          <w:tcPr>
            <w:tcW w:w="2070" w:type="dxa"/>
            <w:tcBorders>
              <w:top w:val="nil"/>
              <w:left w:val="nil"/>
              <w:bottom w:val="single" w:sz="4" w:space="0" w:color="auto"/>
              <w:right w:val="single" w:sz="4" w:space="0" w:color="auto"/>
            </w:tcBorders>
            <w:shd w:val="clear" w:color="auto" w:fill="auto"/>
            <w:noWrap/>
          </w:tcPr>
          <w:p w14:paraId="5D640404" w14:textId="77777777" w:rsidR="007001B1" w:rsidRPr="00606347" w:rsidRDefault="007001B1" w:rsidP="007001B1">
            <w:pPr>
              <w:rPr>
                <w:b/>
                <w:sz w:val="18"/>
                <w:szCs w:val="18"/>
              </w:rPr>
            </w:pPr>
            <w:r w:rsidRPr="00606347">
              <w:rPr>
                <w:b/>
                <w:sz w:val="18"/>
                <w:szCs w:val="18"/>
              </w:rPr>
              <w:t xml:space="preserve">Evaluate methodologies to optimize </w:t>
            </w:r>
            <w:r w:rsidRPr="00606347">
              <w:rPr>
                <w:b/>
                <w:color w:val="000000"/>
                <w:sz w:val="18"/>
                <w:szCs w:val="18"/>
              </w:rPr>
              <w:t>the development of organizational objectives.</w:t>
            </w:r>
          </w:p>
        </w:tc>
      </w:tr>
      <w:tr w:rsidR="00C04037" w:rsidRPr="00606347" w14:paraId="3EBF505E" w14:textId="77777777" w:rsidTr="00C363D8">
        <w:trPr>
          <w:trHeight w:val="1284"/>
        </w:trPr>
        <w:tc>
          <w:tcPr>
            <w:tcW w:w="730" w:type="dxa"/>
            <w:tcBorders>
              <w:top w:val="nil"/>
              <w:left w:val="single" w:sz="4" w:space="0" w:color="auto"/>
              <w:bottom w:val="single" w:sz="4" w:space="0" w:color="auto"/>
              <w:right w:val="single" w:sz="4" w:space="0" w:color="auto"/>
            </w:tcBorders>
            <w:shd w:val="clear" w:color="auto" w:fill="auto"/>
            <w:hideMark/>
          </w:tcPr>
          <w:p w14:paraId="195082D4" w14:textId="77777777" w:rsidR="00C04037" w:rsidRPr="00606347" w:rsidRDefault="00C04037" w:rsidP="00C04037">
            <w:pPr>
              <w:rPr>
                <w:color w:val="000000"/>
                <w:sz w:val="18"/>
                <w:szCs w:val="18"/>
              </w:rPr>
            </w:pPr>
            <w:r w:rsidRPr="00606347">
              <w:rPr>
                <w:color w:val="000000"/>
                <w:sz w:val="18"/>
                <w:szCs w:val="18"/>
              </w:rPr>
              <w:t>LO4.01</w:t>
            </w:r>
          </w:p>
        </w:tc>
        <w:tc>
          <w:tcPr>
            <w:tcW w:w="2464" w:type="dxa"/>
            <w:tcBorders>
              <w:top w:val="nil"/>
              <w:left w:val="nil"/>
              <w:bottom w:val="single" w:sz="4" w:space="0" w:color="auto"/>
              <w:right w:val="single" w:sz="4" w:space="0" w:color="auto"/>
            </w:tcBorders>
            <w:shd w:val="clear" w:color="auto" w:fill="auto"/>
            <w:hideMark/>
          </w:tcPr>
          <w:p w14:paraId="14A72C41" w14:textId="77777777" w:rsidR="00C04037" w:rsidRPr="00F90B3A" w:rsidRDefault="00C04037" w:rsidP="00C04037">
            <w:pPr>
              <w:rPr>
                <w:rFonts w:ascii="Calibri" w:hAnsi="Calibri" w:cs="Calibri"/>
                <w:color w:val="000000"/>
                <w:sz w:val="18"/>
                <w:szCs w:val="18"/>
              </w:rPr>
            </w:pPr>
            <w:r w:rsidRPr="00F46EEB">
              <w:rPr>
                <w:rFonts w:ascii="Calibri" w:hAnsi="Calibri" w:cs="Calibri"/>
                <w:color w:val="000000"/>
                <w:sz w:val="18"/>
                <w:szCs w:val="18"/>
              </w:rPr>
              <w:t>DSRM01</w:t>
            </w:r>
          </w:p>
          <w:p w14:paraId="40B7BB2F" w14:textId="559F4307" w:rsidR="00C04037" w:rsidRPr="00606347" w:rsidRDefault="00C04037" w:rsidP="00C04037">
            <w:pPr>
              <w:rPr>
                <w:color w:val="000000"/>
                <w:sz w:val="18"/>
                <w:szCs w:val="18"/>
              </w:rPr>
            </w:pPr>
            <w:r w:rsidRPr="00F46EEB">
              <w:rPr>
                <w:rFonts w:ascii="Calibri" w:hAnsi="Calibri" w:cs="Calibri"/>
                <w:color w:val="000000"/>
                <w:sz w:val="18"/>
                <w:szCs w:val="18"/>
              </w:rPr>
              <w:t>Create new understandings by using the research methods (including hy</w:t>
            </w:r>
            <w:r>
              <w:rPr>
                <w:rFonts w:ascii="Calibri" w:hAnsi="Calibri" w:cs="Calibri"/>
                <w:color w:val="000000"/>
                <w:sz w:val="18"/>
                <w:szCs w:val="18"/>
              </w:rPr>
              <w:t xml:space="preserve">pothesis, artefact/experiment, </w:t>
            </w:r>
            <w:r w:rsidRPr="00F46EEB">
              <w:rPr>
                <w:rFonts w:ascii="Calibri" w:hAnsi="Calibri" w:cs="Calibri"/>
                <w:color w:val="000000"/>
                <w:sz w:val="18"/>
                <w:szCs w:val="18"/>
              </w:rPr>
              <w:t>evaluation) or similar engineering research and development methods</w:t>
            </w:r>
          </w:p>
        </w:tc>
        <w:tc>
          <w:tcPr>
            <w:tcW w:w="1941" w:type="dxa"/>
            <w:tcBorders>
              <w:top w:val="nil"/>
              <w:left w:val="nil"/>
              <w:bottom w:val="single" w:sz="4" w:space="0" w:color="auto"/>
              <w:right w:val="single" w:sz="4" w:space="0" w:color="auto"/>
            </w:tcBorders>
            <w:shd w:val="clear" w:color="auto" w:fill="auto"/>
            <w:noWrap/>
          </w:tcPr>
          <w:p w14:paraId="6394CE71" w14:textId="77777777" w:rsidR="00C04037" w:rsidRPr="00606347" w:rsidRDefault="00C04037" w:rsidP="00C04037">
            <w:pPr>
              <w:rPr>
                <w:color w:val="000000"/>
                <w:sz w:val="18"/>
                <w:szCs w:val="18"/>
              </w:rPr>
            </w:pPr>
            <w:r w:rsidRPr="00606347">
              <w:rPr>
                <w:color w:val="000000"/>
                <w:sz w:val="18"/>
                <w:szCs w:val="18"/>
              </w:rPr>
              <w:t>Match elements of scientific or similar method to a given problem</w:t>
            </w:r>
          </w:p>
        </w:tc>
        <w:tc>
          <w:tcPr>
            <w:tcW w:w="1985" w:type="dxa"/>
            <w:tcBorders>
              <w:top w:val="nil"/>
              <w:left w:val="nil"/>
              <w:bottom w:val="single" w:sz="4" w:space="0" w:color="auto"/>
              <w:right w:val="single" w:sz="4" w:space="0" w:color="auto"/>
            </w:tcBorders>
            <w:shd w:val="clear" w:color="auto" w:fill="auto"/>
            <w:noWrap/>
          </w:tcPr>
          <w:p w14:paraId="5EC0B31E" w14:textId="77777777" w:rsidR="00C04037" w:rsidRPr="00606347" w:rsidRDefault="00C04037" w:rsidP="00C04037">
            <w:pPr>
              <w:rPr>
                <w:color w:val="000000"/>
                <w:sz w:val="18"/>
                <w:szCs w:val="18"/>
              </w:rPr>
            </w:pPr>
            <w:r w:rsidRPr="00606347">
              <w:rPr>
                <w:color w:val="000000"/>
                <w:sz w:val="18"/>
                <w:szCs w:val="18"/>
              </w:rPr>
              <w:t>Apply scientific method to create a new understandings and capabilities.</w:t>
            </w:r>
          </w:p>
        </w:tc>
        <w:tc>
          <w:tcPr>
            <w:tcW w:w="2070" w:type="dxa"/>
            <w:tcBorders>
              <w:top w:val="nil"/>
              <w:left w:val="nil"/>
              <w:bottom w:val="single" w:sz="4" w:space="0" w:color="auto"/>
              <w:right w:val="single" w:sz="4" w:space="0" w:color="auto"/>
            </w:tcBorders>
            <w:shd w:val="clear" w:color="auto" w:fill="auto"/>
            <w:noWrap/>
          </w:tcPr>
          <w:p w14:paraId="21A47F96" w14:textId="77777777" w:rsidR="00C04037" w:rsidRPr="00606347" w:rsidRDefault="00C04037" w:rsidP="00C04037">
            <w:pPr>
              <w:rPr>
                <w:color w:val="000000"/>
                <w:sz w:val="18"/>
                <w:szCs w:val="18"/>
              </w:rPr>
            </w:pPr>
            <w:r w:rsidRPr="00606347">
              <w:rPr>
                <w:color w:val="000000"/>
                <w:sz w:val="18"/>
                <w:szCs w:val="18"/>
              </w:rPr>
              <w:t>Evaluate various methods and predict which method can optimize creation of new understandings and capabilities.</w:t>
            </w:r>
          </w:p>
        </w:tc>
      </w:tr>
      <w:tr w:rsidR="00C04037" w:rsidRPr="00606347" w14:paraId="167D6F62" w14:textId="77777777" w:rsidTr="00C363D8">
        <w:trPr>
          <w:trHeight w:val="1440"/>
        </w:trPr>
        <w:tc>
          <w:tcPr>
            <w:tcW w:w="730" w:type="dxa"/>
            <w:tcBorders>
              <w:top w:val="nil"/>
              <w:left w:val="single" w:sz="4" w:space="0" w:color="auto"/>
              <w:bottom w:val="single" w:sz="4" w:space="0" w:color="auto"/>
              <w:right w:val="single" w:sz="4" w:space="0" w:color="auto"/>
            </w:tcBorders>
            <w:shd w:val="clear" w:color="auto" w:fill="auto"/>
            <w:hideMark/>
          </w:tcPr>
          <w:p w14:paraId="4C7B0CCD" w14:textId="77777777" w:rsidR="00C04037" w:rsidRPr="00606347" w:rsidRDefault="00C04037" w:rsidP="00C04037">
            <w:pPr>
              <w:rPr>
                <w:color w:val="000000"/>
                <w:sz w:val="18"/>
                <w:szCs w:val="18"/>
              </w:rPr>
            </w:pPr>
            <w:r w:rsidRPr="00606347">
              <w:rPr>
                <w:color w:val="000000"/>
                <w:sz w:val="18"/>
                <w:szCs w:val="18"/>
              </w:rPr>
              <w:t>LO4.02</w:t>
            </w:r>
          </w:p>
        </w:tc>
        <w:tc>
          <w:tcPr>
            <w:tcW w:w="2464" w:type="dxa"/>
            <w:tcBorders>
              <w:top w:val="nil"/>
              <w:left w:val="nil"/>
              <w:bottom w:val="single" w:sz="4" w:space="0" w:color="auto"/>
              <w:right w:val="single" w:sz="4" w:space="0" w:color="auto"/>
            </w:tcBorders>
            <w:shd w:val="clear" w:color="auto" w:fill="auto"/>
            <w:hideMark/>
          </w:tcPr>
          <w:p w14:paraId="350A9A25" w14:textId="77777777" w:rsidR="00C04037" w:rsidRPr="00F90B3A" w:rsidRDefault="00C04037" w:rsidP="00C04037">
            <w:pPr>
              <w:rPr>
                <w:rFonts w:ascii="Calibri" w:hAnsi="Calibri" w:cs="Calibri"/>
                <w:color w:val="000000"/>
                <w:sz w:val="18"/>
                <w:szCs w:val="18"/>
              </w:rPr>
            </w:pPr>
            <w:r w:rsidRPr="00F46EEB">
              <w:rPr>
                <w:rFonts w:ascii="Calibri" w:hAnsi="Calibri" w:cs="Calibri"/>
                <w:color w:val="000000"/>
                <w:sz w:val="18"/>
                <w:szCs w:val="18"/>
              </w:rPr>
              <w:t>DSRM02</w:t>
            </w:r>
          </w:p>
          <w:p w14:paraId="27A6E878" w14:textId="4FD06BBB" w:rsidR="00C04037" w:rsidRPr="00606347" w:rsidRDefault="00C04037" w:rsidP="00C04037">
            <w:pPr>
              <w:rPr>
                <w:color w:val="000000"/>
                <w:sz w:val="18"/>
                <w:szCs w:val="18"/>
              </w:rPr>
            </w:pPr>
            <w:r w:rsidRPr="00F46EEB">
              <w:rPr>
                <w:rFonts w:ascii="Calibri" w:hAnsi="Calibri" w:cs="Calibri"/>
                <w:color w:val="000000"/>
                <w:sz w:val="18"/>
                <w:szCs w:val="18"/>
              </w:rPr>
              <w:t xml:space="preserve">Direct systematic study </w:t>
            </w:r>
            <w:r w:rsidR="0022009A" w:rsidRPr="00F46EEB">
              <w:rPr>
                <w:rFonts w:ascii="Calibri" w:hAnsi="Calibri" w:cs="Calibri"/>
                <w:color w:val="000000"/>
                <w:sz w:val="18"/>
                <w:szCs w:val="18"/>
              </w:rPr>
              <w:t>toward understanding</w:t>
            </w:r>
            <w:r w:rsidRPr="00F46EEB">
              <w:rPr>
                <w:rFonts w:ascii="Calibri" w:hAnsi="Calibri" w:cs="Calibri"/>
                <w:color w:val="000000"/>
                <w:sz w:val="18"/>
                <w:szCs w:val="18"/>
              </w:rPr>
              <w:t xml:space="preserve"> of </w:t>
            </w:r>
            <w:r w:rsidR="0022009A" w:rsidRPr="00F46EEB">
              <w:rPr>
                <w:rFonts w:ascii="Calibri" w:hAnsi="Calibri" w:cs="Calibri"/>
                <w:color w:val="000000"/>
                <w:sz w:val="18"/>
                <w:szCs w:val="18"/>
              </w:rPr>
              <w:t>the observable</w:t>
            </w:r>
            <w:r w:rsidRPr="00F46EEB">
              <w:rPr>
                <w:rFonts w:ascii="Calibri" w:hAnsi="Calibri" w:cs="Calibri"/>
                <w:color w:val="000000"/>
                <w:sz w:val="18"/>
                <w:szCs w:val="18"/>
              </w:rPr>
              <w:t xml:space="preserve"> facts, and discovers new approaches to achieve research or organisational goals</w:t>
            </w:r>
          </w:p>
        </w:tc>
        <w:tc>
          <w:tcPr>
            <w:tcW w:w="1941" w:type="dxa"/>
            <w:tcBorders>
              <w:top w:val="nil"/>
              <w:left w:val="nil"/>
              <w:bottom w:val="single" w:sz="4" w:space="0" w:color="auto"/>
              <w:right w:val="single" w:sz="4" w:space="0" w:color="auto"/>
            </w:tcBorders>
            <w:shd w:val="clear" w:color="auto" w:fill="auto"/>
            <w:noWrap/>
          </w:tcPr>
          <w:p w14:paraId="49310ED2" w14:textId="77777777" w:rsidR="00C04037" w:rsidRPr="00606347" w:rsidRDefault="00C04037" w:rsidP="00C04037">
            <w:pPr>
              <w:rPr>
                <w:color w:val="000000"/>
                <w:sz w:val="18"/>
                <w:szCs w:val="18"/>
              </w:rPr>
            </w:pPr>
            <w:r w:rsidRPr="00606347">
              <w:rPr>
                <w:color w:val="000000"/>
                <w:sz w:val="18"/>
                <w:szCs w:val="18"/>
              </w:rPr>
              <w:t>Choose observable facts from an existing study for a better understanding.</w:t>
            </w:r>
          </w:p>
        </w:tc>
        <w:tc>
          <w:tcPr>
            <w:tcW w:w="1985" w:type="dxa"/>
            <w:tcBorders>
              <w:top w:val="nil"/>
              <w:left w:val="nil"/>
              <w:bottom w:val="single" w:sz="4" w:space="0" w:color="auto"/>
              <w:right w:val="single" w:sz="4" w:space="0" w:color="auto"/>
            </w:tcBorders>
            <w:shd w:val="clear" w:color="auto" w:fill="auto"/>
            <w:noWrap/>
          </w:tcPr>
          <w:p w14:paraId="7A127636" w14:textId="77777777" w:rsidR="00C04037" w:rsidRPr="00606347" w:rsidRDefault="00C04037" w:rsidP="00C04037">
            <w:pPr>
              <w:rPr>
                <w:color w:val="000000"/>
                <w:sz w:val="18"/>
                <w:szCs w:val="18"/>
              </w:rPr>
            </w:pPr>
            <w:r w:rsidRPr="00606347">
              <w:rPr>
                <w:color w:val="000000"/>
                <w:sz w:val="18"/>
                <w:szCs w:val="18"/>
              </w:rPr>
              <w:t>Apply systematic study toward a fuller knowledge or understanding of the observable facts.</w:t>
            </w:r>
          </w:p>
        </w:tc>
        <w:tc>
          <w:tcPr>
            <w:tcW w:w="2070" w:type="dxa"/>
            <w:tcBorders>
              <w:top w:val="nil"/>
              <w:left w:val="nil"/>
              <w:bottom w:val="single" w:sz="4" w:space="0" w:color="auto"/>
              <w:right w:val="single" w:sz="4" w:space="0" w:color="auto"/>
            </w:tcBorders>
            <w:shd w:val="clear" w:color="auto" w:fill="auto"/>
            <w:noWrap/>
          </w:tcPr>
          <w:p w14:paraId="314DF359" w14:textId="77777777" w:rsidR="00C04037" w:rsidRPr="00606347" w:rsidRDefault="00C04037" w:rsidP="00C04037">
            <w:pPr>
              <w:rPr>
                <w:color w:val="000000"/>
                <w:sz w:val="18"/>
                <w:szCs w:val="18"/>
              </w:rPr>
            </w:pPr>
            <w:r w:rsidRPr="00606347">
              <w:rPr>
                <w:color w:val="000000"/>
                <w:sz w:val="18"/>
                <w:szCs w:val="18"/>
              </w:rPr>
              <w:t>Combine several methods to discover new approaches to achieve organizational goals.</w:t>
            </w:r>
          </w:p>
        </w:tc>
      </w:tr>
      <w:tr w:rsidR="00C04037" w:rsidRPr="00606347" w14:paraId="48555B7B" w14:textId="77777777" w:rsidTr="00C04037">
        <w:trPr>
          <w:trHeight w:val="1440"/>
        </w:trPr>
        <w:tc>
          <w:tcPr>
            <w:tcW w:w="730" w:type="dxa"/>
            <w:tcBorders>
              <w:top w:val="nil"/>
              <w:left w:val="single" w:sz="4" w:space="0" w:color="auto"/>
              <w:bottom w:val="single" w:sz="4" w:space="0" w:color="auto"/>
              <w:right w:val="single" w:sz="4" w:space="0" w:color="auto"/>
            </w:tcBorders>
            <w:shd w:val="clear" w:color="auto" w:fill="auto"/>
            <w:hideMark/>
          </w:tcPr>
          <w:p w14:paraId="6526B21B" w14:textId="77777777" w:rsidR="00C04037" w:rsidRPr="00606347" w:rsidRDefault="00C04037" w:rsidP="00C04037">
            <w:pPr>
              <w:rPr>
                <w:color w:val="000000"/>
                <w:sz w:val="18"/>
                <w:szCs w:val="18"/>
              </w:rPr>
            </w:pPr>
            <w:r w:rsidRPr="00606347">
              <w:rPr>
                <w:color w:val="000000"/>
                <w:sz w:val="18"/>
                <w:szCs w:val="18"/>
              </w:rPr>
              <w:t>LO4.03</w:t>
            </w:r>
          </w:p>
        </w:tc>
        <w:tc>
          <w:tcPr>
            <w:tcW w:w="2464" w:type="dxa"/>
            <w:tcBorders>
              <w:top w:val="nil"/>
              <w:left w:val="nil"/>
              <w:bottom w:val="single" w:sz="4" w:space="0" w:color="auto"/>
              <w:right w:val="single" w:sz="4" w:space="0" w:color="auto"/>
            </w:tcBorders>
            <w:shd w:val="clear" w:color="auto" w:fill="auto"/>
          </w:tcPr>
          <w:p w14:paraId="098FE4EE" w14:textId="77777777" w:rsidR="00C04037" w:rsidRPr="00F90B3A" w:rsidRDefault="00C04037" w:rsidP="00C04037">
            <w:pPr>
              <w:rPr>
                <w:rFonts w:ascii="Calibri" w:hAnsi="Calibri" w:cs="Calibri"/>
                <w:color w:val="000000"/>
                <w:sz w:val="18"/>
                <w:szCs w:val="18"/>
              </w:rPr>
            </w:pPr>
            <w:r w:rsidRPr="00F46EEB">
              <w:rPr>
                <w:rFonts w:ascii="Calibri" w:hAnsi="Calibri" w:cs="Calibri"/>
                <w:color w:val="000000"/>
                <w:sz w:val="18"/>
                <w:szCs w:val="18"/>
              </w:rPr>
              <w:t>DSRM03</w:t>
            </w:r>
          </w:p>
          <w:p w14:paraId="188B95CB" w14:textId="704E2665" w:rsidR="00C04037" w:rsidRPr="00606347" w:rsidRDefault="00C04037" w:rsidP="00C04037">
            <w:pPr>
              <w:rPr>
                <w:color w:val="000000"/>
                <w:sz w:val="18"/>
                <w:szCs w:val="18"/>
              </w:rPr>
            </w:pPr>
            <w:r w:rsidRPr="00F46EEB">
              <w:rPr>
                <w:rFonts w:ascii="Calibri" w:hAnsi="Calibri" w:cs="Calibri"/>
                <w:color w:val="000000"/>
                <w:sz w:val="18"/>
                <w:szCs w:val="18"/>
              </w:rPr>
              <w:t xml:space="preserve">Analyse domain related research process model, identify and analyse available data to identify research questions and/or organisational objectives and formulate sound hypothesis </w:t>
            </w:r>
          </w:p>
        </w:tc>
        <w:tc>
          <w:tcPr>
            <w:tcW w:w="1941" w:type="dxa"/>
            <w:tcBorders>
              <w:top w:val="nil"/>
              <w:left w:val="nil"/>
              <w:bottom w:val="single" w:sz="4" w:space="0" w:color="auto"/>
              <w:right w:val="single" w:sz="4" w:space="0" w:color="auto"/>
            </w:tcBorders>
            <w:shd w:val="clear" w:color="auto" w:fill="auto"/>
            <w:noWrap/>
          </w:tcPr>
          <w:p w14:paraId="3DFE5A5F" w14:textId="07C74F16" w:rsidR="00C04037" w:rsidRPr="00606347" w:rsidRDefault="00C04037" w:rsidP="00C04037">
            <w:pPr>
              <w:rPr>
                <w:color w:val="000000"/>
                <w:sz w:val="18"/>
                <w:szCs w:val="18"/>
              </w:rPr>
            </w:pPr>
            <w:r>
              <w:rPr>
                <w:color w:val="000000"/>
                <w:sz w:val="18"/>
                <w:szCs w:val="18"/>
              </w:rPr>
              <w:t>Formulate and test hypothesis for specified task or research question.</w:t>
            </w:r>
          </w:p>
        </w:tc>
        <w:tc>
          <w:tcPr>
            <w:tcW w:w="1985" w:type="dxa"/>
            <w:tcBorders>
              <w:top w:val="nil"/>
              <w:left w:val="nil"/>
              <w:bottom w:val="single" w:sz="4" w:space="0" w:color="auto"/>
              <w:right w:val="single" w:sz="4" w:space="0" w:color="auto"/>
            </w:tcBorders>
            <w:shd w:val="clear" w:color="auto" w:fill="auto"/>
            <w:noWrap/>
          </w:tcPr>
          <w:p w14:paraId="61DDCF3E" w14:textId="3A2380C3" w:rsidR="00C04037" w:rsidRPr="00606347" w:rsidRDefault="00C04037" w:rsidP="00C04037">
            <w:pPr>
              <w:rPr>
                <w:color w:val="000000"/>
                <w:sz w:val="18"/>
                <w:szCs w:val="18"/>
              </w:rPr>
            </w:pPr>
            <w:r>
              <w:rPr>
                <w:color w:val="000000"/>
                <w:sz w:val="18"/>
                <w:szCs w:val="18"/>
              </w:rPr>
              <w:t>Create full experiment to test hypothesis for domain specific task or experiment</w:t>
            </w:r>
          </w:p>
        </w:tc>
        <w:tc>
          <w:tcPr>
            <w:tcW w:w="2070" w:type="dxa"/>
            <w:tcBorders>
              <w:top w:val="nil"/>
              <w:left w:val="nil"/>
              <w:bottom w:val="single" w:sz="4" w:space="0" w:color="auto"/>
              <w:right w:val="single" w:sz="4" w:space="0" w:color="auto"/>
            </w:tcBorders>
            <w:shd w:val="clear" w:color="auto" w:fill="auto"/>
            <w:noWrap/>
          </w:tcPr>
          <w:p w14:paraId="15646A79" w14:textId="3AF3AE8C" w:rsidR="00C04037" w:rsidRPr="00606347" w:rsidRDefault="00C04037" w:rsidP="00C04037">
            <w:pPr>
              <w:rPr>
                <w:color w:val="000000"/>
                <w:sz w:val="18"/>
                <w:szCs w:val="18"/>
              </w:rPr>
            </w:pPr>
            <w:r>
              <w:rPr>
                <w:color w:val="000000"/>
                <w:sz w:val="18"/>
                <w:szCs w:val="18"/>
              </w:rPr>
              <w:t>Analysis domain related models and propose analytics methods, suggest new data or improve quality of used data.</w:t>
            </w:r>
          </w:p>
        </w:tc>
      </w:tr>
      <w:tr w:rsidR="00C04037" w:rsidRPr="00606347" w14:paraId="6A3E4A6D" w14:textId="77777777" w:rsidTr="00C04037">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0DA34804" w14:textId="77777777" w:rsidR="00C04037" w:rsidRPr="00606347" w:rsidRDefault="00C04037" w:rsidP="00C04037">
            <w:pPr>
              <w:rPr>
                <w:color w:val="000000"/>
                <w:sz w:val="18"/>
                <w:szCs w:val="18"/>
              </w:rPr>
            </w:pPr>
            <w:r w:rsidRPr="00606347">
              <w:rPr>
                <w:color w:val="000000"/>
                <w:sz w:val="18"/>
                <w:szCs w:val="18"/>
              </w:rPr>
              <w:t>LO4.04</w:t>
            </w:r>
          </w:p>
        </w:tc>
        <w:tc>
          <w:tcPr>
            <w:tcW w:w="2464" w:type="dxa"/>
            <w:tcBorders>
              <w:top w:val="nil"/>
              <w:left w:val="nil"/>
              <w:bottom w:val="single" w:sz="4" w:space="0" w:color="auto"/>
              <w:right w:val="single" w:sz="4" w:space="0" w:color="auto"/>
            </w:tcBorders>
            <w:shd w:val="clear" w:color="auto" w:fill="auto"/>
          </w:tcPr>
          <w:p w14:paraId="59CC3F26" w14:textId="77777777" w:rsidR="00C04037" w:rsidRPr="00F90B3A" w:rsidRDefault="00C04037" w:rsidP="00C04037">
            <w:pPr>
              <w:rPr>
                <w:rFonts w:ascii="Calibri" w:hAnsi="Calibri" w:cs="Calibri"/>
                <w:color w:val="000000"/>
                <w:sz w:val="18"/>
                <w:szCs w:val="18"/>
              </w:rPr>
            </w:pPr>
            <w:r w:rsidRPr="00F46EEB">
              <w:rPr>
                <w:rFonts w:ascii="Calibri" w:hAnsi="Calibri" w:cs="Calibri"/>
                <w:color w:val="000000"/>
                <w:sz w:val="18"/>
                <w:szCs w:val="18"/>
              </w:rPr>
              <w:t>DSRM04</w:t>
            </w:r>
          </w:p>
          <w:p w14:paraId="4C0E7C1F" w14:textId="69A67941" w:rsidR="00C04037" w:rsidRPr="00606347" w:rsidRDefault="00C04037" w:rsidP="00C04037">
            <w:pPr>
              <w:rPr>
                <w:color w:val="000000"/>
                <w:sz w:val="18"/>
                <w:szCs w:val="18"/>
              </w:rPr>
            </w:pPr>
            <w:r w:rsidRPr="00F46EEB">
              <w:rPr>
                <w:rFonts w:ascii="Calibri" w:hAnsi="Calibri" w:cs="Calibri"/>
                <w:color w:val="000000"/>
                <w:sz w:val="18"/>
                <w:szCs w:val="18"/>
              </w:rPr>
              <w:t xml:space="preserve">Undertake creative work, making systematic use of investigation or experimentation, to discover or revise knowledge of reality, and uses this knowledge to devise new applications, contribute </w:t>
            </w:r>
            <w:r w:rsidR="0022009A" w:rsidRPr="00F46EEB">
              <w:rPr>
                <w:rFonts w:ascii="Calibri" w:hAnsi="Calibri" w:cs="Calibri"/>
                <w:color w:val="000000"/>
                <w:sz w:val="18"/>
                <w:szCs w:val="18"/>
              </w:rPr>
              <w:t>to the</w:t>
            </w:r>
            <w:r w:rsidRPr="00F46EEB">
              <w:rPr>
                <w:rFonts w:ascii="Calibri" w:hAnsi="Calibri" w:cs="Calibri"/>
                <w:color w:val="000000"/>
                <w:sz w:val="18"/>
                <w:szCs w:val="18"/>
              </w:rPr>
              <w:t xml:space="preserve"> development of organizational objectives</w:t>
            </w:r>
          </w:p>
        </w:tc>
        <w:tc>
          <w:tcPr>
            <w:tcW w:w="1941" w:type="dxa"/>
            <w:tcBorders>
              <w:top w:val="nil"/>
              <w:left w:val="nil"/>
              <w:bottom w:val="single" w:sz="4" w:space="0" w:color="auto"/>
              <w:right w:val="single" w:sz="4" w:space="0" w:color="auto"/>
            </w:tcBorders>
            <w:shd w:val="clear" w:color="auto" w:fill="auto"/>
            <w:noWrap/>
          </w:tcPr>
          <w:p w14:paraId="62BC93B7" w14:textId="3EF6A931" w:rsidR="00C04037" w:rsidRPr="00606347" w:rsidRDefault="00C04037" w:rsidP="00C04037">
            <w:pPr>
              <w:rPr>
                <w:color w:val="000000"/>
                <w:sz w:val="18"/>
                <w:szCs w:val="18"/>
              </w:rPr>
            </w:pPr>
            <w:r w:rsidRPr="00606347">
              <w:rPr>
                <w:color w:val="000000"/>
                <w:sz w:val="18"/>
                <w:szCs w:val="18"/>
              </w:rPr>
              <w:t>Show creativity under guidance of a senior staff in discovering and revising knowledge.</w:t>
            </w:r>
          </w:p>
        </w:tc>
        <w:tc>
          <w:tcPr>
            <w:tcW w:w="1985" w:type="dxa"/>
            <w:tcBorders>
              <w:top w:val="nil"/>
              <w:left w:val="nil"/>
              <w:bottom w:val="single" w:sz="4" w:space="0" w:color="auto"/>
              <w:right w:val="single" w:sz="4" w:space="0" w:color="auto"/>
            </w:tcBorders>
            <w:shd w:val="clear" w:color="auto" w:fill="auto"/>
            <w:noWrap/>
          </w:tcPr>
          <w:p w14:paraId="777BC73E" w14:textId="44641340" w:rsidR="00C04037" w:rsidRPr="00606347" w:rsidRDefault="00C04037" w:rsidP="00C04037">
            <w:pPr>
              <w:rPr>
                <w:color w:val="000000"/>
                <w:sz w:val="18"/>
                <w:szCs w:val="18"/>
              </w:rPr>
            </w:pPr>
            <w:r w:rsidRPr="00606347">
              <w:rPr>
                <w:color w:val="000000"/>
                <w:sz w:val="18"/>
                <w:szCs w:val="18"/>
              </w:rPr>
              <w:t xml:space="preserve">Develop creative solutions using systematic investigation or </w:t>
            </w:r>
            <w:r w:rsidR="00293875" w:rsidRPr="00606347">
              <w:rPr>
                <w:color w:val="000000"/>
                <w:sz w:val="18"/>
                <w:szCs w:val="18"/>
              </w:rPr>
              <w:t>experimentation to</w:t>
            </w:r>
            <w:r w:rsidRPr="00606347">
              <w:rPr>
                <w:color w:val="000000"/>
                <w:sz w:val="18"/>
                <w:szCs w:val="18"/>
              </w:rPr>
              <w:t xml:space="preserve"> revise and discover knowledge.</w:t>
            </w:r>
          </w:p>
        </w:tc>
        <w:tc>
          <w:tcPr>
            <w:tcW w:w="2070" w:type="dxa"/>
            <w:tcBorders>
              <w:top w:val="nil"/>
              <w:left w:val="nil"/>
              <w:bottom w:val="single" w:sz="4" w:space="0" w:color="auto"/>
              <w:right w:val="single" w:sz="4" w:space="0" w:color="auto"/>
            </w:tcBorders>
            <w:shd w:val="clear" w:color="auto" w:fill="auto"/>
            <w:noWrap/>
          </w:tcPr>
          <w:p w14:paraId="629787B6" w14:textId="08E1F8AB" w:rsidR="00C04037" w:rsidRPr="00606347" w:rsidRDefault="00C04037" w:rsidP="00C04037">
            <w:pPr>
              <w:rPr>
                <w:color w:val="000000"/>
                <w:sz w:val="18"/>
                <w:szCs w:val="18"/>
              </w:rPr>
            </w:pPr>
            <w:r w:rsidRPr="00606347">
              <w:rPr>
                <w:color w:val="000000"/>
                <w:sz w:val="18"/>
                <w:szCs w:val="18"/>
              </w:rPr>
              <w:t xml:space="preserve">Adapt common systematic investigation to design and plan creative work to discover or </w:t>
            </w:r>
            <w:r w:rsidR="00293875" w:rsidRPr="00606347">
              <w:rPr>
                <w:color w:val="000000"/>
                <w:sz w:val="18"/>
                <w:szCs w:val="18"/>
              </w:rPr>
              <w:t>revise knowledge</w:t>
            </w:r>
            <w:r w:rsidRPr="00606347">
              <w:rPr>
                <w:color w:val="000000"/>
                <w:sz w:val="18"/>
                <w:szCs w:val="18"/>
              </w:rPr>
              <w:t>.</w:t>
            </w:r>
          </w:p>
        </w:tc>
      </w:tr>
      <w:tr w:rsidR="00C04037" w:rsidRPr="00606347" w14:paraId="0D6CDB40" w14:textId="77777777" w:rsidTr="00C04037">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72BA145B" w14:textId="77777777" w:rsidR="00C04037" w:rsidRPr="00606347" w:rsidRDefault="00C04037" w:rsidP="00C04037">
            <w:pPr>
              <w:rPr>
                <w:color w:val="000000"/>
                <w:sz w:val="18"/>
                <w:szCs w:val="18"/>
              </w:rPr>
            </w:pPr>
            <w:r w:rsidRPr="00606347">
              <w:rPr>
                <w:color w:val="000000"/>
                <w:sz w:val="18"/>
                <w:szCs w:val="18"/>
              </w:rPr>
              <w:t>LO4.05</w:t>
            </w:r>
          </w:p>
        </w:tc>
        <w:tc>
          <w:tcPr>
            <w:tcW w:w="2464" w:type="dxa"/>
            <w:tcBorders>
              <w:top w:val="nil"/>
              <w:left w:val="nil"/>
              <w:bottom w:val="single" w:sz="4" w:space="0" w:color="auto"/>
              <w:right w:val="single" w:sz="4" w:space="0" w:color="auto"/>
            </w:tcBorders>
            <w:shd w:val="clear" w:color="auto" w:fill="auto"/>
          </w:tcPr>
          <w:p w14:paraId="17BFFCD1" w14:textId="77777777" w:rsidR="00C04037" w:rsidRPr="00F90B3A" w:rsidRDefault="00C04037" w:rsidP="00C04037">
            <w:pPr>
              <w:rPr>
                <w:rFonts w:ascii="Calibri" w:hAnsi="Calibri" w:cs="Calibri"/>
                <w:color w:val="000000"/>
                <w:sz w:val="18"/>
                <w:szCs w:val="18"/>
              </w:rPr>
            </w:pPr>
            <w:r w:rsidRPr="00F46EEB">
              <w:rPr>
                <w:rFonts w:ascii="Calibri" w:hAnsi="Calibri" w:cs="Calibri"/>
                <w:color w:val="000000"/>
                <w:sz w:val="18"/>
                <w:szCs w:val="18"/>
              </w:rPr>
              <w:t>DSRM05</w:t>
            </w:r>
          </w:p>
          <w:p w14:paraId="67ABE250" w14:textId="52112AEC" w:rsidR="00C04037" w:rsidRPr="00606347" w:rsidRDefault="00C04037" w:rsidP="00C04037">
            <w:pPr>
              <w:rPr>
                <w:color w:val="000000"/>
                <w:sz w:val="18"/>
                <w:szCs w:val="18"/>
              </w:rPr>
            </w:pPr>
            <w:r w:rsidRPr="00F46EEB">
              <w:rPr>
                <w:rFonts w:ascii="Calibri" w:hAnsi="Calibri" w:cs="Calibri"/>
                <w:color w:val="000000"/>
                <w:sz w:val="18"/>
                <w:szCs w:val="18"/>
              </w:rPr>
              <w:t xml:space="preserve">Design experiments which include data collection (passive and active) </w:t>
            </w:r>
            <w:r w:rsidR="001939C9" w:rsidRPr="00F46EEB">
              <w:rPr>
                <w:rFonts w:ascii="Calibri" w:hAnsi="Calibri" w:cs="Calibri"/>
                <w:color w:val="000000"/>
                <w:sz w:val="18"/>
                <w:szCs w:val="18"/>
              </w:rPr>
              <w:t>for hypothesis</w:t>
            </w:r>
            <w:r w:rsidRPr="00F46EEB">
              <w:rPr>
                <w:rFonts w:ascii="Calibri" w:hAnsi="Calibri" w:cs="Calibri"/>
                <w:color w:val="000000"/>
                <w:sz w:val="18"/>
                <w:szCs w:val="18"/>
              </w:rPr>
              <w:t xml:space="preserve"> testing and problem solving </w:t>
            </w:r>
          </w:p>
        </w:tc>
        <w:tc>
          <w:tcPr>
            <w:tcW w:w="1941" w:type="dxa"/>
            <w:tcBorders>
              <w:top w:val="nil"/>
              <w:left w:val="nil"/>
              <w:bottom w:val="single" w:sz="4" w:space="0" w:color="auto"/>
              <w:right w:val="single" w:sz="4" w:space="0" w:color="auto"/>
            </w:tcBorders>
            <w:shd w:val="clear" w:color="auto" w:fill="auto"/>
            <w:noWrap/>
          </w:tcPr>
          <w:p w14:paraId="48160F9F" w14:textId="145D2AD9" w:rsidR="00C04037" w:rsidRPr="00606347" w:rsidRDefault="00C04037" w:rsidP="00C04037">
            <w:pPr>
              <w:rPr>
                <w:color w:val="000000"/>
                <w:sz w:val="18"/>
                <w:szCs w:val="18"/>
              </w:rPr>
            </w:pPr>
            <w:r w:rsidRPr="00606347">
              <w:rPr>
                <w:color w:val="000000"/>
                <w:sz w:val="18"/>
                <w:szCs w:val="18"/>
              </w:rPr>
              <w:t>Illustrate outstanding ideas to solve complex problems.</w:t>
            </w:r>
          </w:p>
        </w:tc>
        <w:tc>
          <w:tcPr>
            <w:tcW w:w="1985" w:type="dxa"/>
            <w:tcBorders>
              <w:top w:val="nil"/>
              <w:left w:val="nil"/>
              <w:bottom w:val="single" w:sz="4" w:space="0" w:color="auto"/>
              <w:right w:val="single" w:sz="4" w:space="0" w:color="auto"/>
            </w:tcBorders>
            <w:shd w:val="clear" w:color="auto" w:fill="auto"/>
            <w:noWrap/>
          </w:tcPr>
          <w:p w14:paraId="11622A92" w14:textId="55418878" w:rsidR="00C04037" w:rsidRPr="00606347" w:rsidRDefault="00C04037" w:rsidP="00C04037">
            <w:pPr>
              <w:rPr>
                <w:color w:val="000000"/>
                <w:sz w:val="18"/>
                <w:szCs w:val="18"/>
              </w:rPr>
            </w:pPr>
            <w:r w:rsidRPr="00606347">
              <w:rPr>
                <w:color w:val="000000"/>
                <w:sz w:val="18"/>
                <w:szCs w:val="18"/>
              </w:rPr>
              <w:t>Identify non-standard solutions to solve complex problems.</w:t>
            </w:r>
          </w:p>
        </w:tc>
        <w:tc>
          <w:tcPr>
            <w:tcW w:w="2070" w:type="dxa"/>
            <w:tcBorders>
              <w:top w:val="nil"/>
              <w:left w:val="nil"/>
              <w:bottom w:val="single" w:sz="4" w:space="0" w:color="auto"/>
              <w:right w:val="single" w:sz="4" w:space="0" w:color="auto"/>
            </w:tcBorders>
            <w:shd w:val="clear" w:color="auto" w:fill="auto"/>
            <w:noWrap/>
          </w:tcPr>
          <w:p w14:paraId="7E07D46A" w14:textId="4E1D41EE" w:rsidR="00C04037" w:rsidRPr="00606347" w:rsidRDefault="00C04037" w:rsidP="00C04037">
            <w:pPr>
              <w:rPr>
                <w:color w:val="000000"/>
                <w:sz w:val="18"/>
                <w:szCs w:val="18"/>
              </w:rPr>
            </w:pPr>
            <w:r w:rsidRPr="00606347">
              <w:rPr>
                <w:color w:val="000000"/>
                <w:sz w:val="18"/>
                <w:szCs w:val="18"/>
              </w:rPr>
              <w:t>Recommend cost effective solution to a complex problem.</w:t>
            </w:r>
          </w:p>
        </w:tc>
      </w:tr>
      <w:tr w:rsidR="00C04037" w:rsidRPr="00606347" w14:paraId="5CDD1E33" w14:textId="77777777" w:rsidTr="00C04037">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2423D9BA" w14:textId="77777777" w:rsidR="00C04037" w:rsidRPr="00606347" w:rsidRDefault="00C04037" w:rsidP="00C04037">
            <w:pPr>
              <w:rPr>
                <w:color w:val="000000"/>
                <w:sz w:val="18"/>
                <w:szCs w:val="18"/>
              </w:rPr>
            </w:pPr>
            <w:r w:rsidRPr="00606347">
              <w:rPr>
                <w:color w:val="000000"/>
                <w:sz w:val="18"/>
                <w:szCs w:val="18"/>
              </w:rPr>
              <w:t>LO4.06</w:t>
            </w:r>
          </w:p>
        </w:tc>
        <w:tc>
          <w:tcPr>
            <w:tcW w:w="2464" w:type="dxa"/>
            <w:tcBorders>
              <w:top w:val="nil"/>
              <w:left w:val="nil"/>
              <w:bottom w:val="single" w:sz="4" w:space="0" w:color="auto"/>
              <w:right w:val="single" w:sz="4" w:space="0" w:color="auto"/>
            </w:tcBorders>
            <w:shd w:val="clear" w:color="auto" w:fill="auto"/>
          </w:tcPr>
          <w:p w14:paraId="324F90D8" w14:textId="77777777" w:rsidR="00C04037" w:rsidRPr="00F90B3A" w:rsidRDefault="00C04037" w:rsidP="00C04037">
            <w:pPr>
              <w:rPr>
                <w:rFonts w:ascii="Calibri" w:hAnsi="Calibri" w:cs="Calibri"/>
                <w:color w:val="000000"/>
                <w:sz w:val="18"/>
                <w:szCs w:val="18"/>
              </w:rPr>
            </w:pPr>
            <w:r w:rsidRPr="00F46EEB">
              <w:rPr>
                <w:rFonts w:ascii="Calibri" w:hAnsi="Calibri" w:cs="Calibri"/>
                <w:color w:val="000000"/>
                <w:sz w:val="18"/>
                <w:szCs w:val="18"/>
              </w:rPr>
              <w:t>DSRM06</w:t>
            </w:r>
          </w:p>
          <w:p w14:paraId="0E64863F" w14:textId="3174829D" w:rsidR="00C04037" w:rsidRPr="00606347" w:rsidRDefault="00C04037" w:rsidP="00C04037">
            <w:pPr>
              <w:rPr>
                <w:color w:val="000000"/>
                <w:sz w:val="18"/>
                <w:szCs w:val="18"/>
              </w:rPr>
            </w:pPr>
            <w:r w:rsidRPr="00F46EEB">
              <w:rPr>
                <w:rFonts w:ascii="Calibri" w:hAnsi="Calibri" w:cs="Calibri"/>
                <w:color w:val="000000"/>
                <w:sz w:val="18"/>
                <w:szCs w:val="18"/>
              </w:rPr>
              <w:t>Develop and guide data driven projects, including project planning, experiment design, data collection and handling</w:t>
            </w:r>
          </w:p>
        </w:tc>
        <w:tc>
          <w:tcPr>
            <w:tcW w:w="1941" w:type="dxa"/>
            <w:tcBorders>
              <w:top w:val="nil"/>
              <w:left w:val="nil"/>
              <w:bottom w:val="single" w:sz="4" w:space="0" w:color="auto"/>
              <w:right w:val="single" w:sz="4" w:space="0" w:color="auto"/>
            </w:tcBorders>
            <w:shd w:val="clear" w:color="auto" w:fill="auto"/>
            <w:noWrap/>
          </w:tcPr>
          <w:p w14:paraId="417ED1EA" w14:textId="4F259916" w:rsidR="00C04037" w:rsidRPr="00606347" w:rsidRDefault="00C04037" w:rsidP="00C04037">
            <w:pPr>
              <w:rPr>
                <w:color w:val="000000"/>
                <w:sz w:val="18"/>
                <w:szCs w:val="18"/>
              </w:rPr>
            </w:pPr>
            <w:r w:rsidRPr="00606347">
              <w:rPr>
                <w:color w:val="000000"/>
                <w:sz w:val="18"/>
                <w:szCs w:val="18"/>
              </w:rPr>
              <w:t xml:space="preserve">Identify appropriate actions for a given </w:t>
            </w:r>
            <w:r>
              <w:rPr>
                <w:color w:val="000000"/>
                <w:sz w:val="18"/>
                <w:szCs w:val="18"/>
              </w:rPr>
              <w:t>project plan or experiment</w:t>
            </w:r>
            <w:r w:rsidRPr="00606347">
              <w:rPr>
                <w:color w:val="000000"/>
                <w:sz w:val="18"/>
                <w:szCs w:val="18"/>
              </w:rPr>
              <w:t>.</w:t>
            </w:r>
          </w:p>
        </w:tc>
        <w:tc>
          <w:tcPr>
            <w:tcW w:w="1985" w:type="dxa"/>
            <w:tcBorders>
              <w:top w:val="nil"/>
              <w:left w:val="nil"/>
              <w:bottom w:val="single" w:sz="4" w:space="0" w:color="auto"/>
              <w:right w:val="single" w:sz="4" w:space="0" w:color="auto"/>
            </w:tcBorders>
            <w:shd w:val="clear" w:color="auto" w:fill="auto"/>
            <w:noWrap/>
          </w:tcPr>
          <w:p w14:paraId="3947CC3C" w14:textId="0D6919DB" w:rsidR="00C04037" w:rsidRPr="00606347" w:rsidRDefault="00C04037" w:rsidP="00C04037">
            <w:pPr>
              <w:rPr>
                <w:color w:val="000000"/>
                <w:sz w:val="18"/>
                <w:szCs w:val="18"/>
              </w:rPr>
            </w:pPr>
            <w:r w:rsidRPr="00606347">
              <w:rPr>
                <w:color w:val="000000"/>
                <w:sz w:val="18"/>
                <w:szCs w:val="18"/>
              </w:rPr>
              <w:t>Develop actions and action plan to translate strategies</w:t>
            </w:r>
            <w:r>
              <w:rPr>
                <w:color w:val="000000"/>
                <w:sz w:val="18"/>
                <w:szCs w:val="18"/>
              </w:rPr>
              <w:t xml:space="preserve"> into actionable plan</w:t>
            </w:r>
            <w:r w:rsidRPr="00606347">
              <w:rPr>
                <w:color w:val="000000"/>
                <w:sz w:val="18"/>
                <w:szCs w:val="18"/>
              </w:rPr>
              <w:t>.</w:t>
            </w:r>
          </w:p>
        </w:tc>
        <w:tc>
          <w:tcPr>
            <w:tcW w:w="2070" w:type="dxa"/>
            <w:tcBorders>
              <w:top w:val="nil"/>
              <w:left w:val="nil"/>
              <w:bottom w:val="single" w:sz="4" w:space="0" w:color="auto"/>
              <w:right w:val="single" w:sz="4" w:space="0" w:color="auto"/>
            </w:tcBorders>
            <w:shd w:val="clear" w:color="auto" w:fill="auto"/>
            <w:noWrap/>
          </w:tcPr>
          <w:p w14:paraId="1272E58D" w14:textId="1AE46DF7" w:rsidR="00C04037" w:rsidRPr="00606347" w:rsidRDefault="00C04037" w:rsidP="00C04037">
            <w:pPr>
              <w:rPr>
                <w:color w:val="000000"/>
                <w:sz w:val="18"/>
                <w:szCs w:val="18"/>
              </w:rPr>
            </w:pPr>
            <w:r w:rsidRPr="00606347">
              <w:rPr>
                <w:color w:val="000000"/>
                <w:sz w:val="18"/>
                <w:szCs w:val="18"/>
              </w:rPr>
              <w:t>Recommend effective action plans to translate strategies</w:t>
            </w:r>
            <w:r>
              <w:rPr>
                <w:color w:val="000000"/>
                <w:sz w:val="18"/>
                <w:szCs w:val="18"/>
              </w:rPr>
              <w:t>, suggest new data to improve effectiveness</w:t>
            </w:r>
            <w:r w:rsidRPr="00606347">
              <w:rPr>
                <w:color w:val="000000"/>
                <w:sz w:val="18"/>
                <w:szCs w:val="18"/>
              </w:rPr>
              <w:t>.</w:t>
            </w:r>
          </w:p>
        </w:tc>
      </w:tr>
      <w:tr w:rsidR="00C04037" w:rsidRPr="00606347" w14:paraId="08116FAB" w14:textId="77777777" w:rsidTr="00EA4373">
        <w:trPr>
          <w:trHeight w:val="396"/>
        </w:trPr>
        <w:tc>
          <w:tcPr>
            <w:tcW w:w="9190" w:type="dxa"/>
            <w:gridSpan w:val="5"/>
            <w:tcBorders>
              <w:top w:val="nil"/>
              <w:left w:val="single" w:sz="4" w:space="0" w:color="auto"/>
              <w:bottom w:val="single" w:sz="4" w:space="0" w:color="auto"/>
              <w:right w:val="single" w:sz="4" w:space="0" w:color="auto"/>
            </w:tcBorders>
            <w:shd w:val="clear" w:color="auto" w:fill="D9D9D9" w:themeFill="background1" w:themeFillShade="D9"/>
            <w:hideMark/>
          </w:tcPr>
          <w:p w14:paraId="29DC6B69" w14:textId="77777777" w:rsidR="00C04037" w:rsidRPr="00606347" w:rsidRDefault="00C04037" w:rsidP="00C04037">
            <w:pPr>
              <w:rPr>
                <w:b/>
                <w:bCs/>
                <w:sz w:val="18"/>
                <w:szCs w:val="18"/>
              </w:rPr>
            </w:pPr>
            <w:r w:rsidRPr="00606347">
              <w:rPr>
                <w:b/>
                <w:bCs/>
                <w:sz w:val="18"/>
                <w:szCs w:val="18"/>
              </w:rPr>
              <w:t>Business Process Management</w:t>
            </w:r>
          </w:p>
        </w:tc>
      </w:tr>
      <w:tr w:rsidR="00443672" w:rsidRPr="00606347" w14:paraId="18BEE9E4" w14:textId="77777777" w:rsidTr="00C363D8">
        <w:trPr>
          <w:trHeight w:val="2016"/>
        </w:trPr>
        <w:tc>
          <w:tcPr>
            <w:tcW w:w="730" w:type="dxa"/>
            <w:tcBorders>
              <w:top w:val="nil"/>
              <w:left w:val="single" w:sz="4" w:space="0" w:color="auto"/>
              <w:bottom w:val="single" w:sz="4" w:space="0" w:color="auto"/>
              <w:right w:val="single" w:sz="4" w:space="0" w:color="auto"/>
            </w:tcBorders>
            <w:shd w:val="clear" w:color="auto" w:fill="auto"/>
            <w:hideMark/>
          </w:tcPr>
          <w:p w14:paraId="1FF5A267" w14:textId="0F099724" w:rsidR="00443672" w:rsidRPr="00606347" w:rsidRDefault="00443672" w:rsidP="00443672">
            <w:pPr>
              <w:rPr>
                <w:b/>
                <w:sz w:val="18"/>
                <w:szCs w:val="18"/>
              </w:rPr>
            </w:pPr>
            <w:r>
              <w:rPr>
                <w:b/>
                <w:sz w:val="18"/>
                <w:szCs w:val="18"/>
              </w:rPr>
              <w:t>LO5-BA</w:t>
            </w:r>
          </w:p>
        </w:tc>
        <w:tc>
          <w:tcPr>
            <w:tcW w:w="2464" w:type="dxa"/>
            <w:tcBorders>
              <w:top w:val="nil"/>
              <w:left w:val="nil"/>
              <w:bottom w:val="single" w:sz="4" w:space="0" w:color="auto"/>
              <w:right w:val="single" w:sz="4" w:space="0" w:color="auto"/>
            </w:tcBorders>
            <w:shd w:val="clear" w:color="auto" w:fill="auto"/>
            <w:hideMark/>
          </w:tcPr>
          <w:p w14:paraId="7CAB2908" w14:textId="77777777" w:rsidR="00443672" w:rsidRPr="00443672" w:rsidRDefault="00443672" w:rsidP="00443672">
            <w:pPr>
              <w:rPr>
                <w:rFonts w:ascii="Calibri" w:hAnsi="Calibri" w:cs="Calibri"/>
                <w:b/>
                <w:sz w:val="18"/>
                <w:szCs w:val="18"/>
              </w:rPr>
            </w:pPr>
            <w:r w:rsidRPr="00443672">
              <w:rPr>
                <w:rFonts w:ascii="Calibri" w:hAnsi="Calibri" w:cs="Calibri"/>
                <w:b/>
                <w:sz w:val="18"/>
                <w:szCs w:val="18"/>
              </w:rPr>
              <w:t xml:space="preserve">DSDK </w:t>
            </w:r>
          </w:p>
          <w:p w14:paraId="2D64147F" w14:textId="4D521A81" w:rsidR="00443672" w:rsidRPr="00443672" w:rsidRDefault="00443672" w:rsidP="00443672">
            <w:pPr>
              <w:rPr>
                <w:b/>
                <w:sz w:val="18"/>
                <w:szCs w:val="18"/>
              </w:rPr>
            </w:pPr>
            <w:r w:rsidRPr="00443672">
              <w:rPr>
                <w:rFonts w:ascii="Calibri" w:hAnsi="Calibri" w:cs="Calibri"/>
                <w:b/>
                <w:sz w:val="18"/>
                <w:szCs w:val="18"/>
              </w:rPr>
              <w:t>Use domain knowledge (scientific or business) to develop relevant data analytics applications; adopt general Data Science methods to domain specific data types and presentations, data and process models, organisational roles and relations</w:t>
            </w:r>
          </w:p>
        </w:tc>
        <w:tc>
          <w:tcPr>
            <w:tcW w:w="1941" w:type="dxa"/>
            <w:tcBorders>
              <w:top w:val="nil"/>
              <w:left w:val="nil"/>
              <w:bottom w:val="single" w:sz="4" w:space="0" w:color="auto"/>
              <w:right w:val="single" w:sz="4" w:space="0" w:color="auto"/>
            </w:tcBorders>
            <w:shd w:val="clear" w:color="auto" w:fill="auto"/>
            <w:noWrap/>
            <w:hideMark/>
          </w:tcPr>
          <w:p w14:paraId="7373261F" w14:textId="77777777" w:rsidR="00443672" w:rsidRPr="00606347" w:rsidRDefault="00443672" w:rsidP="00443672">
            <w:pPr>
              <w:rPr>
                <w:b/>
                <w:color w:val="C00000"/>
                <w:sz w:val="18"/>
                <w:szCs w:val="18"/>
              </w:rPr>
            </w:pPr>
            <w:r w:rsidRPr="00606347">
              <w:rPr>
                <w:b/>
                <w:color w:val="000000"/>
                <w:sz w:val="18"/>
                <w:szCs w:val="18"/>
              </w:rPr>
              <w:t>Match elements of a mathematical framework to a given business problem and operate data support services for other organizational roles.</w:t>
            </w:r>
          </w:p>
        </w:tc>
        <w:tc>
          <w:tcPr>
            <w:tcW w:w="1985" w:type="dxa"/>
            <w:tcBorders>
              <w:top w:val="nil"/>
              <w:left w:val="nil"/>
              <w:bottom w:val="single" w:sz="4" w:space="0" w:color="auto"/>
              <w:right w:val="single" w:sz="4" w:space="0" w:color="auto"/>
            </w:tcBorders>
            <w:shd w:val="clear" w:color="auto" w:fill="auto"/>
            <w:noWrap/>
            <w:hideMark/>
          </w:tcPr>
          <w:p w14:paraId="238A793C" w14:textId="77777777" w:rsidR="00443672" w:rsidRPr="00606347" w:rsidRDefault="00443672" w:rsidP="00443672">
            <w:pPr>
              <w:rPr>
                <w:b/>
                <w:color w:val="C00000"/>
                <w:sz w:val="18"/>
                <w:szCs w:val="18"/>
              </w:rPr>
            </w:pPr>
            <w:r w:rsidRPr="00606347">
              <w:rPr>
                <w:b/>
                <w:color w:val="000000"/>
                <w:sz w:val="18"/>
                <w:szCs w:val="18"/>
              </w:rPr>
              <w:t>Model business problems into an abstract mathematical framework and identify critical points which influence development of organizational objectives.</w:t>
            </w:r>
          </w:p>
        </w:tc>
        <w:tc>
          <w:tcPr>
            <w:tcW w:w="2070" w:type="dxa"/>
            <w:tcBorders>
              <w:top w:val="nil"/>
              <w:left w:val="nil"/>
              <w:bottom w:val="single" w:sz="4" w:space="0" w:color="auto"/>
              <w:right w:val="single" w:sz="4" w:space="0" w:color="auto"/>
            </w:tcBorders>
            <w:shd w:val="clear" w:color="auto" w:fill="auto"/>
            <w:noWrap/>
            <w:hideMark/>
          </w:tcPr>
          <w:p w14:paraId="1259C3F3" w14:textId="77777777" w:rsidR="00443672" w:rsidRPr="00606347" w:rsidRDefault="00443672" w:rsidP="00443672">
            <w:pPr>
              <w:rPr>
                <w:b/>
                <w:color w:val="C00000"/>
                <w:sz w:val="18"/>
                <w:szCs w:val="18"/>
              </w:rPr>
            </w:pPr>
            <w:r w:rsidRPr="00606347">
              <w:rPr>
                <w:b/>
                <w:color w:val="000000"/>
                <w:sz w:val="18"/>
                <w:szCs w:val="18"/>
              </w:rPr>
              <w:t>Evaluate various methods to predict which method can optimize solving business problems and recommend strategies that optimize the development of organizational objectives.</w:t>
            </w:r>
          </w:p>
        </w:tc>
      </w:tr>
      <w:tr w:rsidR="00443672" w:rsidRPr="00606347" w14:paraId="7AD9E8C5" w14:textId="77777777" w:rsidTr="00C363D8">
        <w:trPr>
          <w:trHeight w:val="864"/>
        </w:trPr>
        <w:tc>
          <w:tcPr>
            <w:tcW w:w="730" w:type="dxa"/>
            <w:tcBorders>
              <w:top w:val="nil"/>
              <w:left w:val="single" w:sz="4" w:space="0" w:color="auto"/>
              <w:bottom w:val="single" w:sz="4" w:space="0" w:color="auto"/>
              <w:right w:val="single" w:sz="4" w:space="0" w:color="auto"/>
            </w:tcBorders>
            <w:shd w:val="clear" w:color="auto" w:fill="auto"/>
            <w:hideMark/>
          </w:tcPr>
          <w:p w14:paraId="6F1F9489" w14:textId="77777777" w:rsidR="00443672" w:rsidRPr="00606347" w:rsidRDefault="00443672" w:rsidP="00443672">
            <w:pPr>
              <w:rPr>
                <w:color w:val="000000"/>
                <w:sz w:val="18"/>
                <w:szCs w:val="18"/>
              </w:rPr>
            </w:pPr>
            <w:r w:rsidRPr="00606347">
              <w:rPr>
                <w:color w:val="000000"/>
                <w:sz w:val="18"/>
                <w:szCs w:val="18"/>
              </w:rPr>
              <w:t>LO5.01</w:t>
            </w:r>
          </w:p>
        </w:tc>
        <w:tc>
          <w:tcPr>
            <w:tcW w:w="2464" w:type="dxa"/>
            <w:tcBorders>
              <w:top w:val="nil"/>
              <w:left w:val="nil"/>
              <w:bottom w:val="single" w:sz="4" w:space="0" w:color="auto"/>
              <w:right w:val="single" w:sz="4" w:space="0" w:color="auto"/>
            </w:tcBorders>
            <w:shd w:val="clear" w:color="auto" w:fill="auto"/>
            <w:hideMark/>
          </w:tcPr>
          <w:p w14:paraId="78CA433A" w14:textId="77777777" w:rsidR="00443672" w:rsidRPr="00F90B3A" w:rsidRDefault="00443672" w:rsidP="00443672">
            <w:pPr>
              <w:rPr>
                <w:rFonts w:ascii="Calibri" w:hAnsi="Calibri" w:cs="Calibri"/>
                <w:color w:val="000000"/>
                <w:sz w:val="18"/>
                <w:szCs w:val="18"/>
              </w:rPr>
            </w:pPr>
            <w:r w:rsidRPr="00F46EEB">
              <w:rPr>
                <w:rFonts w:ascii="Calibri" w:hAnsi="Calibri" w:cs="Calibri"/>
                <w:color w:val="000000"/>
                <w:sz w:val="18"/>
                <w:szCs w:val="18"/>
              </w:rPr>
              <w:t>DSBA01</w:t>
            </w:r>
          </w:p>
          <w:p w14:paraId="29923B44" w14:textId="155B2D6E" w:rsidR="00443672" w:rsidRPr="00606347" w:rsidRDefault="00443672" w:rsidP="00443672">
            <w:pPr>
              <w:rPr>
                <w:color w:val="000000"/>
                <w:sz w:val="18"/>
                <w:szCs w:val="18"/>
              </w:rPr>
            </w:pPr>
            <w:r w:rsidRPr="00F46EEB">
              <w:rPr>
                <w:rFonts w:ascii="Calibri" w:hAnsi="Calibri" w:cs="Calibri"/>
                <w:color w:val="000000"/>
                <w:sz w:val="18"/>
                <w:szCs w:val="18"/>
              </w:rPr>
              <w:t xml:space="preserve">Analyse </w:t>
            </w:r>
            <w:r>
              <w:rPr>
                <w:rFonts w:ascii="Calibri" w:hAnsi="Calibri" w:cs="Calibri"/>
                <w:color w:val="000000"/>
                <w:sz w:val="18"/>
                <w:szCs w:val="18"/>
              </w:rPr>
              <w:t>information needs, assess existi</w:t>
            </w:r>
            <w:r w:rsidRPr="00F46EEB">
              <w:rPr>
                <w:rFonts w:ascii="Calibri" w:hAnsi="Calibri" w:cs="Calibri"/>
                <w:color w:val="000000"/>
                <w:sz w:val="18"/>
                <w:szCs w:val="18"/>
              </w:rPr>
              <w:t xml:space="preserve">ng data and suggest/identify new data required for </w:t>
            </w:r>
            <w:r w:rsidR="001939C9" w:rsidRPr="00F46EEB">
              <w:rPr>
                <w:rFonts w:ascii="Calibri" w:hAnsi="Calibri" w:cs="Calibri"/>
                <w:color w:val="000000"/>
                <w:sz w:val="18"/>
                <w:szCs w:val="18"/>
              </w:rPr>
              <w:t>specific business</w:t>
            </w:r>
            <w:r w:rsidRPr="00F46EEB">
              <w:rPr>
                <w:rFonts w:ascii="Calibri" w:hAnsi="Calibri" w:cs="Calibri"/>
                <w:color w:val="000000"/>
                <w:sz w:val="18"/>
                <w:szCs w:val="18"/>
              </w:rPr>
              <w:t xml:space="preserve"> context to achieve organizational goal, including using social network and open data sources</w:t>
            </w:r>
          </w:p>
        </w:tc>
        <w:tc>
          <w:tcPr>
            <w:tcW w:w="1941" w:type="dxa"/>
            <w:tcBorders>
              <w:top w:val="nil"/>
              <w:left w:val="nil"/>
              <w:bottom w:val="single" w:sz="4" w:space="0" w:color="auto"/>
              <w:right w:val="single" w:sz="4" w:space="0" w:color="auto"/>
            </w:tcBorders>
            <w:shd w:val="clear" w:color="auto" w:fill="auto"/>
            <w:noWrap/>
          </w:tcPr>
          <w:p w14:paraId="69F85DF7" w14:textId="77777777" w:rsidR="00443672" w:rsidRPr="00606347" w:rsidRDefault="00443672" w:rsidP="00443672">
            <w:pPr>
              <w:rPr>
                <w:color w:val="000000"/>
                <w:sz w:val="18"/>
                <w:szCs w:val="18"/>
              </w:rPr>
            </w:pPr>
            <w:r w:rsidRPr="00606347">
              <w:rPr>
                <w:color w:val="000000"/>
                <w:sz w:val="18"/>
                <w:szCs w:val="18"/>
              </w:rPr>
              <w:t>Match elements of a mathematical framework to a given business problem.</w:t>
            </w:r>
          </w:p>
        </w:tc>
        <w:tc>
          <w:tcPr>
            <w:tcW w:w="1985" w:type="dxa"/>
            <w:tcBorders>
              <w:top w:val="nil"/>
              <w:left w:val="nil"/>
              <w:bottom w:val="single" w:sz="4" w:space="0" w:color="auto"/>
              <w:right w:val="single" w:sz="4" w:space="0" w:color="auto"/>
            </w:tcBorders>
            <w:shd w:val="clear" w:color="auto" w:fill="auto"/>
            <w:noWrap/>
          </w:tcPr>
          <w:p w14:paraId="7839CAC2" w14:textId="77777777" w:rsidR="00443672" w:rsidRPr="00606347" w:rsidRDefault="00443672" w:rsidP="00443672">
            <w:pPr>
              <w:rPr>
                <w:color w:val="000000"/>
                <w:sz w:val="18"/>
                <w:szCs w:val="18"/>
              </w:rPr>
            </w:pPr>
            <w:r w:rsidRPr="00606347">
              <w:rPr>
                <w:color w:val="000000"/>
                <w:sz w:val="18"/>
                <w:szCs w:val="18"/>
              </w:rPr>
              <w:t>Model an unstructured business problem into an abstract mathematical framework.</w:t>
            </w:r>
          </w:p>
        </w:tc>
        <w:tc>
          <w:tcPr>
            <w:tcW w:w="2070" w:type="dxa"/>
            <w:tcBorders>
              <w:top w:val="nil"/>
              <w:left w:val="nil"/>
              <w:bottom w:val="single" w:sz="4" w:space="0" w:color="auto"/>
              <w:right w:val="single" w:sz="4" w:space="0" w:color="auto"/>
            </w:tcBorders>
            <w:shd w:val="clear" w:color="auto" w:fill="auto"/>
            <w:noWrap/>
          </w:tcPr>
          <w:p w14:paraId="5C24623F" w14:textId="77777777" w:rsidR="00443672" w:rsidRPr="00606347" w:rsidRDefault="00443672" w:rsidP="00443672">
            <w:pPr>
              <w:rPr>
                <w:color w:val="000000"/>
                <w:sz w:val="18"/>
                <w:szCs w:val="18"/>
              </w:rPr>
            </w:pPr>
            <w:r w:rsidRPr="00606347">
              <w:rPr>
                <w:color w:val="000000"/>
                <w:sz w:val="18"/>
                <w:szCs w:val="18"/>
              </w:rPr>
              <w:t>Evaluate various methods and predict which method can optimize solving business problems.</w:t>
            </w:r>
          </w:p>
        </w:tc>
      </w:tr>
      <w:tr w:rsidR="00443672" w:rsidRPr="00606347" w14:paraId="37F406C0" w14:textId="77777777" w:rsidTr="00C363D8">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14C3BE43" w14:textId="77777777" w:rsidR="00443672" w:rsidRPr="00606347" w:rsidRDefault="00443672" w:rsidP="00443672">
            <w:pPr>
              <w:rPr>
                <w:color w:val="000000"/>
                <w:sz w:val="18"/>
                <w:szCs w:val="18"/>
              </w:rPr>
            </w:pPr>
            <w:r w:rsidRPr="00606347">
              <w:rPr>
                <w:color w:val="000000"/>
                <w:sz w:val="18"/>
                <w:szCs w:val="18"/>
              </w:rPr>
              <w:t>LO5.02</w:t>
            </w:r>
          </w:p>
        </w:tc>
        <w:tc>
          <w:tcPr>
            <w:tcW w:w="2464" w:type="dxa"/>
            <w:tcBorders>
              <w:top w:val="nil"/>
              <w:left w:val="nil"/>
              <w:bottom w:val="single" w:sz="4" w:space="0" w:color="auto"/>
              <w:right w:val="single" w:sz="4" w:space="0" w:color="auto"/>
            </w:tcBorders>
            <w:shd w:val="clear" w:color="auto" w:fill="auto"/>
            <w:hideMark/>
          </w:tcPr>
          <w:p w14:paraId="4E84EB2D" w14:textId="77777777" w:rsidR="00443672" w:rsidRPr="00F90B3A" w:rsidRDefault="00443672" w:rsidP="00443672">
            <w:pPr>
              <w:rPr>
                <w:rFonts w:ascii="Calibri" w:hAnsi="Calibri" w:cs="Calibri"/>
                <w:color w:val="000000"/>
                <w:sz w:val="18"/>
                <w:szCs w:val="18"/>
              </w:rPr>
            </w:pPr>
            <w:r w:rsidRPr="00F46EEB">
              <w:rPr>
                <w:rFonts w:ascii="Calibri" w:hAnsi="Calibri" w:cs="Calibri"/>
                <w:color w:val="000000"/>
                <w:sz w:val="18"/>
                <w:szCs w:val="18"/>
              </w:rPr>
              <w:t>DSBA02</w:t>
            </w:r>
          </w:p>
          <w:p w14:paraId="3466CB02" w14:textId="5C3EEBB9" w:rsidR="00443672" w:rsidRPr="00606347" w:rsidRDefault="00443672" w:rsidP="00443672">
            <w:pPr>
              <w:rPr>
                <w:color w:val="000000"/>
                <w:sz w:val="18"/>
                <w:szCs w:val="18"/>
              </w:rPr>
            </w:pPr>
            <w:r w:rsidRPr="00F46EEB">
              <w:rPr>
                <w:rFonts w:ascii="Calibri" w:hAnsi="Calibri" w:cs="Calibri"/>
                <w:color w:val="000000"/>
                <w:sz w:val="18"/>
                <w:szCs w:val="18"/>
              </w:rPr>
              <w:t>Operationalise fuzzy concepts to enable key performance indicators measurement to validate the business analysis, identify and assess potential challenges</w:t>
            </w:r>
          </w:p>
        </w:tc>
        <w:tc>
          <w:tcPr>
            <w:tcW w:w="1941" w:type="dxa"/>
            <w:tcBorders>
              <w:top w:val="nil"/>
              <w:left w:val="nil"/>
              <w:bottom w:val="single" w:sz="4" w:space="0" w:color="auto"/>
              <w:right w:val="single" w:sz="4" w:space="0" w:color="auto"/>
            </w:tcBorders>
            <w:shd w:val="clear" w:color="auto" w:fill="auto"/>
            <w:noWrap/>
          </w:tcPr>
          <w:p w14:paraId="6686EE2E" w14:textId="77777777" w:rsidR="00443672" w:rsidRPr="00606347" w:rsidRDefault="00443672" w:rsidP="00443672">
            <w:pPr>
              <w:rPr>
                <w:color w:val="000000"/>
                <w:sz w:val="18"/>
                <w:szCs w:val="18"/>
              </w:rPr>
            </w:pPr>
            <w:r w:rsidRPr="00606347">
              <w:rPr>
                <w:color w:val="000000"/>
                <w:sz w:val="18"/>
                <w:szCs w:val="18"/>
              </w:rPr>
              <w:t>Match data to specification of services.</w:t>
            </w:r>
          </w:p>
        </w:tc>
        <w:tc>
          <w:tcPr>
            <w:tcW w:w="1985" w:type="dxa"/>
            <w:tcBorders>
              <w:top w:val="nil"/>
              <w:left w:val="nil"/>
              <w:bottom w:val="single" w:sz="4" w:space="0" w:color="auto"/>
              <w:right w:val="single" w:sz="4" w:space="0" w:color="auto"/>
            </w:tcBorders>
            <w:shd w:val="clear" w:color="auto" w:fill="auto"/>
            <w:noWrap/>
          </w:tcPr>
          <w:p w14:paraId="616C4E79" w14:textId="77777777" w:rsidR="00443672" w:rsidRPr="00606347" w:rsidRDefault="00443672" w:rsidP="00443672">
            <w:pPr>
              <w:rPr>
                <w:color w:val="000000"/>
                <w:sz w:val="18"/>
                <w:szCs w:val="18"/>
              </w:rPr>
            </w:pPr>
            <w:r w:rsidRPr="00606347">
              <w:rPr>
                <w:color w:val="000000"/>
                <w:sz w:val="18"/>
                <w:szCs w:val="18"/>
              </w:rPr>
              <w:t>Analyze services to develop data specification.</w:t>
            </w:r>
          </w:p>
        </w:tc>
        <w:tc>
          <w:tcPr>
            <w:tcW w:w="2070" w:type="dxa"/>
            <w:tcBorders>
              <w:top w:val="nil"/>
              <w:left w:val="nil"/>
              <w:bottom w:val="single" w:sz="4" w:space="0" w:color="auto"/>
              <w:right w:val="single" w:sz="4" w:space="0" w:color="auto"/>
            </w:tcBorders>
            <w:shd w:val="clear" w:color="auto" w:fill="auto"/>
            <w:noWrap/>
          </w:tcPr>
          <w:p w14:paraId="130B6A27" w14:textId="77777777" w:rsidR="00443672" w:rsidRPr="00606347" w:rsidRDefault="00443672" w:rsidP="00443672">
            <w:pPr>
              <w:rPr>
                <w:color w:val="000000"/>
                <w:sz w:val="18"/>
                <w:szCs w:val="18"/>
              </w:rPr>
            </w:pPr>
            <w:r w:rsidRPr="00606347">
              <w:rPr>
                <w:color w:val="000000"/>
                <w:sz w:val="18"/>
                <w:szCs w:val="18"/>
              </w:rPr>
              <w:t>Assess and improve use of data in services.</w:t>
            </w:r>
          </w:p>
        </w:tc>
      </w:tr>
      <w:tr w:rsidR="00443672" w:rsidRPr="00606347" w14:paraId="45025F26" w14:textId="77777777" w:rsidTr="00C363D8">
        <w:trPr>
          <w:trHeight w:val="828"/>
        </w:trPr>
        <w:tc>
          <w:tcPr>
            <w:tcW w:w="730" w:type="dxa"/>
            <w:tcBorders>
              <w:top w:val="nil"/>
              <w:left w:val="single" w:sz="4" w:space="0" w:color="auto"/>
              <w:bottom w:val="single" w:sz="4" w:space="0" w:color="auto"/>
              <w:right w:val="single" w:sz="4" w:space="0" w:color="auto"/>
            </w:tcBorders>
            <w:shd w:val="clear" w:color="auto" w:fill="auto"/>
            <w:hideMark/>
          </w:tcPr>
          <w:p w14:paraId="27B3D083" w14:textId="77777777" w:rsidR="00443672" w:rsidRPr="00606347" w:rsidRDefault="00443672" w:rsidP="00443672">
            <w:pPr>
              <w:rPr>
                <w:color w:val="000000"/>
                <w:sz w:val="18"/>
                <w:szCs w:val="18"/>
              </w:rPr>
            </w:pPr>
            <w:r w:rsidRPr="00606347">
              <w:rPr>
                <w:color w:val="000000"/>
                <w:sz w:val="18"/>
                <w:szCs w:val="18"/>
              </w:rPr>
              <w:t>LO5.03</w:t>
            </w:r>
          </w:p>
        </w:tc>
        <w:tc>
          <w:tcPr>
            <w:tcW w:w="2464" w:type="dxa"/>
            <w:tcBorders>
              <w:top w:val="nil"/>
              <w:left w:val="nil"/>
              <w:bottom w:val="single" w:sz="4" w:space="0" w:color="auto"/>
              <w:right w:val="single" w:sz="4" w:space="0" w:color="auto"/>
            </w:tcBorders>
            <w:shd w:val="clear" w:color="auto" w:fill="auto"/>
            <w:hideMark/>
          </w:tcPr>
          <w:p w14:paraId="347DC84A" w14:textId="77777777" w:rsidR="00443672" w:rsidRPr="00F90B3A" w:rsidRDefault="00443672" w:rsidP="00443672">
            <w:pPr>
              <w:rPr>
                <w:rFonts w:ascii="Calibri" w:hAnsi="Calibri" w:cs="Calibri"/>
                <w:color w:val="000000"/>
                <w:sz w:val="18"/>
                <w:szCs w:val="18"/>
              </w:rPr>
            </w:pPr>
            <w:r w:rsidRPr="00F46EEB">
              <w:rPr>
                <w:rFonts w:ascii="Calibri" w:hAnsi="Calibri" w:cs="Calibri"/>
                <w:color w:val="000000"/>
                <w:sz w:val="18"/>
                <w:szCs w:val="18"/>
              </w:rPr>
              <w:t>DSBA03</w:t>
            </w:r>
          </w:p>
          <w:p w14:paraId="3853067C" w14:textId="5879A083" w:rsidR="00443672" w:rsidRPr="00606347" w:rsidRDefault="00443672" w:rsidP="00443672">
            <w:pPr>
              <w:rPr>
                <w:color w:val="000000"/>
                <w:sz w:val="18"/>
                <w:szCs w:val="18"/>
              </w:rPr>
            </w:pPr>
            <w:r w:rsidRPr="00F46EEB">
              <w:rPr>
                <w:rFonts w:ascii="Calibri" w:hAnsi="Calibri" w:cs="Calibri"/>
                <w:color w:val="000000"/>
                <w:sz w:val="18"/>
                <w:szCs w:val="18"/>
              </w:rPr>
              <w:t>Deliver business focused analysis using appropriate BA/BI methods and tools, identify business impact from trends; make business case as a result of organisational data analysis and identified trends</w:t>
            </w:r>
          </w:p>
        </w:tc>
        <w:tc>
          <w:tcPr>
            <w:tcW w:w="1941" w:type="dxa"/>
            <w:tcBorders>
              <w:top w:val="nil"/>
              <w:left w:val="nil"/>
              <w:bottom w:val="single" w:sz="4" w:space="0" w:color="auto"/>
              <w:right w:val="single" w:sz="4" w:space="0" w:color="auto"/>
            </w:tcBorders>
            <w:shd w:val="clear" w:color="auto" w:fill="auto"/>
            <w:noWrap/>
          </w:tcPr>
          <w:p w14:paraId="642C952B" w14:textId="77777777" w:rsidR="00443672" w:rsidRPr="00606347" w:rsidRDefault="00443672" w:rsidP="00443672">
            <w:pPr>
              <w:rPr>
                <w:color w:val="000000"/>
                <w:sz w:val="18"/>
                <w:szCs w:val="18"/>
              </w:rPr>
            </w:pPr>
            <w:r w:rsidRPr="00606347">
              <w:rPr>
                <w:color w:val="000000"/>
                <w:sz w:val="18"/>
                <w:szCs w:val="18"/>
              </w:rPr>
              <w:t>Identify appropriate actions for management and organizational decisions.</w:t>
            </w:r>
          </w:p>
        </w:tc>
        <w:tc>
          <w:tcPr>
            <w:tcW w:w="1985" w:type="dxa"/>
            <w:tcBorders>
              <w:top w:val="nil"/>
              <w:left w:val="nil"/>
              <w:bottom w:val="single" w:sz="4" w:space="0" w:color="auto"/>
              <w:right w:val="single" w:sz="4" w:space="0" w:color="auto"/>
            </w:tcBorders>
            <w:shd w:val="clear" w:color="auto" w:fill="auto"/>
            <w:noWrap/>
          </w:tcPr>
          <w:p w14:paraId="1D636F76" w14:textId="77777777" w:rsidR="00443672" w:rsidRPr="00606347" w:rsidRDefault="00443672" w:rsidP="00443672">
            <w:pPr>
              <w:rPr>
                <w:color w:val="000000"/>
                <w:sz w:val="18"/>
                <w:szCs w:val="18"/>
              </w:rPr>
            </w:pPr>
            <w:r w:rsidRPr="00606347">
              <w:rPr>
                <w:color w:val="000000"/>
                <w:sz w:val="18"/>
                <w:szCs w:val="18"/>
              </w:rPr>
              <w:t>Identify critical points which influence development of organizational objectives.</w:t>
            </w:r>
          </w:p>
        </w:tc>
        <w:tc>
          <w:tcPr>
            <w:tcW w:w="2070" w:type="dxa"/>
            <w:tcBorders>
              <w:top w:val="nil"/>
              <w:left w:val="nil"/>
              <w:bottom w:val="single" w:sz="4" w:space="0" w:color="auto"/>
              <w:right w:val="single" w:sz="4" w:space="0" w:color="auto"/>
            </w:tcBorders>
            <w:shd w:val="clear" w:color="auto" w:fill="auto"/>
            <w:noWrap/>
          </w:tcPr>
          <w:p w14:paraId="0AB7B75F" w14:textId="77777777" w:rsidR="00443672" w:rsidRPr="00606347" w:rsidRDefault="00443672" w:rsidP="00443672">
            <w:pPr>
              <w:rPr>
                <w:color w:val="000000"/>
                <w:sz w:val="18"/>
                <w:szCs w:val="18"/>
              </w:rPr>
            </w:pPr>
            <w:r w:rsidRPr="00606347">
              <w:rPr>
                <w:color w:val="000000"/>
                <w:sz w:val="18"/>
                <w:szCs w:val="18"/>
              </w:rPr>
              <w:t>Recommend strategies that optimize the development of organizational objectives.</w:t>
            </w:r>
          </w:p>
        </w:tc>
      </w:tr>
      <w:tr w:rsidR="00443672" w:rsidRPr="00606347" w14:paraId="1E11EAEC" w14:textId="77777777" w:rsidTr="00C363D8">
        <w:trPr>
          <w:trHeight w:val="864"/>
        </w:trPr>
        <w:tc>
          <w:tcPr>
            <w:tcW w:w="730" w:type="dxa"/>
            <w:tcBorders>
              <w:top w:val="nil"/>
              <w:left w:val="single" w:sz="4" w:space="0" w:color="auto"/>
              <w:bottom w:val="single" w:sz="4" w:space="0" w:color="auto"/>
              <w:right w:val="single" w:sz="4" w:space="0" w:color="auto"/>
            </w:tcBorders>
            <w:shd w:val="clear" w:color="auto" w:fill="auto"/>
            <w:hideMark/>
          </w:tcPr>
          <w:p w14:paraId="07091205" w14:textId="77777777" w:rsidR="00443672" w:rsidRPr="00606347" w:rsidRDefault="00443672" w:rsidP="00443672">
            <w:pPr>
              <w:rPr>
                <w:color w:val="000000"/>
                <w:sz w:val="18"/>
                <w:szCs w:val="18"/>
              </w:rPr>
            </w:pPr>
            <w:r w:rsidRPr="00606347">
              <w:rPr>
                <w:color w:val="000000"/>
                <w:sz w:val="18"/>
                <w:szCs w:val="18"/>
              </w:rPr>
              <w:t>LO5.04</w:t>
            </w:r>
          </w:p>
        </w:tc>
        <w:tc>
          <w:tcPr>
            <w:tcW w:w="2464" w:type="dxa"/>
            <w:tcBorders>
              <w:top w:val="nil"/>
              <w:left w:val="nil"/>
              <w:bottom w:val="single" w:sz="4" w:space="0" w:color="auto"/>
              <w:right w:val="single" w:sz="4" w:space="0" w:color="auto"/>
            </w:tcBorders>
            <w:shd w:val="clear" w:color="auto" w:fill="auto"/>
            <w:hideMark/>
          </w:tcPr>
          <w:p w14:paraId="6EB00FC1" w14:textId="77777777" w:rsidR="00443672" w:rsidRPr="00F90B3A" w:rsidRDefault="00443672" w:rsidP="00443672">
            <w:pPr>
              <w:rPr>
                <w:rFonts w:ascii="Calibri" w:hAnsi="Calibri" w:cs="Calibri"/>
                <w:color w:val="000000"/>
                <w:sz w:val="18"/>
                <w:szCs w:val="18"/>
              </w:rPr>
            </w:pPr>
            <w:r w:rsidRPr="00F46EEB">
              <w:rPr>
                <w:rFonts w:ascii="Calibri" w:hAnsi="Calibri" w:cs="Calibri"/>
                <w:color w:val="000000"/>
                <w:sz w:val="18"/>
                <w:szCs w:val="18"/>
              </w:rPr>
              <w:t>DSBA04</w:t>
            </w:r>
          </w:p>
          <w:p w14:paraId="0204FBCC" w14:textId="7359544C" w:rsidR="00443672" w:rsidRPr="00606347" w:rsidRDefault="00443672" w:rsidP="00443672">
            <w:pPr>
              <w:rPr>
                <w:color w:val="000000"/>
                <w:sz w:val="18"/>
                <w:szCs w:val="18"/>
              </w:rPr>
            </w:pPr>
            <w:r w:rsidRPr="00F46EEB">
              <w:rPr>
                <w:rFonts w:ascii="Calibri" w:hAnsi="Calibri" w:cs="Calibri"/>
                <w:color w:val="000000"/>
                <w:sz w:val="18"/>
                <w:szCs w:val="18"/>
              </w:rPr>
              <w:t>Analyse opportunity and suggest use of historical data available at organisation for organizational processes optimization</w:t>
            </w:r>
          </w:p>
        </w:tc>
        <w:tc>
          <w:tcPr>
            <w:tcW w:w="1941" w:type="dxa"/>
            <w:tcBorders>
              <w:top w:val="nil"/>
              <w:left w:val="nil"/>
              <w:bottom w:val="single" w:sz="4" w:space="0" w:color="auto"/>
              <w:right w:val="single" w:sz="4" w:space="0" w:color="auto"/>
            </w:tcBorders>
            <w:shd w:val="clear" w:color="auto" w:fill="auto"/>
            <w:noWrap/>
          </w:tcPr>
          <w:p w14:paraId="143C7A82" w14:textId="77777777" w:rsidR="00443672" w:rsidRPr="00606347" w:rsidRDefault="00443672" w:rsidP="00443672">
            <w:pPr>
              <w:rPr>
                <w:color w:val="000000"/>
                <w:sz w:val="18"/>
                <w:szCs w:val="18"/>
              </w:rPr>
            </w:pPr>
            <w:r w:rsidRPr="00606347">
              <w:rPr>
                <w:color w:val="000000"/>
                <w:sz w:val="18"/>
                <w:szCs w:val="18"/>
              </w:rPr>
              <w:t>Operate data support services for other organizational roles.</w:t>
            </w:r>
          </w:p>
        </w:tc>
        <w:tc>
          <w:tcPr>
            <w:tcW w:w="1985" w:type="dxa"/>
            <w:tcBorders>
              <w:top w:val="nil"/>
              <w:left w:val="nil"/>
              <w:bottom w:val="single" w:sz="4" w:space="0" w:color="auto"/>
              <w:right w:val="single" w:sz="4" w:space="0" w:color="auto"/>
            </w:tcBorders>
            <w:shd w:val="clear" w:color="auto" w:fill="auto"/>
            <w:noWrap/>
          </w:tcPr>
          <w:p w14:paraId="6F3485F2" w14:textId="77777777" w:rsidR="00443672" w:rsidRPr="00606347" w:rsidRDefault="00443672" w:rsidP="00443672">
            <w:pPr>
              <w:rPr>
                <w:color w:val="000000"/>
                <w:sz w:val="18"/>
                <w:szCs w:val="18"/>
              </w:rPr>
            </w:pPr>
            <w:r w:rsidRPr="00606347">
              <w:rPr>
                <w:color w:val="000000"/>
                <w:sz w:val="18"/>
                <w:szCs w:val="18"/>
              </w:rPr>
              <w:t>Develop data support services for other organizational roles.</w:t>
            </w:r>
          </w:p>
        </w:tc>
        <w:tc>
          <w:tcPr>
            <w:tcW w:w="2070" w:type="dxa"/>
            <w:tcBorders>
              <w:top w:val="nil"/>
              <w:left w:val="nil"/>
              <w:bottom w:val="single" w:sz="4" w:space="0" w:color="auto"/>
              <w:right w:val="single" w:sz="4" w:space="0" w:color="auto"/>
            </w:tcBorders>
            <w:shd w:val="clear" w:color="auto" w:fill="auto"/>
            <w:noWrap/>
          </w:tcPr>
          <w:p w14:paraId="4D039903" w14:textId="77777777" w:rsidR="00443672" w:rsidRPr="00606347" w:rsidRDefault="00443672" w:rsidP="00443672">
            <w:pPr>
              <w:rPr>
                <w:color w:val="000000"/>
                <w:sz w:val="18"/>
                <w:szCs w:val="18"/>
              </w:rPr>
            </w:pPr>
            <w:r w:rsidRPr="00606347">
              <w:rPr>
                <w:color w:val="000000"/>
                <w:sz w:val="18"/>
                <w:szCs w:val="18"/>
              </w:rPr>
              <w:t>Optimize data support services for other organizational roles.</w:t>
            </w:r>
          </w:p>
        </w:tc>
      </w:tr>
      <w:tr w:rsidR="00443672" w:rsidRPr="00606347" w14:paraId="5D838B2C" w14:textId="77777777" w:rsidTr="00C363D8">
        <w:trPr>
          <w:trHeight w:val="636"/>
        </w:trPr>
        <w:tc>
          <w:tcPr>
            <w:tcW w:w="730" w:type="dxa"/>
            <w:tcBorders>
              <w:top w:val="nil"/>
              <w:left w:val="single" w:sz="4" w:space="0" w:color="auto"/>
              <w:bottom w:val="single" w:sz="4" w:space="0" w:color="auto"/>
              <w:right w:val="single" w:sz="4" w:space="0" w:color="auto"/>
            </w:tcBorders>
            <w:shd w:val="clear" w:color="auto" w:fill="auto"/>
            <w:hideMark/>
          </w:tcPr>
          <w:p w14:paraId="306E299D" w14:textId="77777777" w:rsidR="00443672" w:rsidRPr="00606347" w:rsidRDefault="00443672" w:rsidP="00443672">
            <w:pPr>
              <w:rPr>
                <w:color w:val="000000"/>
                <w:sz w:val="18"/>
                <w:szCs w:val="18"/>
              </w:rPr>
            </w:pPr>
            <w:r w:rsidRPr="00606347">
              <w:rPr>
                <w:color w:val="000000"/>
                <w:sz w:val="18"/>
                <w:szCs w:val="18"/>
              </w:rPr>
              <w:t>LO5.05</w:t>
            </w:r>
          </w:p>
        </w:tc>
        <w:tc>
          <w:tcPr>
            <w:tcW w:w="2464" w:type="dxa"/>
            <w:tcBorders>
              <w:top w:val="nil"/>
              <w:left w:val="nil"/>
              <w:bottom w:val="single" w:sz="4" w:space="0" w:color="auto"/>
              <w:right w:val="single" w:sz="4" w:space="0" w:color="auto"/>
            </w:tcBorders>
            <w:shd w:val="clear" w:color="auto" w:fill="auto"/>
            <w:hideMark/>
          </w:tcPr>
          <w:p w14:paraId="425F629E" w14:textId="77777777" w:rsidR="00443672" w:rsidRPr="00F90B3A" w:rsidRDefault="00443672" w:rsidP="00443672">
            <w:pPr>
              <w:rPr>
                <w:rFonts w:ascii="Calibri" w:hAnsi="Calibri" w:cs="Calibri"/>
                <w:color w:val="000000"/>
                <w:sz w:val="18"/>
                <w:szCs w:val="18"/>
              </w:rPr>
            </w:pPr>
            <w:r w:rsidRPr="00F46EEB">
              <w:rPr>
                <w:rFonts w:ascii="Calibri" w:hAnsi="Calibri" w:cs="Calibri"/>
                <w:color w:val="000000"/>
                <w:sz w:val="18"/>
                <w:szCs w:val="18"/>
              </w:rPr>
              <w:t>DSBA05</w:t>
            </w:r>
          </w:p>
          <w:p w14:paraId="0D3F49A0" w14:textId="741BE45A" w:rsidR="00443672" w:rsidRPr="00606347" w:rsidRDefault="00443672" w:rsidP="00443672">
            <w:pPr>
              <w:rPr>
                <w:color w:val="000000"/>
                <w:sz w:val="18"/>
                <w:szCs w:val="18"/>
              </w:rPr>
            </w:pPr>
            <w:r w:rsidRPr="00F46EEB">
              <w:rPr>
                <w:rFonts w:ascii="Calibri" w:hAnsi="Calibri" w:cs="Calibri"/>
                <w:color w:val="000000"/>
                <w:sz w:val="18"/>
                <w:szCs w:val="18"/>
              </w:rPr>
              <w:t>Analyse customer relations data to optimise/</w:t>
            </w:r>
            <w:r w:rsidR="001939C9" w:rsidRPr="00F46EEB">
              <w:rPr>
                <w:rFonts w:ascii="Calibri" w:hAnsi="Calibri" w:cs="Calibri"/>
                <w:color w:val="000000"/>
                <w:sz w:val="18"/>
                <w:szCs w:val="18"/>
              </w:rPr>
              <w:t>improve interacting</w:t>
            </w:r>
            <w:r w:rsidRPr="00F46EEB">
              <w:rPr>
                <w:rFonts w:ascii="Calibri" w:hAnsi="Calibri" w:cs="Calibri"/>
                <w:color w:val="000000"/>
                <w:sz w:val="18"/>
                <w:szCs w:val="18"/>
              </w:rPr>
              <w:t xml:space="preserve"> with the specific user groups or in the specific business sectors</w:t>
            </w:r>
          </w:p>
        </w:tc>
        <w:tc>
          <w:tcPr>
            <w:tcW w:w="1941" w:type="dxa"/>
            <w:tcBorders>
              <w:top w:val="nil"/>
              <w:left w:val="nil"/>
              <w:bottom w:val="single" w:sz="4" w:space="0" w:color="auto"/>
              <w:right w:val="single" w:sz="4" w:space="0" w:color="auto"/>
            </w:tcBorders>
            <w:shd w:val="clear" w:color="auto" w:fill="auto"/>
            <w:noWrap/>
          </w:tcPr>
          <w:p w14:paraId="4FF82D94" w14:textId="77777777" w:rsidR="00443672" w:rsidRPr="00606347" w:rsidRDefault="00443672" w:rsidP="00443672">
            <w:pPr>
              <w:rPr>
                <w:color w:val="000000"/>
                <w:sz w:val="18"/>
                <w:szCs w:val="18"/>
              </w:rPr>
            </w:pPr>
            <w:r w:rsidRPr="00606347">
              <w:rPr>
                <w:color w:val="000000"/>
                <w:sz w:val="18"/>
                <w:szCs w:val="18"/>
              </w:rPr>
              <w:t>Summarize customer data.</w:t>
            </w:r>
          </w:p>
        </w:tc>
        <w:tc>
          <w:tcPr>
            <w:tcW w:w="1985" w:type="dxa"/>
            <w:tcBorders>
              <w:top w:val="nil"/>
              <w:left w:val="nil"/>
              <w:bottom w:val="single" w:sz="4" w:space="0" w:color="auto"/>
              <w:right w:val="single" w:sz="4" w:space="0" w:color="auto"/>
            </w:tcBorders>
            <w:shd w:val="clear" w:color="auto" w:fill="auto"/>
            <w:noWrap/>
          </w:tcPr>
          <w:p w14:paraId="7EF97847" w14:textId="77777777" w:rsidR="00443672" w:rsidRPr="00606347" w:rsidRDefault="00443672" w:rsidP="00443672">
            <w:pPr>
              <w:rPr>
                <w:color w:val="000000"/>
                <w:sz w:val="18"/>
                <w:szCs w:val="18"/>
              </w:rPr>
            </w:pPr>
            <w:r w:rsidRPr="00606347">
              <w:rPr>
                <w:color w:val="000000"/>
                <w:sz w:val="18"/>
                <w:szCs w:val="18"/>
              </w:rPr>
              <w:t>Survey and visualize customer data.</w:t>
            </w:r>
          </w:p>
        </w:tc>
        <w:tc>
          <w:tcPr>
            <w:tcW w:w="2070" w:type="dxa"/>
            <w:tcBorders>
              <w:top w:val="nil"/>
              <w:left w:val="nil"/>
              <w:bottom w:val="single" w:sz="4" w:space="0" w:color="auto"/>
              <w:right w:val="single" w:sz="4" w:space="0" w:color="auto"/>
            </w:tcBorders>
            <w:shd w:val="clear" w:color="auto" w:fill="auto"/>
            <w:noWrap/>
          </w:tcPr>
          <w:p w14:paraId="4388431D" w14:textId="77777777" w:rsidR="00443672" w:rsidRPr="00606347" w:rsidRDefault="00443672" w:rsidP="00443672">
            <w:pPr>
              <w:rPr>
                <w:color w:val="000000"/>
                <w:sz w:val="18"/>
                <w:szCs w:val="18"/>
              </w:rPr>
            </w:pPr>
            <w:r w:rsidRPr="00606347">
              <w:rPr>
                <w:color w:val="000000"/>
                <w:sz w:val="18"/>
                <w:szCs w:val="18"/>
              </w:rPr>
              <w:t>Recommend actions based on data analysis to improve customer relations.</w:t>
            </w:r>
          </w:p>
        </w:tc>
      </w:tr>
      <w:tr w:rsidR="00443672" w:rsidRPr="00606347" w14:paraId="2A81B37F" w14:textId="77777777" w:rsidTr="00C363D8">
        <w:trPr>
          <w:trHeight w:val="636"/>
        </w:trPr>
        <w:tc>
          <w:tcPr>
            <w:tcW w:w="730" w:type="dxa"/>
            <w:tcBorders>
              <w:top w:val="nil"/>
              <w:left w:val="single" w:sz="4" w:space="0" w:color="auto"/>
              <w:bottom w:val="single" w:sz="4" w:space="0" w:color="auto"/>
              <w:right w:val="single" w:sz="4" w:space="0" w:color="auto"/>
            </w:tcBorders>
            <w:shd w:val="clear" w:color="auto" w:fill="auto"/>
          </w:tcPr>
          <w:p w14:paraId="6373FA01" w14:textId="799415CC" w:rsidR="00443672" w:rsidRPr="00606347" w:rsidRDefault="00443672" w:rsidP="00443672">
            <w:pPr>
              <w:rPr>
                <w:color w:val="000000"/>
                <w:sz w:val="18"/>
                <w:szCs w:val="18"/>
              </w:rPr>
            </w:pPr>
            <w:r>
              <w:rPr>
                <w:color w:val="000000"/>
                <w:sz w:val="18"/>
                <w:szCs w:val="18"/>
              </w:rPr>
              <w:t>LO5.05</w:t>
            </w:r>
          </w:p>
        </w:tc>
        <w:tc>
          <w:tcPr>
            <w:tcW w:w="2464" w:type="dxa"/>
            <w:tcBorders>
              <w:top w:val="nil"/>
              <w:left w:val="nil"/>
              <w:bottom w:val="single" w:sz="4" w:space="0" w:color="auto"/>
              <w:right w:val="single" w:sz="4" w:space="0" w:color="auto"/>
            </w:tcBorders>
            <w:shd w:val="clear" w:color="auto" w:fill="auto"/>
          </w:tcPr>
          <w:p w14:paraId="4CCFE740" w14:textId="77777777" w:rsidR="00443672" w:rsidRPr="00F90B3A" w:rsidRDefault="00443672" w:rsidP="00443672">
            <w:pPr>
              <w:rPr>
                <w:rFonts w:ascii="Calibri" w:hAnsi="Calibri" w:cs="Calibri"/>
                <w:color w:val="000000"/>
                <w:sz w:val="18"/>
                <w:szCs w:val="18"/>
              </w:rPr>
            </w:pPr>
            <w:r w:rsidRPr="00F46EEB">
              <w:rPr>
                <w:rFonts w:ascii="Calibri" w:hAnsi="Calibri" w:cs="Calibri"/>
                <w:color w:val="000000"/>
                <w:sz w:val="18"/>
                <w:szCs w:val="18"/>
              </w:rPr>
              <w:t>DSBA06</w:t>
            </w:r>
          </w:p>
          <w:p w14:paraId="734AE3BC" w14:textId="5EE77377" w:rsidR="00443672" w:rsidRPr="00F46EEB" w:rsidRDefault="00443672" w:rsidP="00443672">
            <w:pPr>
              <w:rPr>
                <w:rFonts w:ascii="Calibri" w:hAnsi="Calibri" w:cs="Calibri"/>
                <w:color w:val="000000"/>
                <w:sz w:val="18"/>
                <w:szCs w:val="18"/>
              </w:rPr>
            </w:pPr>
            <w:r w:rsidRPr="00F46EEB">
              <w:rPr>
                <w:rFonts w:ascii="Calibri" w:hAnsi="Calibri" w:cs="Calibri"/>
                <w:color w:val="000000"/>
                <w:sz w:val="18"/>
                <w:szCs w:val="18"/>
              </w:rPr>
              <w:t>Analyse multiple data sources for marketing purposes; identify effective marketing actions</w:t>
            </w:r>
          </w:p>
        </w:tc>
        <w:tc>
          <w:tcPr>
            <w:tcW w:w="1941" w:type="dxa"/>
            <w:tcBorders>
              <w:top w:val="nil"/>
              <w:left w:val="nil"/>
              <w:bottom w:val="single" w:sz="4" w:space="0" w:color="auto"/>
              <w:right w:val="single" w:sz="4" w:space="0" w:color="auto"/>
            </w:tcBorders>
            <w:shd w:val="clear" w:color="auto" w:fill="auto"/>
            <w:noWrap/>
          </w:tcPr>
          <w:p w14:paraId="1B0F884E" w14:textId="33557B21" w:rsidR="00443672" w:rsidRPr="00606347" w:rsidRDefault="00443672" w:rsidP="00443672">
            <w:pPr>
              <w:rPr>
                <w:color w:val="000000"/>
                <w:sz w:val="18"/>
                <w:szCs w:val="18"/>
              </w:rPr>
            </w:pPr>
            <w:r>
              <w:rPr>
                <w:color w:val="000000"/>
                <w:sz w:val="18"/>
                <w:szCs w:val="18"/>
              </w:rPr>
              <w:t>Access and use external open data and social network data.</w:t>
            </w:r>
          </w:p>
        </w:tc>
        <w:tc>
          <w:tcPr>
            <w:tcW w:w="1985" w:type="dxa"/>
            <w:tcBorders>
              <w:top w:val="nil"/>
              <w:left w:val="nil"/>
              <w:bottom w:val="single" w:sz="4" w:space="0" w:color="auto"/>
              <w:right w:val="single" w:sz="4" w:space="0" w:color="auto"/>
            </w:tcBorders>
            <w:shd w:val="clear" w:color="auto" w:fill="auto"/>
            <w:noWrap/>
          </w:tcPr>
          <w:p w14:paraId="3DECC61E" w14:textId="3A28C1D3" w:rsidR="00443672" w:rsidRPr="00606347" w:rsidRDefault="00443672" w:rsidP="00443672">
            <w:pPr>
              <w:rPr>
                <w:color w:val="000000"/>
                <w:sz w:val="18"/>
                <w:szCs w:val="18"/>
              </w:rPr>
            </w:pPr>
            <w:r>
              <w:rPr>
                <w:color w:val="000000"/>
                <w:sz w:val="18"/>
                <w:szCs w:val="18"/>
              </w:rPr>
              <w:t xml:space="preserve">Identify data that bring value to used analytics for marketing. Use cloud based solutions. </w:t>
            </w:r>
          </w:p>
        </w:tc>
        <w:tc>
          <w:tcPr>
            <w:tcW w:w="2070" w:type="dxa"/>
            <w:tcBorders>
              <w:top w:val="nil"/>
              <w:left w:val="nil"/>
              <w:bottom w:val="single" w:sz="4" w:space="0" w:color="auto"/>
              <w:right w:val="single" w:sz="4" w:space="0" w:color="auto"/>
            </w:tcBorders>
            <w:shd w:val="clear" w:color="auto" w:fill="auto"/>
            <w:noWrap/>
          </w:tcPr>
          <w:p w14:paraId="3F794610" w14:textId="35FFDB2D" w:rsidR="00443672" w:rsidRPr="00606347" w:rsidRDefault="00443672" w:rsidP="00443672">
            <w:pPr>
              <w:rPr>
                <w:color w:val="000000"/>
                <w:sz w:val="18"/>
                <w:szCs w:val="18"/>
              </w:rPr>
            </w:pPr>
            <w:r>
              <w:rPr>
                <w:color w:val="000000"/>
                <w:sz w:val="18"/>
                <w:szCs w:val="18"/>
              </w:rPr>
              <w:t>Suggest new marketing models based on existing and external data.</w:t>
            </w:r>
          </w:p>
        </w:tc>
      </w:tr>
    </w:tbl>
    <w:p w14:paraId="1A7EF672" w14:textId="77777777" w:rsidR="00C363D8" w:rsidRDefault="00C363D8" w:rsidP="00C363D8"/>
    <w:p w14:paraId="13C136A1" w14:textId="77777777" w:rsidR="00C363D8" w:rsidRPr="00606347" w:rsidRDefault="00C363D8" w:rsidP="00C363D8">
      <w:pPr>
        <w:pStyle w:val="Heading2"/>
        <w:jc w:val="both"/>
      </w:pPr>
      <w:bookmarkStart w:id="47" w:name="_Toc460413773"/>
      <w:bookmarkStart w:id="48" w:name="_Toc487818140"/>
      <w:r w:rsidRPr="00606347">
        <w:t xml:space="preserve">Definition of </w:t>
      </w:r>
      <w:r>
        <w:t>MC-DS</w:t>
      </w:r>
      <w:r w:rsidRPr="00606347">
        <w:t xml:space="preserve"> Learning Units</w:t>
      </w:r>
      <w:bookmarkEnd w:id="47"/>
      <w:bookmarkEnd w:id="48"/>
    </w:p>
    <w:p w14:paraId="3DE73949" w14:textId="18107D59" w:rsidR="00EA4373" w:rsidRPr="00606347" w:rsidRDefault="00EA4373" w:rsidP="00EA4373">
      <w:r w:rsidRPr="00606347">
        <w:t xml:space="preserve">The </w:t>
      </w:r>
      <w:r w:rsidR="00443672">
        <w:t xml:space="preserve">MC-DS </w:t>
      </w:r>
      <w:r w:rsidRPr="00606347">
        <w:t xml:space="preserve">Learning Units (LU) or courses </w:t>
      </w:r>
      <w:r w:rsidR="00443672">
        <w:t xml:space="preserve">can be defined based on </w:t>
      </w:r>
      <w:r w:rsidRPr="00606347">
        <w:t>the Knowledge Areas Groups and Knowledge Units defined in the DS-BoK</w:t>
      </w:r>
      <w:r w:rsidR="00267061">
        <w:t xml:space="preserve"> (refer to DS-BoK [2] or excerption in Appendix C of the current document)</w:t>
      </w:r>
      <w:r w:rsidRPr="00606347">
        <w:t xml:space="preserve">. </w:t>
      </w:r>
      <w:r w:rsidR="008714C3">
        <w:t xml:space="preserve">The following Section 5 provides example defining courses or modules related to </w:t>
      </w:r>
      <w:r w:rsidR="009C0FDA">
        <w:t xml:space="preserve">the </w:t>
      </w:r>
      <w:r w:rsidR="00CD2014">
        <w:t xml:space="preserve">DS-BoK Knowledge Area Group on Data Science and Analytics </w:t>
      </w:r>
      <w:r w:rsidR="008714C3">
        <w:t xml:space="preserve">KAG1-DSDA and </w:t>
      </w:r>
      <w:r w:rsidR="00CD2014">
        <w:t xml:space="preserve">Knowledge Area Group on Data Science Engineering </w:t>
      </w:r>
      <w:r w:rsidR="008714C3">
        <w:t>KAG2-DSENG</w:t>
      </w:r>
      <w:r w:rsidR="00CD2014">
        <w:rPr>
          <w:rStyle w:val="FootnoteReference"/>
        </w:rPr>
        <w:footnoteReference w:id="6"/>
      </w:r>
      <w:r w:rsidR="008714C3">
        <w:t xml:space="preserve">. </w:t>
      </w:r>
      <w:r w:rsidRPr="00606347">
        <w:t xml:space="preserve">The </w:t>
      </w:r>
      <w:r w:rsidR="008714C3">
        <w:t xml:space="preserve">individual </w:t>
      </w:r>
      <w:r w:rsidR="00CD2014">
        <w:t xml:space="preserve">learning </w:t>
      </w:r>
      <w:r w:rsidRPr="00606347">
        <w:t xml:space="preserve">units or courses are defined in accordance with the existing classification of academic disciplines, in </w:t>
      </w:r>
      <w:r w:rsidR="008714C3">
        <w:t xml:space="preserve">particular, </w:t>
      </w:r>
      <w:r w:rsidRPr="00606347">
        <w:t>the ACM Classification Computer Science (2012) [</w:t>
      </w:r>
      <w:r>
        <w:t>12</w:t>
      </w:r>
      <w:r w:rsidRPr="00606347">
        <w:t xml:space="preserve">] and </w:t>
      </w:r>
      <w:r w:rsidR="00CD2014">
        <w:t>are</w:t>
      </w:r>
      <w:r w:rsidR="00CD2014" w:rsidRPr="00606347">
        <w:t xml:space="preserve"> </w:t>
      </w:r>
      <w:r w:rsidRPr="00606347">
        <w:t xml:space="preserve">verified with the existing offered courses </w:t>
      </w:r>
      <w:r>
        <w:t>at</w:t>
      </w:r>
      <w:r w:rsidRPr="00606347">
        <w:t xml:space="preserve"> universities.</w:t>
      </w:r>
    </w:p>
    <w:p w14:paraId="6A8D7551" w14:textId="77777777" w:rsidR="00EA4373" w:rsidRPr="00606347" w:rsidRDefault="00EA4373" w:rsidP="00EA4373"/>
    <w:p w14:paraId="4FDA8F6C" w14:textId="77777777" w:rsidR="00EA4373" w:rsidRPr="00606347" w:rsidRDefault="00EA4373" w:rsidP="00EA4373">
      <w:r w:rsidRPr="00606347">
        <w:t xml:space="preserve">The proposed LUs are grouped according to CCS2012 classification or DS-BoK knowledge groups/units that can be used as a context information for future Data Science curricula development, modification or enhancement with the linked courses and disciplines. </w:t>
      </w:r>
    </w:p>
    <w:p w14:paraId="0EBD0AC3" w14:textId="77777777" w:rsidR="00EA4373" w:rsidRPr="00606347" w:rsidRDefault="00EA4373" w:rsidP="00EA4373"/>
    <w:p w14:paraId="72E367B6" w14:textId="48C28A7C" w:rsidR="00EA4373" w:rsidRPr="00606347" w:rsidRDefault="00EA4373" w:rsidP="00EA4373">
      <w:r w:rsidRPr="00606347">
        <w:t>The further development will in</w:t>
      </w:r>
      <w:r w:rsidR="008714C3">
        <w:t xml:space="preserve">tend to provide flexible </w:t>
      </w:r>
      <w:r w:rsidRPr="00606347">
        <w:t>mapping between Learning Outcomes including proficiency or mastery level, competences related to professional profiles, and knowledge</w:t>
      </w:r>
      <w:r w:rsidR="008714C3">
        <w:t xml:space="preserve"> units, however this will require wider involvements of subject matter experts and practitioners</w:t>
      </w:r>
      <w:r w:rsidRPr="00606347">
        <w:t>. This will allow constructing a customi</w:t>
      </w:r>
      <w:r>
        <w:t>z</w:t>
      </w:r>
      <w:r w:rsidRPr="00606347">
        <w:t>ed MC-DS curriculum for individual lea</w:t>
      </w:r>
      <w:r>
        <w:t>rner groups or organiz</w:t>
      </w:r>
      <w:r w:rsidRPr="00606347">
        <w:t>ational needs.</w:t>
      </w:r>
    </w:p>
    <w:p w14:paraId="190EA389" w14:textId="77777777" w:rsidR="00EA4373" w:rsidRPr="00606347" w:rsidRDefault="00EA4373" w:rsidP="00EA4373"/>
    <w:p w14:paraId="61A48054" w14:textId="72BA1045" w:rsidR="00EA4373" w:rsidRPr="00606347" w:rsidRDefault="00EA4373" w:rsidP="00EA4373">
      <w:r w:rsidRPr="00606347">
        <w:t xml:space="preserve">The fully defined MC-DS will be linked to other components of the EDISON Data Science Framework such as educational materials inventory, certification scheme and services, and </w:t>
      </w:r>
      <w:r>
        <w:t>EDISON Online Educational Environment (EOEE)</w:t>
      </w:r>
      <w:r w:rsidRPr="00606347">
        <w:t>.</w:t>
      </w:r>
    </w:p>
    <w:p w14:paraId="55555A90" w14:textId="77777777" w:rsidR="00C363D8" w:rsidRPr="00606347" w:rsidRDefault="00C363D8" w:rsidP="00C363D8"/>
    <w:p w14:paraId="136AB15F" w14:textId="77777777" w:rsidR="00D02A6C" w:rsidRPr="000F43AB" w:rsidRDefault="00D02A6C" w:rsidP="00D02A6C">
      <w:pPr>
        <w:pStyle w:val="Heading1"/>
        <w:jc w:val="both"/>
        <w:rPr>
          <w:lang w:val="en-GB"/>
        </w:rPr>
      </w:pPr>
      <w:bookmarkStart w:id="49" w:name="_Toc486574341"/>
      <w:bookmarkStart w:id="50" w:name="_Toc486810955"/>
      <w:bookmarkStart w:id="51" w:name="_Toc487818141"/>
      <w:r w:rsidRPr="000F43AB">
        <w:rPr>
          <w:lang w:val="en-GB"/>
        </w:rPr>
        <w:t>Data Science Model Curriculum (MC-DS)</w:t>
      </w:r>
      <w:bookmarkEnd w:id="49"/>
      <w:bookmarkEnd w:id="50"/>
      <w:bookmarkEnd w:id="51"/>
    </w:p>
    <w:p w14:paraId="7F234B5F" w14:textId="77777777" w:rsidR="00D02A6C" w:rsidRDefault="00D02A6C" w:rsidP="00D02A6C">
      <w:r w:rsidRPr="0018261E">
        <w:rPr>
          <w:lang w:val="en-GB"/>
        </w:rPr>
        <w:t xml:space="preserve">The proposed MC-DS intends to provide guidance to universities and training organisations in the construction of Data Science programmes and individual courses selection that are balanced according to </w:t>
      </w:r>
      <w:r>
        <w:rPr>
          <w:lang w:val="en-GB"/>
        </w:rPr>
        <w:t xml:space="preserve">the </w:t>
      </w:r>
      <w:r w:rsidRPr="0018261E">
        <w:rPr>
          <w:lang w:val="en-GB"/>
        </w:rPr>
        <w:t>requirements elicited from the research and industry domains. MC-DS can be used for assessment and improvement of existing Data Science programmes with respect to the knowledge areas and competence groups that are associated with specific professional profiles. When coupled with individual or group competence benchmarking, MC-DS can also be used for building individual training curricula and professional (self/up</w:t>
      </w:r>
      <w:r>
        <w:rPr>
          <w:lang w:val="en-GB"/>
        </w:rPr>
        <w:t>/re-</w:t>
      </w:r>
      <w:r w:rsidRPr="0018261E">
        <w:rPr>
          <w:lang w:val="en-GB"/>
        </w:rPr>
        <w:t>) skilling for effective career management.</w:t>
      </w:r>
    </w:p>
    <w:p w14:paraId="080F6EC1" w14:textId="77777777" w:rsidR="00D02A6C" w:rsidRDefault="00D02A6C" w:rsidP="00D02A6C"/>
    <w:p w14:paraId="5318A3AD" w14:textId="77777777" w:rsidR="00D02A6C" w:rsidRDefault="00D02A6C" w:rsidP="00D02A6C">
      <w:r w:rsidRPr="00E56B98">
        <w:t xml:space="preserve">MC-DS follows </w:t>
      </w:r>
      <w:r>
        <w:t>the</w:t>
      </w:r>
      <w:r w:rsidRPr="00E56B98">
        <w:t xml:space="preserve"> competence-based curriculum design approach grounded in the Data Science competences defined in CF-DS and correspondingly defined Learning Outcomes (LO). The DS-BoK provides a basis for structuring the proposed MC-DS by Knowledge Area Groups (KAG) </w:t>
      </w:r>
      <w:r>
        <w:t xml:space="preserve">and Knowledge Areas (KA) </w:t>
      </w:r>
      <w:r w:rsidRPr="00E56B98">
        <w:t>defined in correspondence with the CF-DS competence groups</w:t>
      </w:r>
      <w:r>
        <w:t xml:space="preserve"> and individual competences</w:t>
      </w:r>
      <w:r w:rsidRPr="00E56B98">
        <w:t>.</w:t>
      </w:r>
      <w:r>
        <w:t xml:space="preserve"> </w:t>
      </w:r>
      <w:r w:rsidRPr="0018261E">
        <w:t>MC-DS</w:t>
      </w:r>
      <w:r>
        <w:t xml:space="preserve"> design supports design of programs and courses that make use of best educational practices, such as Constructive Alignment, Problem- and Project-based Learning, Bloom’s Taxonomy. </w:t>
      </w:r>
    </w:p>
    <w:p w14:paraId="734BFB36" w14:textId="77777777" w:rsidR="00D02A6C" w:rsidRDefault="00D02A6C" w:rsidP="00D02A6C"/>
    <w:p w14:paraId="44F13EE1" w14:textId="75F2CA28" w:rsidR="00D02A6C" w:rsidRPr="0018261E" w:rsidRDefault="00D02A6C" w:rsidP="00D02A6C">
      <w:r>
        <w:t>This chapter presents a short overview of the MC-DS organization and its application to defining knowledge topics (knowledge units) and learning outcomes for two main Knowledge Area Groups: Data Science Analytics and Data Science Engineering</w:t>
      </w:r>
      <w:r w:rsidR="009D0542">
        <w:rPr>
          <w:rStyle w:val="FootnoteReference"/>
        </w:rPr>
        <w:footnoteReference w:id="7"/>
      </w:r>
      <w:r>
        <w:t xml:space="preserve">. It also provides suggestions for ECTS points specification for main professional profiles group: Data Science Professionals DSP04-DSP09 (refer to </w:t>
      </w:r>
      <w:r w:rsidR="009D0542">
        <w:t xml:space="preserve">the </w:t>
      </w:r>
      <w:r>
        <w:t>section</w:t>
      </w:r>
      <w:r w:rsidR="009D0542">
        <w:t>s 5 and</w:t>
      </w:r>
      <w:r>
        <w:t xml:space="preserve"> 6 </w:t>
      </w:r>
      <w:r w:rsidR="009D0542">
        <w:t xml:space="preserve">of the </w:t>
      </w:r>
      <w:r>
        <w:t xml:space="preserve">DSPP document [4]). </w:t>
      </w:r>
    </w:p>
    <w:p w14:paraId="760605BE" w14:textId="77777777" w:rsidR="00D02A6C" w:rsidRPr="002D378D" w:rsidRDefault="00D02A6C" w:rsidP="00D02A6C">
      <w:pPr>
        <w:pStyle w:val="Heading2"/>
        <w:jc w:val="both"/>
      </w:pPr>
      <w:bookmarkStart w:id="52" w:name="_Toc486574342"/>
      <w:bookmarkStart w:id="53" w:name="_Toc486810956"/>
      <w:bookmarkStart w:id="54" w:name="_Toc487818142"/>
      <w:r>
        <w:t>Organization and Application of Model Curriculum</w:t>
      </w:r>
      <w:bookmarkEnd w:id="52"/>
      <w:bookmarkEnd w:id="53"/>
      <w:bookmarkEnd w:id="54"/>
    </w:p>
    <w:p w14:paraId="60173937" w14:textId="079847D8" w:rsidR="00D02A6C" w:rsidRDefault="00D02A6C" w:rsidP="00D02A6C">
      <w:r>
        <w:t xml:space="preserve">In this section, we start by describing organization of MC-DS and relation between its elements and other elements of EDSF. Further, we explain how to use MC-DS together with </w:t>
      </w:r>
      <w:r w:rsidR="00AF202F">
        <w:t xml:space="preserve">other </w:t>
      </w:r>
      <w:r>
        <w:t xml:space="preserve">EDSF </w:t>
      </w:r>
      <w:r w:rsidR="00AF202F">
        <w:t xml:space="preserve">components </w:t>
      </w:r>
      <w:r>
        <w:t>to design a new education program in Data Science.</w:t>
      </w:r>
    </w:p>
    <w:p w14:paraId="75FAE219" w14:textId="77777777" w:rsidR="00D02A6C" w:rsidRPr="002D378D" w:rsidRDefault="00D02A6C" w:rsidP="00D02A6C">
      <w:pPr>
        <w:pStyle w:val="Heading3"/>
        <w:jc w:val="both"/>
      </w:pPr>
      <w:bookmarkStart w:id="55" w:name="_Toc486574343"/>
      <w:bookmarkStart w:id="56" w:name="_Toc486810957"/>
      <w:bookmarkStart w:id="57" w:name="_Toc487818143"/>
      <w:r>
        <w:t>Organization of Model Curriculum</w:t>
      </w:r>
      <w:bookmarkEnd w:id="55"/>
      <w:bookmarkEnd w:id="56"/>
      <w:bookmarkEnd w:id="57"/>
    </w:p>
    <w:p w14:paraId="34C0C13C" w14:textId="77777777" w:rsidR="00D02A6C" w:rsidRDefault="00D02A6C" w:rsidP="00D02A6C">
      <w:pPr>
        <w:rPr>
          <w:bCs/>
        </w:rPr>
      </w:pPr>
      <w:r>
        <w:t>MC-DS organisation is based on Data Science Competence Framework, Professional Profiles and Body of Knowledge. F</w:t>
      </w:r>
      <w:r w:rsidRPr="008E1835">
        <w:t>or each e</w:t>
      </w:r>
      <w:r>
        <w:t>numerated competence, MC-DS</w:t>
      </w:r>
      <w:r w:rsidRPr="008E1835">
        <w:t xml:space="preserve"> define</w:t>
      </w:r>
      <w:r>
        <w:t>s</w:t>
      </w:r>
      <w:r w:rsidRPr="008E1835">
        <w:t xml:space="preserve"> Learning Outcome according to knowledge or mastery level (defined as Familiarity, Usage, Assessment)</w:t>
      </w:r>
      <w:r>
        <w:t xml:space="preserve">. </w:t>
      </w:r>
      <w:r w:rsidRPr="008E1835">
        <w:t>Each Knowledge Area Group of DS-BoK is mapped to existing academic subject classification groups that i</w:t>
      </w:r>
      <w:r>
        <w:t xml:space="preserve">s primarily based on ACM Classification Computer Science CCS2012 [12] </w:t>
      </w:r>
      <w:r w:rsidRPr="008E1835">
        <w:t xml:space="preserve">complemented with the domain or technology specific classifications such as </w:t>
      </w:r>
      <w:r>
        <w:t xml:space="preserve">defined in the existing BoK’s </w:t>
      </w:r>
      <w:r w:rsidRPr="008E1835">
        <w:rPr>
          <w:bCs/>
        </w:rPr>
        <w:t>ACM</w:t>
      </w:r>
      <w:r>
        <w:rPr>
          <w:bCs/>
        </w:rPr>
        <w:t xml:space="preserve"> CS</w:t>
      </w:r>
      <w:r w:rsidRPr="008E1835">
        <w:rPr>
          <w:bCs/>
        </w:rPr>
        <w:t>-BOK</w:t>
      </w:r>
      <w:r>
        <w:rPr>
          <w:bCs/>
        </w:rPr>
        <w:t xml:space="preserve"> [15]</w:t>
      </w:r>
      <w:r w:rsidRPr="008E1835">
        <w:rPr>
          <w:bCs/>
        </w:rPr>
        <w:t>, BABOK</w:t>
      </w:r>
      <w:r>
        <w:rPr>
          <w:bCs/>
        </w:rPr>
        <w:t xml:space="preserve"> [16]</w:t>
      </w:r>
      <w:r w:rsidRPr="008E1835">
        <w:rPr>
          <w:bCs/>
        </w:rPr>
        <w:t xml:space="preserve">, </w:t>
      </w:r>
      <w:r>
        <w:rPr>
          <w:bCs/>
        </w:rPr>
        <w:t>SWEBOK [17], DM</w:t>
      </w:r>
      <w:r w:rsidRPr="008E1835">
        <w:rPr>
          <w:bCs/>
        </w:rPr>
        <w:t>-B</w:t>
      </w:r>
      <w:r>
        <w:rPr>
          <w:bCs/>
        </w:rPr>
        <w:t>o</w:t>
      </w:r>
      <w:r w:rsidRPr="008E1835">
        <w:rPr>
          <w:bCs/>
        </w:rPr>
        <w:t>K</w:t>
      </w:r>
      <w:r>
        <w:rPr>
          <w:bCs/>
        </w:rPr>
        <w:t xml:space="preserve"> [18]</w:t>
      </w:r>
      <w:r w:rsidRPr="008E1835">
        <w:rPr>
          <w:bCs/>
        </w:rPr>
        <w:t>, PM-BOK</w:t>
      </w:r>
      <w:r>
        <w:rPr>
          <w:bCs/>
        </w:rPr>
        <w:t xml:space="preserve"> [19]</w:t>
      </w:r>
      <w:r w:rsidRPr="008E1835">
        <w:rPr>
          <w:bCs/>
        </w:rPr>
        <w:t xml:space="preserve">, and others </w:t>
      </w:r>
      <w:r>
        <w:rPr>
          <w:bCs/>
        </w:rPr>
        <w:t xml:space="preserve">that should </w:t>
      </w:r>
      <w:r w:rsidRPr="008E1835">
        <w:rPr>
          <w:bCs/>
        </w:rPr>
        <w:t>to be defined by subject matter experts.</w:t>
      </w:r>
      <w:r>
        <w:rPr>
          <w:bCs/>
        </w:rPr>
        <w:t xml:space="preserve"> For</w:t>
      </w:r>
      <w:r w:rsidRPr="008E1835">
        <w:t xml:space="preserve"> each </w:t>
      </w:r>
      <w:r w:rsidRPr="008E1835">
        <w:rPr>
          <w:bCs/>
        </w:rPr>
        <w:t>KAG</w:t>
      </w:r>
      <w:r>
        <w:rPr>
          <w:bCs/>
        </w:rPr>
        <w:t xml:space="preserve">, MC-DS </w:t>
      </w:r>
      <w:r w:rsidRPr="008E1835">
        <w:rPr>
          <w:bCs/>
        </w:rPr>
        <w:t>specif</w:t>
      </w:r>
      <w:r>
        <w:rPr>
          <w:bCs/>
        </w:rPr>
        <w:t xml:space="preserve">ies </w:t>
      </w:r>
      <w:r w:rsidRPr="008E1835">
        <w:rPr>
          <w:bCs/>
        </w:rPr>
        <w:t xml:space="preserve">Learning </w:t>
      </w:r>
      <w:r>
        <w:rPr>
          <w:bCs/>
        </w:rPr>
        <w:t>Outcomes and mastery levels following Bloom’s Taxonomy verb usage. Learning Outcomes are also linked to a set of Learning Units, which are examples of practical application of Knowledge Units. ECTS points are provided for Professional Profile groups and divided into Tier-1, Tier-2, Elective and Prerequisite categories to help create detailed tracks and specializations for academic programs and professional training.</w:t>
      </w:r>
    </w:p>
    <w:p w14:paraId="61C1E0DA" w14:textId="77777777" w:rsidR="00D02A6C" w:rsidRDefault="00D02A6C" w:rsidP="00D02A6C">
      <w:pPr>
        <w:rPr>
          <w:bCs/>
        </w:rPr>
      </w:pPr>
    </w:p>
    <w:p w14:paraId="65DC0507" w14:textId="77777777" w:rsidR="00D02A6C" w:rsidRDefault="00D02A6C" w:rsidP="00D02A6C">
      <w:r>
        <w:t>Figure 5.1 illustrates the relation between different EDSF components when defining specific academic or professional training programme that can be tailored for specific target Data Science professional group.</w:t>
      </w:r>
    </w:p>
    <w:p w14:paraId="44B9C4B8" w14:textId="77777777" w:rsidR="00D02A6C" w:rsidRPr="008E1835" w:rsidRDefault="00D02A6C" w:rsidP="00D02A6C">
      <w:pPr>
        <w:rPr>
          <w:bCs/>
        </w:rPr>
      </w:pPr>
    </w:p>
    <w:p w14:paraId="25BCA541" w14:textId="4048F84A" w:rsidR="00D02A6C" w:rsidRDefault="00AC732A" w:rsidP="00D02A6C">
      <w:pPr>
        <w:jc w:val="center"/>
      </w:pPr>
      <w:r>
        <w:rPr>
          <w:noProof/>
        </w:rPr>
        <w:drawing>
          <wp:inline distT="0" distB="0" distL="0" distR="0" wp14:anchorId="4A6A06A0" wp14:editId="3FB49963">
            <wp:extent cx="5095511" cy="44750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sf-from-CF-tolu-v03.png"/>
                    <pic:cNvPicPr/>
                  </pic:nvPicPr>
                  <pic:blipFill>
                    <a:blip r:embed="rId15"/>
                    <a:stretch>
                      <a:fillRect/>
                    </a:stretch>
                  </pic:blipFill>
                  <pic:spPr>
                    <a:xfrm>
                      <a:off x="0" y="0"/>
                      <a:ext cx="5101373" cy="4480193"/>
                    </a:xfrm>
                    <a:prstGeom prst="rect">
                      <a:avLst/>
                    </a:prstGeom>
                  </pic:spPr>
                </pic:pic>
              </a:graphicData>
            </a:graphic>
          </wp:inline>
        </w:drawing>
      </w:r>
    </w:p>
    <w:p w14:paraId="511C835B" w14:textId="77777777" w:rsidR="00D02A6C" w:rsidRDefault="00D02A6C" w:rsidP="00D02A6C"/>
    <w:p w14:paraId="4DE8249B" w14:textId="77777777" w:rsidR="00D02A6C" w:rsidRPr="00606347" w:rsidRDefault="00D02A6C" w:rsidP="00D02A6C">
      <w:pPr>
        <w:jc w:val="center"/>
        <w:rPr>
          <w:b/>
          <w:bCs/>
        </w:rPr>
      </w:pPr>
      <w:bookmarkStart w:id="58" w:name="_Ref486579155"/>
      <w:bookmarkStart w:id="59" w:name="_Ref486579145"/>
      <w:r w:rsidRPr="00606347">
        <w:rPr>
          <w:b/>
          <w:bCs/>
        </w:rPr>
        <w:t xml:space="preserve">Figure </w:t>
      </w:r>
      <w:bookmarkEnd w:id="58"/>
      <w:r>
        <w:rPr>
          <w:b/>
          <w:bCs/>
        </w:rPr>
        <w:t>5.1.</w:t>
      </w:r>
      <w:r w:rsidRPr="00606347">
        <w:rPr>
          <w:b/>
          <w:bCs/>
        </w:rPr>
        <w:t xml:space="preserve"> </w:t>
      </w:r>
      <w:r>
        <w:rPr>
          <w:b/>
          <w:bCs/>
        </w:rPr>
        <w:t xml:space="preserve">Interaction between different components of EDSF when using Model Curriculum </w:t>
      </w:r>
      <w:bookmarkEnd w:id="59"/>
      <w:r>
        <w:rPr>
          <w:b/>
          <w:bCs/>
        </w:rPr>
        <w:t>for defining academic of professional training programme for target professional group.</w:t>
      </w:r>
    </w:p>
    <w:p w14:paraId="5DD13363" w14:textId="77777777" w:rsidR="00D02A6C" w:rsidRDefault="00D02A6C" w:rsidP="00D02A6C">
      <w:pPr>
        <w:pStyle w:val="Heading3"/>
        <w:jc w:val="both"/>
      </w:pPr>
      <w:bookmarkStart w:id="60" w:name="_Toc486574344"/>
      <w:bookmarkStart w:id="61" w:name="_Toc486810958"/>
      <w:bookmarkStart w:id="62" w:name="_Toc487818144"/>
      <w:r>
        <w:t>Application of Model Curriculum</w:t>
      </w:r>
      <w:bookmarkEnd w:id="60"/>
      <w:bookmarkEnd w:id="61"/>
      <w:bookmarkEnd w:id="62"/>
    </w:p>
    <w:p w14:paraId="3DAD3814" w14:textId="77777777" w:rsidR="00D02A6C" w:rsidRDefault="00D02A6C" w:rsidP="00D02A6C">
      <w:r>
        <w:t>This section describes a general approach to application of the Model Curriculum to create an educational program that is illustrated in Figure 5.2.</w:t>
      </w:r>
    </w:p>
    <w:p w14:paraId="394D2C4F" w14:textId="77777777" w:rsidR="00D02A6C" w:rsidRDefault="00D02A6C" w:rsidP="00D02A6C"/>
    <w:p w14:paraId="60A9B2C1" w14:textId="7E42624E" w:rsidR="00D02A6C" w:rsidRDefault="00D02A6C" w:rsidP="00D02A6C">
      <w:r>
        <w:t xml:space="preserve">The work starts by deciding on a target Data Science professional profiles group the program should cover and the level of the program, usually Bachelor or Master. These elements allow to identify a set of competencies to be address in the program. To identify relevant Knowledge Units and to what extent they should be covered in the new program, the program designer can consult tables with ECTS point, which are defined for each Professional Profile. ECTS points specifications include a degree of flexibility to adjust to the particular needs. For each Knowledge Area, MC-DS defines a set of </w:t>
      </w:r>
      <w:r w:rsidR="00AC732A">
        <w:t xml:space="preserve">knowledge units </w:t>
      </w:r>
      <w:r>
        <w:t>based on BoK and a set of learning outcomes based on Competence Framework. Topics and learning outcomes become a base for definition of new courses or use of existing courses. It is important to note that when designing a specific course, it may include elements from several Knowledge Areas to ensure consistency of the whole Data Science programme.</w:t>
      </w:r>
    </w:p>
    <w:p w14:paraId="693B9112" w14:textId="77777777" w:rsidR="00D02A6C" w:rsidRDefault="00D02A6C" w:rsidP="00D02A6C"/>
    <w:p w14:paraId="2D393C27" w14:textId="6F51605D" w:rsidR="00D02A6C" w:rsidRDefault="00D02A6C" w:rsidP="00D02A6C">
      <w:r>
        <w:t>A</w:t>
      </w:r>
      <w:r w:rsidRPr="001F61F6">
        <w:t xml:space="preserve">djustment of </w:t>
      </w:r>
      <w:r>
        <w:t>l</w:t>
      </w:r>
      <w:r w:rsidRPr="001F61F6">
        <w:t xml:space="preserve">earning </w:t>
      </w:r>
      <w:r>
        <w:t>o</w:t>
      </w:r>
      <w:r w:rsidRPr="001F61F6">
        <w:t>utcomes levels</w:t>
      </w:r>
      <w:r>
        <w:t xml:space="preserve"> for different proficiency levels </w:t>
      </w:r>
      <w:r w:rsidRPr="001F61F6">
        <w:t xml:space="preserve">can be </w:t>
      </w:r>
      <w:r>
        <w:t xml:space="preserve">done based on the </w:t>
      </w:r>
      <w:r w:rsidRPr="001F61F6">
        <w:t xml:space="preserve">full </w:t>
      </w:r>
      <w:r w:rsidR="006600B0">
        <w:t xml:space="preserve">list of </w:t>
      </w:r>
      <w:r>
        <w:t xml:space="preserve">learning outcomes </w:t>
      </w:r>
      <w:r w:rsidRPr="001F61F6">
        <w:t xml:space="preserve">for all CF-DS competences and </w:t>
      </w:r>
      <w:r>
        <w:t>for</w:t>
      </w:r>
      <w:r w:rsidRPr="001F61F6">
        <w:t xml:space="preserve"> all mastery/proficiency levels</w:t>
      </w:r>
      <w:r w:rsidR="006600B0">
        <w:t xml:space="preserve"> provided in Table </w:t>
      </w:r>
      <w:r w:rsidR="007A11A0">
        <w:t>4.</w:t>
      </w:r>
      <w:r w:rsidR="006600B0">
        <w:t>2 of this document</w:t>
      </w:r>
      <w:r w:rsidRPr="001F61F6">
        <w:t xml:space="preserve">. </w:t>
      </w:r>
      <w:r>
        <w:t xml:space="preserve">Learning outcomes </w:t>
      </w:r>
      <w:r w:rsidRPr="001F61F6">
        <w:t xml:space="preserve">can repeat between subgroups within the same </w:t>
      </w:r>
      <w:r>
        <w:t>KAG</w:t>
      </w:r>
      <w:r w:rsidRPr="001F61F6">
        <w:t xml:space="preserve">, </w:t>
      </w:r>
      <w:r>
        <w:t xml:space="preserve">however adjusted to </w:t>
      </w:r>
      <w:r w:rsidRPr="001F61F6">
        <w:t xml:space="preserve">a specific course and topics </w:t>
      </w:r>
      <w:r>
        <w:t>context</w:t>
      </w:r>
      <w:r w:rsidRPr="001F61F6">
        <w:t>.</w:t>
      </w:r>
    </w:p>
    <w:p w14:paraId="07C56B21" w14:textId="77777777" w:rsidR="00D02A6C" w:rsidRDefault="00D02A6C" w:rsidP="00D02A6C">
      <w:r w:rsidRPr="00224CCF">
        <w:rPr>
          <w:noProof/>
          <w:lang w:val="en-GB" w:eastAsia="en-GB"/>
        </w:rPr>
        <w:drawing>
          <wp:inline distT="0" distB="0" distL="0" distR="0" wp14:anchorId="27229673" wp14:editId="74F28980">
            <wp:extent cx="5760720" cy="3240405"/>
            <wp:effectExtent l="0" t="0" r="508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40405"/>
                    </a:xfrm>
                    <a:prstGeom prst="rect">
                      <a:avLst/>
                    </a:prstGeom>
                  </pic:spPr>
                </pic:pic>
              </a:graphicData>
            </a:graphic>
          </wp:inline>
        </w:drawing>
      </w:r>
    </w:p>
    <w:p w14:paraId="3BAB84FD" w14:textId="77777777" w:rsidR="00D02A6C" w:rsidRPr="002E0C28" w:rsidRDefault="00D02A6C" w:rsidP="00D02A6C">
      <w:pPr>
        <w:pStyle w:val="Caption"/>
        <w:jc w:val="center"/>
        <w:rPr>
          <w:lang w:val="en-US"/>
        </w:rPr>
      </w:pPr>
      <w:bookmarkStart w:id="63" w:name="_Ref486579830"/>
      <w:r w:rsidRPr="002E0C28">
        <w:rPr>
          <w:lang w:val="en-US"/>
        </w:rPr>
        <w:t xml:space="preserve">Figure </w:t>
      </w:r>
      <w:bookmarkEnd w:id="63"/>
      <w:r>
        <w:rPr>
          <w:lang w:val="en-US"/>
        </w:rPr>
        <w:t>5.2.</w:t>
      </w:r>
      <w:r w:rsidRPr="002E0C28">
        <w:rPr>
          <w:b w:val="0"/>
          <w:bCs w:val="0"/>
          <w:lang w:val="en-US"/>
        </w:rPr>
        <w:t xml:space="preserve"> </w:t>
      </w:r>
      <w:r w:rsidRPr="002E0C28">
        <w:rPr>
          <w:bCs w:val="0"/>
          <w:lang w:val="en-US"/>
        </w:rPr>
        <w:t>Visualization of Model Curriculum application for programs and courses</w:t>
      </w:r>
      <w:r>
        <w:rPr>
          <w:bCs w:val="0"/>
          <w:lang w:val="en-US"/>
        </w:rPr>
        <w:t>.</w:t>
      </w:r>
    </w:p>
    <w:p w14:paraId="3E19B9FF" w14:textId="77777777" w:rsidR="00D02A6C" w:rsidRPr="00606347" w:rsidRDefault="00D02A6C" w:rsidP="00D02A6C">
      <w:pPr>
        <w:pStyle w:val="Heading2"/>
        <w:jc w:val="both"/>
      </w:pPr>
      <w:bookmarkStart w:id="64" w:name="_Toc486082061"/>
      <w:bookmarkStart w:id="65" w:name="_Toc486574345"/>
      <w:bookmarkStart w:id="66" w:name="_Toc486810959"/>
      <w:bookmarkStart w:id="67" w:name="_Toc487818145"/>
      <w:r>
        <w:t>Assignments of ECTS points to Competence Groups and Knowledge Areas</w:t>
      </w:r>
      <w:bookmarkEnd w:id="64"/>
      <w:bookmarkEnd w:id="65"/>
      <w:bookmarkEnd w:id="66"/>
      <w:bookmarkEnd w:id="67"/>
    </w:p>
    <w:p w14:paraId="7C014E8A" w14:textId="36E6424B" w:rsidR="00D02A6C" w:rsidRDefault="00D02A6C" w:rsidP="00D02A6C">
      <w:r w:rsidRPr="0018457F">
        <w:t xml:space="preserve">This section </w:t>
      </w:r>
      <w:r>
        <w:t>presents an example ECTS points specification for main professional profile group: Data Science Professionals</w:t>
      </w:r>
      <w:r w:rsidR="00AF202F">
        <w:t xml:space="preserve"> (DSP04-DSP09)</w:t>
      </w:r>
      <w:r>
        <w:t>. Table 5.1 contains example specification for a program on a Bachelor level, while Table 5.2 provides example specification for a program on Master level.</w:t>
      </w:r>
    </w:p>
    <w:p w14:paraId="592EFB58" w14:textId="77777777" w:rsidR="00D02A6C" w:rsidRDefault="00D02A6C" w:rsidP="00D02A6C"/>
    <w:p w14:paraId="7A6D3881" w14:textId="366898BA" w:rsidR="00D02A6C" w:rsidRDefault="00D02A6C" w:rsidP="00D02A6C">
      <w:r>
        <w:t>Points for each Knowledge Area are divided into four categories: Tier-1, Tier-2, Elective and Prerequisite. For each program 100% of Tier-1 should be covered, 80% of Tier-2 and 50% of Elective, with minor adjustments if necessary. Such system ensure that each program based on MC-DS covers basic competence and knowledge, but at the same time allowing for a necessary degree of flexibility. No prerequisites are expected for a Bachelor program, while for a Master program we set prerequisite at around 50% of combined Tier-1 and Tier-2. The goal is to ensure that students entering a program have at least basic competence</w:t>
      </w:r>
      <w:r w:rsidR="007A11A0">
        <w:t>s</w:t>
      </w:r>
      <w:r>
        <w:t xml:space="preserve"> necessary to succeed in Master education, but at the same time it allows students from relatively wide set of backgrounds to participate. Students that do not possess the required competences, should be able to make up the difference by engaging in additional courses or bootcamps. In case, program wants to accept student with a different profile, e.g. pure Computer Science or pure Statistics, we recommend that distribution of points in the program is adjusted to balance that. For instance, students with BSc in Computer Science come with a strong background in Software Development and Databases, but limited knowledge of statistics. In such a case</w:t>
      </w:r>
      <w:r w:rsidR="007A11A0">
        <w:t>,</w:t>
      </w:r>
      <w:r>
        <w:t xml:space="preserve"> ECTS points should be moved between these areas.</w:t>
      </w:r>
    </w:p>
    <w:p w14:paraId="4B1DAF63" w14:textId="77777777" w:rsidR="00D02A6C" w:rsidRDefault="00D02A6C" w:rsidP="00D02A6C"/>
    <w:p w14:paraId="4CDE52FD" w14:textId="0A34DCF6" w:rsidR="00D02A6C" w:rsidRPr="00863FA5" w:rsidRDefault="00594DDE" w:rsidP="00D02A6C">
      <w:pPr>
        <w:rPr>
          <w:lang w:val="en-GB"/>
        </w:rPr>
      </w:pPr>
      <w:r>
        <w:t xml:space="preserve">Suggested </w:t>
      </w:r>
      <w:r w:rsidR="00D02A6C">
        <w:t xml:space="preserve">ECTS specification for Data Analytics and Data Science Engineering Knowledge Area groups is presented here. Points for Data Management and Research methods </w:t>
      </w:r>
      <w:r w:rsidR="007A11A0">
        <w:t xml:space="preserve">will </w:t>
      </w:r>
      <w:r w:rsidR="00D02A6C">
        <w:t xml:space="preserve">be </w:t>
      </w:r>
      <w:r w:rsidR="007A11A0">
        <w:t xml:space="preserve">presented in the </w:t>
      </w:r>
      <w:r w:rsidR="00D02A6C">
        <w:t>MC</w:t>
      </w:r>
      <w:r w:rsidR="007A11A0">
        <w:t>-DS development</w:t>
      </w:r>
      <w:r w:rsidR="00D02A6C">
        <w:t xml:space="preserve">. They </w:t>
      </w:r>
      <w:r w:rsidR="007A11A0">
        <w:t xml:space="preserve">should </w:t>
      </w:r>
      <w:r w:rsidR="00D02A6C">
        <w:t xml:space="preserve">complement </w:t>
      </w:r>
      <w:r w:rsidR="007A11A0">
        <w:t xml:space="preserve">the </w:t>
      </w:r>
      <w:r w:rsidR="00D02A6C">
        <w:t>ECTS points from two groups presented here to provide 180 ECTS for Bachelor programs and 120 ECTS for Master programs.</w:t>
      </w:r>
      <w:r>
        <w:t xml:space="preserve"> Actual curriculum design and courses selection should be done by the program coordinator at the hosting organisations to reach total required number of credits and contain course from Tier 1, Tier 2 and Elective. </w:t>
      </w:r>
    </w:p>
    <w:p w14:paraId="08228E94" w14:textId="77777777" w:rsidR="00D02A6C" w:rsidRPr="0018457F" w:rsidRDefault="00D02A6C" w:rsidP="00D02A6C"/>
    <w:p w14:paraId="30C46F00" w14:textId="77777777" w:rsidR="00D02A6C" w:rsidRDefault="00D02A6C" w:rsidP="00D02A6C">
      <w:pPr>
        <w:pStyle w:val="Caption"/>
        <w:jc w:val="center"/>
        <w:rPr>
          <w:lang w:val="en-US"/>
        </w:rPr>
      </w:pPr>
      <w:bookmarkStart w:id="68" w:name="_Ref486580708"/>
      <w:r w:rsidRPr="00606347">
        <w:rPr>
          <w:lang w:val="en-US"/>
        </w:rPr>
        <w:t xml:space="preserve">Table </w:t>
      </w:r>
      <w:r>
        <w:rPr>
          <w:lang w:val="en-US"/>
        </w:rPr>
        <w:t>5.1</w:t>
      </w:r>
      <w:bookmarkEnd w:id="68"/>
      <w:r>
        <w:rPr>
          <w:lang w:val="en-US"/>
        </w:rPr>
        <w:t>.</w:t>
      </w:r>
      <w:r w:rsidRPr="00606347">
        <w:rPr>
          <w:lang w:val="en-US"/>
        </w:rPr>
        <w:t xml:space="preserve"> </w:t>
      </w:r>
      <w:r w:rsidRPr="002D378D">
        <w:rPr>
          <w:lang w:val="en-US"/>
        </w:rPr>
        <w:t>ECTS credit points for BSc program for profiles DSP04-09</w:t>
      </w:r>
    </w:p>
    <w:p w14:paraId="7AE3256B" w14:textId="77777777" w:rsidR="00D02A6C" w:rsidRPr="00C64788" w:rsidRDefault="00D02A6C" w:rsidP="00D02A6C">
      <w:pPr>
        <w:rPr>
          <w:lang w:eastAsia="ru-RU"/>
        </w:rPr>
      </w:pPr>
    </w:p>
    <w:tbl>
      <w:tblPr>
        <w:tblStyle w:val="TableGrid"/>
        <w:tblW w:w="9231" w:type="dxa"/>
        <w:tblLook w:val="04A0" w:firstRow="1" w:lastRow="0" w:firstColumn="1" w:lastColumn="0" w:noHBand="0" w:noVBand="1"/>
      </w:tblPr>
      <w:tblGrid>
        <w:gridCol w:w="5379"/>
        <w:gridCol w:w="765"/>
        <w:gridCol w:w="883"/>
        <w:gridCol w:w="931"/>
        <w:gridCol w:w="1273"/>
      </w:tblGrid>
      <w:tr w:rsidR="00D02A6C" w14:paraId="5110B143" w14:textId="77777777" w:rsidTr="002F5760">
        <w:tc>
          <w:tcPr>
            <w:tcW w:w="5379" w:type="dxa"/>
            <w:tcBorders>
              <w:bottom w:val="single" w:sz="8" w:space="0" w:color="auto"/>
            </w:tcBorders>
          </w:tcPr>
          <w:p w14:paraId="771F7294" w14:textId="77777777" w:rsidR="00D02A6C" w:rsidRDefault="00D02A6C" w:rsidP="002F5760">
            <w:r>
              <w:t>Course related to DS-BoK Knowledge Areas</w:t>
            </w:r>
          </w:p>
        </w:tc>
        <w:tc>
          <w:tcPr>
            <w:tcW w:w="765" w:type="dxa"/>
            <w:tcBorders>
              <w:bottom w:val="single" w:sz="8" w:space="0" w:color="auto"/>
            </w:tcBorders>
          </w:tcPr>
          <w:p w14:paraId="0C7B8996" w14:textId="77777777" w:rsidR="00D02A6C" w:rsidRDefault="00D02A6C" w:rsidP="002F5760">
            <w:r>
              <w:t>Tier - 1</w:t>
            </w:r>
          </w:p>
        </w:tc>
        <w:tc>
          <w:tcPr>
            <w:tcW w:w="883" w:type="dxa"/>
            <w:tcBorders>
              <w:bottom w:val="single" w:sz="8" w:space="0" w:color="auto"/>
            </w:tcBorders>
          </w:tcPr>
          <w:p w14:paraId="7A59EFAB" w14:textId="77777777" w:rsidR="00D02A6C" w:rsidRDefault="00D02A6C" w:rsidP="002F5760">
            <w:r>
              <w:t>Tier - 2</w:t>
            </w:r>
          </w:p>
        </w:tc>
        <w:tc>
          <w:tcPr>
            <w:tcW w:w="931" w:type="dxa"/>
            <w:tcBorders>
              <w:bottom w:val="single" w:sz="8" w:space="0" w:color="auto"/>
            </w:tcBorders>
          </w:tcPr>
          <w:p w14:paraId="674C6B74" w14:textId="77777777" w:rsidR="00D02A6C" w:rsidRDefault="00D02A6C" w:rsidP="002F5760">
            <w:r>
              <w:t>Elective</w:t>
            </w:r>
          </w:p>
        </w:tc>
        <w:tc>
          <w:tcPr>
            <w:tcW w:w="1273" w:type="dxa"/>
            <w:tcBorders>
              <w:bottom w:val="single" w:sz="8" w:space="0" w:color="auto"/>
            </w:tcBorders>
          </w:tcPr>
          <w:p w14:paraId="79C3368D" w14:textId="77777777" w:rsidR="00D02A6C" w:rsidRDefault="00D02A6C" w:rsidP="002F5760">
            <w:r>
              <w:t>Prerequisite</w:t>
            </w:r>
          </w:p>
        </w:tc>
      </w:tr>
      <w:tr w:rsidR="00D02A6C" w14:paraId="3419F283" w14:textId="77777777" w:rsidTr="002F5760">
        <w:tc>
          <w:tcPr>
            <w:tcW w:w="5379" w:type="dxa"/>
            <w:tcBorders>
              <w:top w:val="single" w:sz="8" w:space="0" w:color="auto"/>
            </w:tcBorders>
          </w:tcPr>
          <w:p w14:paraId="086D42DE" w14:textId="77777777" w:rsidR="00D02A6C" w:rsidRDefault="00D02A6C" w:rsidP="002F5760">
            <w:r w:rsidRPr="00D609ED">
              <w:rPr>
                <w:b/>
              </w:rPr>
              <w:t>DSDA/</w:t>
            </w:r>
            <w:r>
              <w:rPr>
                <w:b/>
              </w:rPr>
              <w:t>SMA</w:t>
            </w:r>
            <w:r>
              <w:t xml:space="preserve"> (Statistical methods and data analysis)</w:t>
            </w:r>
          </w:p>
        </w:tc>
        <w:tc>
          <w:tcPr>
            <w:tcW w:w="765" w:type="dxa"/>
            <w:tcBorders>
              <w:top w:val="single" w:sz="8" w:space="0" w:color="auto"/>
            </w:tcBorders>
          </w:tcPr>
          <w:p w14:paraId="62AAE4DC" w14:textId="77777777" w:rsidR="00D02A6C" w:rsidRDefault="00D02A6C" w:rsidP="002F5760">
            <w:r>
              <w:t>7</w:t>
            </w:r>
          </w:p>
        </w:tc>
        <w:tc>
          <w:tcPr>
            <w:tcW w:w="883" w:type="dxa"/>
            <w:tcBorders>
              <w:top w:val="single" w:sz="8" w:space="0" w:color="auto"/>
            </w:tcBorders>
          </w:tcPr>
          <w:p w14:paraId="511ABE30" w14:textId="77777777" w:rsidR="00D02A6C" w:rsidRDefault="00D02A6C" w:rsidP="002F5760">
            <w:r>
              <w:t>4</w:t>
            </w:r>
          </w:p>
        </w:tc>
        <w:tc>
          <w:tcPr>
            <w:tcW w:w="931" w:type="dxa"/>
            <w:tcBorders>
              <w:top w:val="single" w:sz="8" w:space="0" w:color="auto"/>
            </w:tcBorders>
          </w:tcPr>
          <w:p w14:paraId="09FF115B" w14:textId="77777777" w:rsidR="00D02A6C" w:rsidRDefault="00D02A6C" w:rsidP="002F5760">
            <w:r>
              <w:t>6</w:t>
            </w:r>
          </w:p>
        </w:tc>
        <w:tc>
          <w:tcPr>
            <w:tcW w:w="1273" w:type="dxa"/>
            <w:tcBorders>
              <w:top w:val="single" w:sz="8" w:space="0" w:color="auto"/>
            </w:tcBorders>
          </w:tcPr>
          <w:p w14:paraId="19498257" w14:textId="77777777" w:rsidR="00D02A6C" w:rsidRDefault="00D02A6C" w:rsidP="002F5760">
            <w:r>
              <w:t>NA</w:t>
            </w:r>
          </w:p>
        </w:tc>
      </w:tr>
      <w:tr w:rsidR="00D02A6C" w14:paraId="211A2FB1" w14:textId="77777777" w:rsidTr="002F5760">
        <w:tc>
          <w:tcPr>
            <w:tcW w:w="5379" w:type="dxa"/>
          </w:tcPr>
          <w:p w14:paraId="62795A30" w14:textId="77777777" w:rsidR="00D02A6C" w:rsidRDefault="00D02A6C" w:rsidP="002F5760">
            <w:r w:rsidRPr="00D609ED">
              <w:rPr>
                <w:b/>
              </w:rPr>
              <w:t>DSDA/</w:t>
            </w:r>
            <w:r>
              <w:rPr>
                <w:b/>
              </w:rPr>
              <w:t xml:space="preserve">ML </w:t>
            </w:r>
            <w:r w:rsidRPr="0089038B">
              <w:t>(Machine learning</w:t>
            </w:r>
            <w:r>
              <w:t>)</w:t>
            </w:r>
          </w:p>
        </w:tc>
        <w:tc>
          <w:tcPr>
            <w:tcW w:w="765" w:type="dxa"/>
          </w:tcPr>
          <w:p w14:paraId="6485D208" w14:textId="77777777" w:rsidR="00D02A6C" w:rsidRDefault="00D02A6C" w:rsidP="002F5760">
            <w:r>
              <w:t>9</w:t>
            </w:r>
          </w:p>
        </w:tc>
        <w:tc>
          <w:tcPr>
            <w:tcW w:w="883" w:type="dxa"/>
          </w:tcPr>
          <w:p w14:paraId="7CD75AA3" w14:textId="77777777" w:rsidR="00D02A6C" w:rsidRDefault="00D02A6C" w:rsidP="002F5760">
            <w:r>
              <w:t>8</w:t>
            </w:r>
          </w:p>
        </w:tc>
        <w:tc>
          <w:tcPr>
            <w:tcW w:w="931" w:type="dxa"/>
          </w:tcPr>
          <w:p w14:paraId="6CBD2855" w14:textId="77777777" w:rsidR="00D02A6C" w:rsidRDefault="00D02A6C" w:rsidP="002F5760">
            <w:r>
              <w:t>8</w:t>
            </w:r>
          </w:p>
        </w:tc>
        <w:tc>
          <w:tcPr>
            <w:tcW w:w="1273" w:type="dxa"/>
          </w:tcPr>
          <w:p w14:paraId="2FC12E4E" w14:textId="77777777" w:rsidR="00D02A6C" w:rsidRDefault="00D02A6C" w:rsidP="002F5760">
            <w:r>
              <w:t>NA</w:t>
            </w:r>
          </w:p>
        </w:tc>
      </w:tr>
      <w:tr w:rsidR="00D02A6C" w14:paraId="2913BAA9" w14:textId="77777777" w:rsidTr="002F5760">
        <w:tc>
          <w:tcPr>
            <w:tcW w:w="5379" w:type="dxa"/>
          </w:tcPr>
          <w:p w14:paraId="04A46C7A" w14:textId="77777777" w:rsidR="00D02A6C" w:rsidRDefault="00D02A6C" w:rsidP="002F5760">
            <w:r w:rsidRPr="00D609ED">
              <w:rPr>
                <w:b/>
              </w:rPr>
              <w:t>DSDA/</w:t>
            </w:r>
            <w:r>
              <w:rPr>
                <w:b/>
              </w:rPr>
              <w:t>DM</w:t>
            </w:r>
            <w:r>
              <w:t xml:space="preserve"> (Data Mining)</w:t>
            </w:r>
          </w:p>
        </w:tc>
        <w:tc>
          <w:tcPr>
            <w:tcW w:w="765" w:type="dxa"/>
          </w:tcPr>
          <w:p w14:paraId="32E22943" w14:textId="77777777" w:rsidR="00D02A6C" w:rsidRDefault="00D02A6C" w:rsidP="002F5760">
            <w:r>
              <w:t>5</w:t>
            </w:r>
          </w:p>
        </w:tc>
        <w:tc>
          <w:tcPr>
            <w:tcW w:w="883" w:type="dxa"/>
          </w:tcPr>
          <w:p w14:paraId="2955B7DF" w14:textId="77777777" w:rsidR="00D02A6C" w:rsidRDefault="00D02A6C" w:rsidP="002F5760">
            <w:r>
              <w:t>4</w:t>
            </w:r>
          </w:p>
        </w:tc>
        <w:tc>
          <w:tcPr>
            <w:tcW w:w="931" w:type="dxa"/>
          </w:tcPr>
          <w:p w14:paraId="587BB942" w14:textId="77777777" w:rsidR="00D02A6C" w:rsidRDefault="00D02A6C" w:rsidP="002F5760">
            <w:r>
              <w:t>3</w:t>
            </w:r>
          </w:p>
        </w:tc>
        <w:tc>
          <w:tcPr>
            <w:tcW w:w="1273" w:type="dxa"/>
          </w:tcPr>
          <w:p w14:paraId="1D7EEB40" w14:textId="77777777" w:rsidR="00D02A6C" w:rsidRDefault="00D02A6C" w:rsidP="002F5760">
            <w:r>
              <w:t>NA</w:t>
            </w:r>
          </w:p>
        </w:tc>
      </w:tr>
      <w:tr w:rsidR="00D02A6C" w14:paraId="39E5AE98" w14:textId="77777777" w:rsidTr="002F5760">
        <w:trPr>
          <w:trHeight w:val="264"/>
        </w:trPr>
        <w:tc>
          <w:tcPr>
            <w:tcW w:w="5379" w:type="dxa"/>
          </w:tcPr>
          <w:p w14:paraId="74ECB903" w14:textId="77777777" w:rsidR="00D02A6C" w:rsidRDefault="00D02A6C" w:rsidP="002F5760">
            <w:r w:rsidRPr="00D609ED">
              <w:rPr>
                <w:b/>
              </w:rPr>
              <w:t>DSDA/</w:t>
            </w:r>
            <w:r>
              <w:rPr>
                <w:b/>
              </w:rPr>
              <w:t>TDM</w:t>
            </w:r>
            <w:r>
              <w:t xml:space="preserve"> (Text Data Mining)</w:t>
            </w:r>
          </w:p>
        </w:tc>
        <w:tc>
          <w:tcPr>
            <w:tcW w:w="765" w:type="dxa"/>
          </w:tcPr>
          <w:p w14:paraId="38829D34" w14:textId="77777777" w:rsidR="00D02A6C" w:rsidRDefault="00D02A6C" w:rsidP="002F5760">
            <w:r>
              <w:t>4</w:t>
            </w:r>
          </w:p>
        </w:tc>
        <w:tc>
          <w:tcPr>
            <w:tcW w:w="883" w:type="dxa"/>
          </w:tcPr>
          <w:p w14:paraId="05D5AA23" w14:textId="77777777" w:rsidR="00D02A6C" w:rsidRDefault="00D02A6C" w:rsidP="002F5760">
            <w:r>
              <w:t>3</w:t>
            </w:r>
          </w:p>
        </w:tc>
        <w:tc>
          <w:tcPr>
            <w:tcW w:w="931" w:type="dxa"/>
          </w:tcPr>
          <w:p w14:paraId="70ECB6CF" w14:textId="77777777" w:rsidR="00D02A6C" w:rsidRDefault="00D02A6C" w:rsidP="002F5760">
            <w:r>
              <w:t>3</w:t>
            </w:r>
          </w:p>
        </w:tc>
        <w:tc>
          <w:tcPr>
            <w:tcW w:w="1273" w:type="dxa"/>
          </w:tcPr>
          <w:p w14:paraId="442E28F2" w14:textId="77777777" w:rsidR="00D02A6C" w:rsidRDefault="00D02A6C" w:rsidP="002F5760">
            <w:r>
              <w:t>NA</w:t>
            </w:r>
          </w:p>
        </w:tc>
      </w:tr>
      <w:tr w:rsidR="00D02A6C" w14:paraId="0EC29A53" w14:textId="77777777" w:rsidTr="002F5760">
        <w:trPr>
          <w:trHeight w:val="264"/>
        </w:trPr>
        <w:tc>
          <w:tcPr>
            <w:tcW w:w="5379" w:type="dxa"/>
          </w:tcPr>
          <w:p w14:paraId="3B67DF86" w14:textId="77777777" w:rsidR="00D02A6C" w:rsidRPr="00D609ED" w:rsidRDefault="00D02A6C" w:rsidP="002F5760">
            <w:pPr>
              <w:rPr>
                <w:b/>
              </w:rPr>
            </w:pPr>
            <w:r w:rsidRPr="00D609ED">
              <w:rPr>
                <w:b/>
              </w:rPr>
              <w:t>DSDA/</w:t>
            </w:r>
            <w:r>
              <w:rPr>
                <w:b/>
              </w:rPr>
              <w:t>PA</w:t>
            </w:r>
            <w:r>
              <w:t xml:space="preserve"> (Predictive analytics)</w:t>
            </w:r>
          </w:p>
        </w:tc>
        <w:tc>
          <w:tcPr>
            <w:tcW w:w="765" w:type="dxa"/>
          </w:tcPr>
          <w:p w14:paraId="1AF6FD83" w14:textId="77777777" w:rsidR="00D02A6C" w:rsidRDefault="00D02A6C" w:rsidP="002F5760">
            <w:r>
              <w:t>6</w:t>
            </w:r>
          </w:p>
        </w:tc>
        <w:tc>
          <w:tcPr>
            <w:tcW w:w="883" w:type="dxa"/>
          </w:tcPr>
          <w:p w14:paraId="1068384D" w14:textId="77777777" w:rsidR="00D02A6C" w:rsidRDefault="00D02A6C" w:rsidP="002F5760">
            <w:r>
              <w:t>7</w:t>
            </w:r>
          </w:p>
        </w:tc>
        <w:tc>
          <w:tcPr>
            <w:tcW w:w="931" w:type="dxa"/>
          </w:tcPr>
          <w:p w14:paraId="09448DCF" w14:textId="77777777" w:rsidR="00D02A6C" w:rsidRDefault="00D02A6C" w:rsidP="002F5760">
            <w:r>
              <w:t>6</w:t>
            </w:r>
          </w:p>
        </w:tc>
        <w:tc>
          <w:tcPr>
            <w:tcW w:w="1273" w:type="dxa"/>
          </w:tcPr>
          <w:p w14:paraId="2600FBA4" w14:textId="77777777" w:rsidR="00D02A6C" w:rsidRDefault="00D02A6C" w:rsidP="002F5760">
            <w:r>
              <w:t>NA</w:t>
            </w:r>
          </w:p>
        </w:tc>
      </w:tr>
      <w:tr w:rsidR="00D02A6C" w14:paraId="4D3D3A5F" w14:textId="77777777" w:rsidTr="002F5760">
        <w:tc>
          <w:tcPr>
            <w:tcW w:w="5379" w:type="dxa"/>
            <w:tcBorders>
              <w:bottom w:val="single" w:sz="8" w:space="0" w:color="auto"/>
            </w:tcBorders>
          </w:tcPr>
          <w:p w14:paraId="5AA70A2A" w14:textId="77777777" w:rsidR="00D02A6C" w:rsidRDefault="00D02A6C" w:rsidP="002F5760">
            <w:r w:rsidRPr="00D609ED">
              <w:rPr>
                <w:b/>
              </w:rPr>
              <w:t>DSDA/</w:t>
            </w:r>
            <w:r>
              <w:rPr>
                <w:b/>
              </w:rPr>
              <w:t>MSO</w:t>
            </w:r>
            <w:r>
              <w:t xml:space="preserve"> (Modeling, simulation, and optimization)</w:t>
            </w:r>
          </w:p>
        </w:tc>
        <w:tc>
          <w:tcPr>
            <w:tcW w:w="765" w:type="dxa"/>
            <w:tcBorders>
              <w:bottom w:val="single" w:sz="8" w:space="0" w:color="auto"/>
            </w:tcBorders>
          </w:tcPr>
          <w:p w14:paraId="553DC6F2" w14:textId="77777777" w:rsidR="00D02A6C" w:rsidRDefault="00D02A6C" w:rsidP="002F5760">
            <w:r>
              <w:t>5</w:t>
            </w:r>
          </w:p>
        </w:tc>
        <w:tc>
          <w:tcPr>
            <w:tcW w:w="883" w:type="dxa"/>
            <w:tcBorders>
              <w:bottom w:val="single" w:sz="8" w:space="0" w:color="auto"/>
            </w:tcBorders>
          </w:tcPr>
          <w:p w14:paraId="3E061C03" w14:textId="77777777" w:rsidR="00D02A6C" w:rsidRDefault="00D02A6C" w:rsidP="002F5760">
            <w:r>
              <w:t>3</w:t>
            </w:r>
          </w:p>
        </w:tc>
        <w:tc>
          <w:tcPr>
            <w:tcW w:w="931" w:type="dxa"/>
            <w:tcBorders>
              <w:bottom w:val="single" w:sz="8" w:space="0" w:color="auto"/>
            </w:tcBorders>
          </w:tcPr>
          <w:p w14:paraId="0B6D80BA" w14:textId="77777777" w:rsidR="00D02A6C" w:rsidRDefault="00D02A6C" w:rsidP="002F5760">
            <w:r>
              <w:t>4</w:t>
            </w:r>
          </w:p>
        </w:tc>
        <w:tc>
          <w:tcPr>
            <w:tcW w:w="1273" w:type="dxa"/>
            <w:tcBorders>
              <w:bottom w:val="single" w:sz="8" w:space="0" w:color="auto"/>
            </w:tcBorders>
          </w:tcPr>
          <w:p w14:paraId="02F006B0" w14:textId="77777777" w:rsidR="00D02A6C" w:rsidRDefault="00D02A6C" w:rsidP="002F5760">
            <w:r>
              <w:t>NA</w:t>
            </w:r>
          </w:p>
        </w:tc>
      </w:tr>
      <w:tr w:rsidR="00D02A6C" w14:paraId="314A4370" w14:textId="77777777" w:rsidTr="002F5760">
        <w:tc>
          <w:tcPr>
            <w:tcW w:w="5379" w:type="dxa"/>
            <w:tcBorders>
              <w:top w:val="single" w:sz="8" w:space="0" w:color="auto"/>
            </w:tcBorders>
          </w:tcPr>
          <w:p w14:paraId="40F51D57" w14:textId="77777777" w:rsidR="00D02A6C" w:rsidRDefault="00D02A6C" w:rsidP="002F5760">
            <w:r w:rsidRPr="00D609ED">
              <w:rPr>
                <w:b/>
              </w:rPr>
              <w:t>DSENG/</w:t>
            </w:r>
            <w:r>
              <w:rPr>
                <w:b/>
              </w:rPr>
              <w:t>BDI</w:t>
            </w:r>
            <w:r>
              <w:t xml:space="preserve"> (Big Data infrastructure and technologies)</w:t>
            </w:r>
          </w:p>
        </w:tc>
        <w:tc>
          <w:tcPr>
            <w:tcW w:w="765" w:type="dxa"/>
            <w:tcBorders>
              <w:top w:val="single" w:sz="8" w:space="0" w:color="auto"/>
            </w:tcBorders>
          </w:tcPr>
          <w:p w14:paraId="16736062" w14:textId="77777777" w:rsidR="00D02A6C" w:rsidRDefault="00D02A6C" w:rsidP="002F5760">
            <w:r>
              <w:t xml:space="preserve">4 </w:t>
            </w:r>
          </w:p>
        </w:tc>
        <w:tc>
          <w:tcPr>
            <w:tcW w:w="883" w:type="dxa"/>
            <w:tcBorders>
              <w:top w:val="single" w:sz="8" w:space="0" w:color="auto"/>
            </w:tcBorders>
          </w:tcPr>
          <w:p w14:paraId="634557E8" w14:textId="77777777" w:rsidR="00D02A6C" w:rsidRDefault="00D02A6C" w:rsidP="002F5760">
            <w:r>
              <w:t>3</w:t>
            </w:r>
          </w:p>
        </w:tc>
        <w:tc>
          <w:tcPr>
            <w:tcW w:w="931" w:type="dxa"/>
            <w:tcBorders>
              <w:top w:val="single" w:sz="8" w:space="0" w:color="auto"/>
            </w:tcBorders>
          </w:tcPr>
          <w:p w14:paraId="764A43FB" w14:textId="77777777" w:rsidR="00D02A6C" w:rsidRDefault="00D02A6C" w:rsidP="002F5760">
            <w:r>
              <w:t>4</w:t>
            </w:r>
          </w:p>
        </w:tc>
        <w:tc>
          <w:tcPr>
            <w:tcW w:w="1273" w:type="dxa"/>
            <w:tcBorders>
              <w:top w:val="single" w:sz="8" w:space="0" w:color="auto"/>
            </w:tcBorders>
          </w:tcPr>
          <w:p w14:paraId="1A1EF92F" w14:textId="77777777" w:rsidR="00D02A6C" w:rsidRDefault="00D02A6C" w:rsidP="002F5760">
            <w:r>
              <w:t>NA</w:t>
            </w:r>
          </w:p>
        </w:tc>
      </w:tr>
      <w:tr w:rsidR="00D02A6C" w14:paraId="5764C1C2" w14:textId="77777777" w:rsidTr="002F5760">
        <w:tc>
          <w:tcPr>
            <w:tcW w:w="5379" w:type="dxa"/>
          </w:tcPr>
          <w:p w14:paraId="0909DE7B" w14:textId="77777777" w:rsidR="00D02A6C" w:rsidRDefault="00D02A6C" w:rsidP="002F5760">
            <w:r w:rsidRPr="00D609ED">
              <w:rPr>
                <w:b/>
              </w:rPr>
              <w:t>DSENG/</w:t>
            </w:r>
            <w:r>
              <w:rPr>
                <w:b/>
              </w:rPr>
              <w:t>IPDS</w:t>
            </w:r>
            <w:r>
              <w:t xml:space="preserve"> (Infrastructure and platforms for Data Science)</w:t>
            </w:r>
          </w:p>
        </w:tc>
        <w:tc>
          <w:tcPr>
            <w:tcW w:w="765" w:type="dxa"/>
          </w:tcPr>
          <w:p w14:paraId="5AA8D066" w14:textId="77777777" w:rsidR="00D02A6C" w:rsidRDefault="00D02A6C" w:rsidP="002F5760">
            <w:r>
              <w:t>8</w:t>
            </w:r>
          </w:p>
        </w:tc>
        <w:tc>
          <w:tcPr>
            <w:tcW w:w="883" w:type="dxa"/>
          </w:tcPr>
          <w:p w14:paraId="194FD058" w14:textId="77777777" w:rsidR="00D02A6C" w:rsidRDefault="00D02A6C" w:rsidP="002F5760">
            <w:r>
              <w:t>5</w:t>
            </w:r>
          </w:p>
        </w:tc>
        <w:tc>
          <w:tcPr>
            <w:tcW w:w="931" w:type="dxa"/>
          </w:tcPr>
          <w:p w14:paraId="25F87A0A" w14:textId="77777777" w:rsidR="00D02A6C" w:rsidRDefault="00D02A6C" w:rsidP="002F5760">
            <w:r>
              <w:t>4</w:t>
            </w:r>
          </w:p>
        </w:tc>
        <w:tc>
          <w:tcPr>
            <w:tcW w:w="1273" w:type="dxa"/>
          </w:tcPr>
          <w:p w14:paraId="486EA2B4" w14:textId="77777777" w:rsidR="00D02A6C" w:rsidRDefault="00D02A6C" w:rsidP="002F5760">
            <w:r>
              <w:t>NA</w:t>
            </w:r>
          </w:p>
        </w:tc>
      </w:tr>
      <w:tr w:rsidR="00D02A6C" w14:paraId="41448D54" w14:textId="77777777" w:rsidTr="002F5760">
        <w:tc>
          <w:tcPr>
            <w:tcW w:w="5379" w:type="dxa"/>
          </w:tcPr>
          <w:p w14:paraId="4F6A1EAB" w14:textId="77777777" w:rsidR="00D02A6C" w:rsidRDefault="00D02A6C" w:rsidP="002F5760">
            <w:r w:rsidRPr="00D609ED">
              <w:rPr>
                <w:b/>
              </w:rPr>
              <w:t>DSENG/</w:t>
            </w:r>
            <w:r>
              <w:rPr>
                <w:b/>
              </w:rPr>
              <w:t>CCT</w:t>
            </w:r>
            <w:r>
              <w:t xml:space="preserve"> (Cloud Computing technologies for BD and DA)</w:t>
            </w:r>
          </w:p>
        </w:tc>
        <w:tc>
          <w:tcPr>
            <w:tcW w:w="765" w:type="dxa"/>
          </w:tcPr>
          <w:p w14:paraId="3527753E" w14:textId="77777777" w:rsidR="00D02A6C" w:rsidRDefault="00D02A6C" w:rsidP="002F5760">
            <w:r>
              <w:t>6</w:t>
            </w:r>
          </w:p>
        </w:tc>
        <w:tc>
          <w:tcPr>
            <w:tcW w:w="883" w:type="dxa"/>
          </w:tcPr>
          <w:p w14:paraId="45C98D4F" w14:textId="77777777" w:rsidR="00D02A6C" w:rsidRDefault="00D02A6C" w:rsidP="002F5760">
            <w:r>
              <w:t>5</w:t>
            </w:r>
          </w:p>
        </w:tc>
        <w:tc>
          <w:tcPr>
            <w:tcW w:w="931" w:type="dxa"/>
          </w:tcPr>
          <w:p w14:paraId="603EFBF8" w14:textId="77777777" w:rsidR="00D02A6C" w:rsidRDefault="00D02A6C" w:rsidP="002F5760">
            <w:r>
              <w:t>5</w:t>
            </w:r>
          </w:p>
        </w:tc>
        <w:tc>
          <w:tcPr>
            <w:tcW w:w="1273" w:type="dxa"/>
          </w:tcPr>
          <w:p w14:paraId="6B5544FD" w14:textId="77777777" w:rsidR="00D02A6C" w:rsidRDefault="00D02A6C" w:rsidP="002F5760">
            <w:r>
              <w:t>NA</w:t>
            </w:r>
          </w:p>
        </w:tc>
      </w:tr>
      <w:tr w:rsidR="00D02A6C" w14:paraId="29EB8989" w14:textId="77777777" w:rsidTr="002F5760">
        <w:tc>
          <w:tcPr>
            <w:tcW w:w="5379" w:type="dxa"/>
          </w:tcPr>
          <w:p w14:paraId="7DEEAD3F" w14:textId="77777777" w:rsidR="00D02A6C" w:rsidRDefault="00D02A6C" w:rsidP="002F5760">
            <w:r w:rsidRPr="00D609ED">
              <w:rPr>
                <w:b/>
              </w:rPr>
              <w:t>DSENG/</w:t>
            </w:r>
            <w:r>
              <w:rPr>
                <w:b/>
              </w:rPr>
              <w:t>SEC</w:t>
            </w:r>
            <w:r>
              <w:t xml:space="preserve"> (Data and Applications security)</w:t>
            </w:r>
          </w:p>
        </w:tc>
        <w:tc>
          <w:tcPr>
            <w:tcW w:w="765" w:type="dxa"/>
          </w:tcPr>
          <w:p w14:paraId="48795301" w14:textId="77777777" w:rsidR="00D02A6C" w:rsidRDefault="00D02A6C" w:rsidP="002F5760">
            <w:r>
              <w:t>2</w:t>
            </w:r>
          </w:p>
        </w:tc>
        <w:tc>
          <w:tcPr>
            <w:tcW w:w="883" w:type="dxa"/>
          </w:tcPr>
          <w:p w14:paraId="717236C9" w14:textId="77777777" w:rsidR="00D02A6C" w:rsidRDefault="00D02A6C" w:rsidP="002F5760">
            <w:r>
              <w:t>2</w:t>
            </w:r>
          </w:p>
        </w:tc>
        <w:tc>
          <w:tcPr>
            <w:tcW w:w="931" w:type="dxa"/>
          </w:tcPr>
          <w:p w14:paraId="45ACACAA" w14:textId="77777777" w:rsidR="00D02A6C" w:rsidRDefault="00D02A6C" w:rsidP="002F5760">
            <w:r>
              <w:t>2</w:t>
            </w:r>
          </w:p>
        </w:tc>
        <w:tc>
          <w:tcPr>
            <w:tcW w:w="1273" w:type="dxa"/>
          </w:tcPr>
          <w:p w14:paraId="0C68C21D" w14:textId="77777777" w:rsidR="00D02A6C" w:rsidRDefault="00D02A6C" w:rsidP="002F5760">
            <w:r>
              <w:t>NA</w:t>
            </w:r>
          </w:p>
        </w:tc>
      </w:tr>
      <w:tr w:rsidR="00D02A6C" w14:paraId="2B5A3FB1" w14:textId="77777777" w:rsidTr="002F5760">
        <w:tc>
          <w:tcPr>
            <w:tcW w:w="5379" w:type="dxa"/>
          </w:tcPr>
          <w:p w14:paraId="4C080CAF" w14:textId="77777777" w:rsidR="00D02A6C" w:rsidRDefault="00D02A6C" w:rsidP="002F5760">
            <w:r w:rsidRPr="00D609ED">
              <w:rPr>
                <w:b/>
              </w:rPr>
              <w:t>DSENG/</w:t>
            </w:r>
            <w:r>
              <w:rPr>
                <w:b/>
              </w:rPr>
              <w:t>BDSE</w:t>
            </w:r>
            <w:r>
              <w:t xml:space="preserve"> (Big Data systems organization and engineering)</w:t>
            </w:r>
          </w:p>
        </w:tc>
        <w:tc>
          <w:tcPr>
            <w:tcW w:w="765" w:type="dxa"/>
          </w:tcPr>
          <w:p w14:paraId="6BDB6D17" w14:textId="77777777" w:rsidR="00D02A6C" w:rsidRDefault="00D02A6C" w:rsidP="002F5760">
            <w:r>
              <w:t>9</w:t>
            </w:r>
          </w:p>
        </w:tc>
        <w:tc>
          <w:tcPr>
            <w:tcW w:w="883" w:type="dxa"/>
          </w:tcPr>
          <w:p w14:paraId="5BF4EB30" w14:textId="77777777" w:rsidR="00D02A6C" w:rsidRDefault="00D02A6C" w:rsidP="002F5760">
            <w:r>
              <w:t>5</w:t>
            </w:r>
          </w:p>
        </w:tc>
        <w:tc>
          <w:tcPr>
            <w:tcW w:w="931" w:type="dxa"/>
          </w:tcPr>
          <w:p w14:paraId="5DEF7690" w14:textId="77777777" w:rsidR="00D02A6C" w:rsidRDefault="00D02A6C" w:rsidP="002F5760">
            <w:r>
              <w:t>5</w:t>
            </w:r>
          </w:p>
        </w:tc>
        <w:tc>
          <w:tcPr>
            <w:tcW w:w="1273" w:type="dxa"/>
          </w:tcPr>
          <w:p w14:paraId="46A46241" w14:textId="77777777" w:rsidR="00D02A6C" w:rsidRDefault="00D02A6C" w:rsidP="002F5760">
            <w:r>
              <w:t>NA</w:t>
            </w:r>
          </w:p>
        </w:tc>
      </w:tr>
      <w:tr w:rsidR="00D02A6C" w14:paraId="07078DB5" w14:textId="77777777" w:rsidTr="002F5760">
        <w:tc>
          <w:tcPr>
            <w:tcW w:w="5379" w:type="dxa"/>
          </w:tcPr>
          <w:p w14:paraId="404A283E" w14:textId="77777777" w:rsidR="00D02A6C" w:rsidRDefault="00D02A6C" w:rsidP="002F5760">
            <w:r w:rsidRPr="00D609ED">
              <w:rPr>
                <w:b/>
              </w:rPr>
              <w:t>DSENG/</w:t>
            </w:r>
            <w:r>
              <w:rPr>
                <w:b/>
              </w:rPr>
              <w:t>DSAD</w:t>
            </w:r>
            <w:r>
              <w:t xml:space="preserve"> (Data Science/Big Data application design)</w:t>
            </w:r>
          </w:p>
        </w:tc>
        <w:tc>
          <w:tcPr>
            <w:tcW w:w="765" w:type="dxa"/>
          </w:tcPr>
          <w:p w14:paraId="77F69C2D" w14:textId="77777777" w:rsidR="00D02A6C" w:rsidRDefault="00D02A6C" w:rsidP="002F5760">
            <w:r>
              <w:t>9</w:t>
            </w:r>
          </w:p>
        </w:tc>
        <w:tc>
          <w:tcPr>
            <w:tcW w:w="883" w:type="dxa"/>
          </w:tcPr>
          <w:p w14:paraId="4AD25964" w14:textId="77777777" w:rsidR="00D02A6C" w:rsidRDefault="00D02A6C" w:rsidP="002F5760">
            <w:r>
              <w:t>5</w:t>
            </w:r>
          </w:p>
        </w:tc>
        <w:tc>
          <w:tcPr>
            <w:tcW w:w="931" w:type="dxa"/>
          </w:tcPr>
          <w:p w14:paraId="02BC32AA" w14:textId="77777777" w:rsidR="00D02A6C" w:rsidRDefault="00D02A6C" w:rsidP="002F5760">
            <w:r>
              <w:t>5</w:t>
            </w:r>
          </w:p>
        </w:tc>
        <w:tc>
          <w:tcPr>
            <w:tcW w:w="1273" w:type="dxa"/>
          </w:tcPr>
          <w:p w14:paraId="08F0555D" w14:textId="77777777" w:rsidR="00D02A6C" w:rsidRDefault="00D02A6C" w:rsidP="002F5760">
            <w:r>
              <w:t>NA</w:t>
            </w:r>
          </w:p>
        </w:tc>
      </w:tr>
      <w:tr w:rsidR="00D02A6C" w14:paraId="2009F431" w14:textId="77777777" w:rsidTr="002F5760">
        <w:tc>
          <w:tcPr>
            <w:tcW w:w="5379" w:type="dxa"/>
            <w:tcBorders>
              <w:bottom w:val="single" w:sz="8" w:space="0" w:color="auto"/>
            </w:tcBorders>
          </w:tcPr>
          <w:p w14:paraId="47D416B6" w14:textId="77777777" w:rsidR="00D02A6C" w:rsidRDefault="00D02A6C" w:rsidP="002F5760">
            <w:r w:rsidRPr="00D609ED">
              <w:rPr>
                <w:b/>
              </w:rPr>
              <w:t>DSENG/SE</w:t>
            </w:r>
            <w:r>
              <w:t xml:space="preserve"> (Information Systems)</w:t>
            </w:r>
          </w:p>
        </w:tc>
        <w:tc>
          <w:tcPr>
            <w:tcW w:w="765" w:type="dxa"/>
            <w:tcBorders>
              <w:bottom w:val="single" w:sz="8" w:space="0" w:color="auto"/>
            </w:tcBorders>
          </w:tcPr>
          <w:p w14:paraId="2E781704" w14:textId="77777777" w:rsidR="00D02A6C" w:rsidRDefault="00D02A6C" w:rsidP="002F5760">
            <w:r>
              <w:t>4</w:t>
            </w:r>
          </w:p>
        </w:tc>
        <w:tc>
          <w:tcPr>
            <w:tcW w:w="883" w:type="dxa"/>
            <w:tcBorders>
              <w:bottom w:val="single" w:sz="8" w:space="0" w:color="auto"/>
            </w:tcBorders>
          </w:tcPr>
          <w:p w14:paraId="5017D1AA" w14:textId="77777777" w:rsidR="00D02A6C" w:rsidRDefault="00D02A6C" w:rsidP="002F5760">
            <w:r>
              <w:t>6</w:t>
            </w:r>
          </w:p>
        </w:tc>
        <w:tc>
          <w:tcPr>
            <w:tcW w:w="931" w:type="dxa"/>
            <w:tcBorders>
              <w:bottom w:val="single" w:sz="8" w:space="0" w:color="auto"/>
            </w:tcBorders>
          </w:tcPr>
          <w:p w14:paraId="3CD33F19" w14:textId="77777777" w:rsidR="00D02A6C" w:rsidRDefault="00D02A6C" w:rsidP="002F5760">
            <w:r>
              <w:t>5</w:t>
            </w:r>
          </w:p>
        </w:tc>
        <w:tc>
          <w:tcPr>
            <w:tcW w:w="1273" w:type="dxa"/>
            <w:tcBorders>
              <w:bottom w:val="single" w:sz="8" w:space="0" w:color="auto"/>
            </w:tcBorders>
          </w:tcPr>
          <w:p w14:paraId="0F2881D8" w14:textId="77777777" w:rsidR="00D02A6C" w:rsidRDefault="00D02A6C" w:rsidP="002F5760">
            <w:r>
              <w:t>NA</w:t>
            </w:r>
          </w:p>
        </w:tc>
      </w:tr>
    </w:tbl>
    <w:p w14:paraId="38E9C289" w14:textId="77777777" w:rsidR="00D02A6C" w:rsidRDefault="00D02A6C" w:rsidP="00D02A6C"/>
    <w:p w14:paraId="7AD8C73A" w14:textId="77777777" w:rsidR="00D02A6C" w:rsidRDefault="00D02A6C" w:rsidP="00D02A6C">
      <w:pPr>
        <w:pStyle w:val="Caption"/>
        <w:jc w:val="center"/>
        <w:rPr>
          <w:lang w:val="en-US"/>
        </w:rPr>
      </w:pPr>
      <w:bookmarkStart w:id="69" w:name="_Ref486580710"/>
      <w:r w:rsidRPr="00606347">
        <w:rPr>
          <w:lang w:val="en-US"/>
        </w:rPr>
        <w:t xml:space="preserve">Table </w:t>
      </w:r>
      <w:bookmarkEnd w:id="69"/>
      <w:r>
        <w:rPr>
          <w:lang w:val="en-US"/>
        </w:rPr>
        <w:t>5.2.</w:t>
      </w:r>
      <w:r w:rsidRPr="00606347">
        <w:rPr>
          <w:lang w:val="en-US"/>
        </w:rPr>
        <w:t xml:space="preserve"> </w:t>
      </w:r>
      <w:r w:rsidRPr="002D378D">
        <w:rPr>
          <w:lang w:val="en-US"/>
        </w:rPr>
        <w:t>ECTS credit points for MSc program for profiles DSP04-09</w:t>
      </w:r>
    </w:p>
    <w:p w14:paraId="695FE485" w14:textId="77777777" w:rsidR="00D02A6C" w:rsidRPr="00C64788" w:rsidRDefault="00D02A6C" w:rsidP="00D02A6C">
      <w:pPr>
        <w:rPr>
          <w:lang w:eastAsia="ru-RU"/>
        </w:rPr>
      </w:pPr>
    </w:p>
    <w:tbl>
      <w:tblPr>
        <w:tblStyle w:val="TableGrid"/>
        <w:tblW w:w="9231" w:type="dxa"/>
        <w:tblLook w:val="04A0" w:firstRow="1" w:lastRow="0" w:firstColumn="1" w:lastColumn="0" w:noHBand="0" w:noVBand="1"/>
      </w:tblPr>
      <w:tblGrid>
        <w:gridCol w:w="5379"/>
        <w:gridCol w:w="765"/>
        <w:gridCol w:w="883"/>
        <w:gridCol w:w="931"/>
        <w:gridCol w:w="1273"/>
      </w:tblGrid>
      <w:tr w:rsidR="00D02A6C" w14:paraId="61EA89D2" w14:textId="77777777" w:rsidTr="002F5760">
        <w:tc>
          <w:tcPr>
            <w:tcW w:w="5379" w:type="dxa"/>
            <w:tcBorders>
              <w:bottom w:val="single" w:sz="8" w:space="0" w:color="auto"/>
            </w:tcBorders>
          </w:tcPr>
          <w:p w14:paraId="1ECEA440" w14:textId="77777777" w:rsidR="00D02A6C" w:rsidRDefault="00D02A6C" w:rsidP="002F5760">
            <w:r>
              <w:t>Course related to DS-BoK Knowledge Areas</w:t>
            </w:r>
          </w:p>
        </w:tc>
        <w:tc>
          <w:tcPr>
            <w:tcW w:w="765" w:type="dxa"/>
            <w:tcBorders>
              <w:bottom w:val="single" w:sz="8" w:space="0" w:color="auto"/>
            </w:tcBorders>
          </w:tcPr>
          <w:p w14:paraId="787FEE3C" w14:textId="77777777" w:rsidR="00D02A6C" w:rsidRDefault="00D02A6C" w:rsidP="002F5760">
            <w:r>
              <w:t>Tier - 1</w:t>
            </w:r>
          </w:p>
        </w:tc>
        <w:tc>
          <w:tcPr>
            <w:tcW w:w="883" w:type="dxa"/>
            <w:tcBorders>
              <w:bottom w:val="single" w:sz="8" w:space="0" w:color="auto"/>
            </w:tcBorders>
          </w:tcPr>
          <w:p w14:paraId="5EE35C78" w14:textId="77777777" w:rsidR="00D02A6C" w:rsidRDefault="00D02A6C" w:rsidP="002F5760">
            <w:r>
              <w:t>Tier - 2</w:t>
            </w:r>
          </w:p>
        </w:tc>
        <w:tc>
          <w:tcPr>
            <w:tcW w:w="931" w:type="dxa"/>
            <w:tcBorders>
              <w:bottom w:val="single" w:sz="8" w:space="0" w:color="auto"/>
            </w:tcBorders>
          </w:tcPr>
          <w:p w14:paraId="535F5E5B" w14:textId="77777777" w:rsidR="00D02A6C" w:rsidRDefault="00D02A6C" w:rsidP="002F5760">
            <w:r>
              <w:t>Elective</w:t>
            </w:r>
          </w:p>
        </w:tc>
        <w:tc>
          <w:tcPr>
            <w:tcW w:w="1273" w:type="dxa"/>
            <w:tcBorders>
              <w:bottom w:val="single" w:sz="8" w:space="0" w:color="auto"/>
            </w:tcBorders>
          </w:tcPr>
          <w:p w14:paraId="0CB39F14" w14:textId="77777777" w:rsidR="00D02A6C" w:rsidRDefault="00D02A6C" w:rsidP="002F5760">
            <w:r>
              <w:t>Prerequisite</w:t>
            </w:r>
          </w:p>
        </w:tc>
      </w:tr>
      <w:tr w:rsidR="00D02A6C" w14:paraId="2C1E6166" w14:textId="77777777" w:rsidTr="002F5760">
        <w:tc>
          <w:tcPr>
            <w:tcW w:w="5379" w:type="dxa"/>
            <w:tcBorders>
              <w:top w:val="single" w:sz="8" w:space="0" w:color="auto"/>
            </w:tcBorders>
          </w:tcPr>
          <w:p w14:paraId="7DB62908" w14:textId="77777777" w:rsidR="00D02A6C" w:rsidRDefault="00D02A6C" w:rsidP="002F5760">
            <w:r w:rsidRPr="00D609ED">
              <w:rPr>
                <w:b/>
              </w:rPr>
              <w:t>DSDA/</w:t>
            </w:r>
            <w:r>
              <w:rPr>
                <w:b/>
              </w:rPr>
              <w:t>SMA</w:t>
            </w:r>
            <w:r>
              <w:t xml:space="preserve"> (Statistical methods and data analysis)</w:t>
            </w:r>
          </w:p>
        </w:tc>
        <w:tc>
          <w:tcPr>
            <w:tcW w:w="765" w:type="dxa"/>
            <w:tcBorders>
              <w:top w:val="single" w:sz="8" w:space="0" w:color="auto"/>
            </w:tcBorders>
          </w:tcPr>
          <w:p w14:paraId="50511FC0" w14:textId="77777777" w:rsidR="00D02A6C" w:rsidRDefault="00D02A6C" w:rsidP="002F5760">
            <w:r>
              <w:t>6</w:t>
            </w:r>
          </w:p>
        </w:tc>
        <w:tc>
          <w:tcPr>
            <w:tcW w:w="883" w:type="dxa"/>
            <w:tcBorders>
              <w:top w:val="single" w:sz="8" w:space="0" w:color="auto"/>
            </w:tcBorders>
          </w:tcPr>
          <w:p w14:paraId="533BEEBA" w14:textId="77777777" w:rsidR="00D02A6C" w:rsidRDefault="00D02A6C" w:rsidP="002F5760">
            <w:r>
              <w:t>2</w:t>
            </w:r>
          </w:p>
        </w:tc>
        <w:tc>
          <w:tcPr>
            <w:tcW w:w="931" w:type="dxa"/>
            <w:tcBorders>
              <w:top w:val="single" w:sz="8" w:space="0" w:color="auto"/>
            </w:tcBorders>
          </w:tcPr>
          <w:p w14:paraId="3D423794" w14:textId="77777777" w:rsidR="00D02A6C" w:rsidRDefault="00D02A6C" w:rsidP="002F5760">
            <w:r>
              <w:t>4</w:t>
            </w:r>
          </w:p>
        </w:tc>
        <w:tc>
          <w:tcPr>
            <w:tcW w:w="1273" w:type="dxa"/>
            <w:tcBorders>
              <w:top w:val="single" w:sz="8" w:space="0" w:color="auto"/>
            </w:tcBorders>
          </w:tcPr>
          <w:p w14:paraId="305AF2B9" w14:textId="77777777" w:rsidR="00D02A6C" w:rsidRDefault="00D02A6C" w:rsidP="002F5760">
            <w:r>
              <w:t>6</w:t>
            </w:r>
          </w:p>
        </w:tc>
      </w:tr>
      <w:tr w:rsidR="00D02A6C" w14:paraId="5EBA056C" w14:textId="77777777" w:rsidTr="002F5760">
        <w:tc>
          <w:tcPr>
            <w:tcW w:w="5379" w:type="dxa"/>
          </w:tcPr>
          <w:p w14:paraId="248B56C1" w14:textId="77777777" w:rsidR="00D02A6C" w:rsidRDefault="00D02A6C" w:rsidP="002F5760">
            <w:r w:rsidRPr="00D609ED">
              <w:rPr>
                <w:b/>
              </w:rPr>
              <w:t>DSDA/</w:t>
            </w:r>
            <w:r>
              <w:rPr>
                <w:b/>
              </w:rPr>
              <w:t xml:space="preserve">ML </w:t>
            </w:r>
            <w:r w:rsidRPr="0089038B">
              <w:t>(Machine learning</w:t>
            </w:r>
            <w:r>
              <w:t>)</w:t>
            </w:r>
          </w:p>
        </w:tc>
        <w:tc>
          <w:tcPr>
            <w:tcW w:w="765" w:type="dxa"/>
          </w:tcPr>
          <w:p w14:paraId="108BF5A5" w14:textId="77777777" w:rsidR="00D02A6C" w:rsidRDefault="00D02A6C" w:rsidP="002F5760">
            <w:r>
              <w:t>6</w:t>
            </w:r>
          </w:p>
        </w:tc>
        <w:tc>
          <w:tcPr>
            <w:tcW w:w="883" w:type="dxa"/>
          </w:tcPr>
          <w:p w14:paraId="645B7203" w14:textId="77777777" w:rsidR="00D02A6C" w:rsidRDefault="00D02A6C" w:rsidP="002F5760">
            <w:r>
              <w:t>5</w:t>
            </w:r>
          </w:p>
        </w:tc>
        <w:tc>
          <w:tcPr>
            <w:tcW w:w="931" w:type="dxa"/>
          </w:tcPr>
          <w:p w14:paraId="2331CA56" w14:textId="77777777" w:rsidR="00D02A6C" w:rsidRDefault="00D02A6C" w:rsidP="002F5760">
            <w:r>
              <w:t>5</w:t>
            </w:r>
          </w:p>
        </w:tc>
        <w:tc>
          <w:tcPr>
            <w:tcW w:w="1273" w:type="dxa"/>
          </w:tcPr>
          <w:p w14:paraId="482C18A3" w14:textId="77777777" w:rsidR="00D02A6C" w:rsidRDefault="00D02A6C" w:rsidP="002F5760">
            <w:r>
              <w:t>9</w:t>
            </w:r>
          </w:p>
        </w:tc>
      </w:tr>
      <w:tr w:rsidR="00D02A6C" w14:paraId="13621DBF" w14:textId="77777777" w:rsidTr="002F5760">
        <w:tc>
          <w:tcPr>
            <w:tcW w:w="5379" w:type="dxa"/>
          </w:tcPr>
          <w:p w14:paraId="216EE2C4" w14:textId="77777777" w:rsidR="00D02A6C" w:rsidRDefault="00D02A6C" w:rsidP="002F5760">
            <w:r w:rsidRPr="00D609ED">
              <w:rPr>
                <w:b/>
              </w:rPr>
              <w:t>DSDA/</w:t>
            </w:r>
            <w:r>
              <w:rPr>
                <w:b/>
              </w:rPr>
              <w:t>DM</w:t>
            </w:r>
            <w:r>
              <w:t xml:space="preserve"> (Data Mining)</w:t>
            </w:r>
          </w:p>
        </w:tc>
        <w:tc>
          <w:tcPr>
            <w:tcW w:w="765" w:type="dxa"/>
          </w:tcPr>
          <w:p w14:paraId="35FE4D93" w14:textId="77777777" w:rsidR="00D02A6C" w:rsidRDefault="00D02A6C" w:rsidP="002F5760">
            <w:r>
              <w:t>4</w:t>
            </w:r>
          </w:p>
        </w:tc>
        <w:tc>
          <w:tcPr>
            <w:tcW w:w="883" w:type="dxa"/>
          </w:tcPr>
          <w:p w14:paraId="77F2C81B" w14:textId="77777777" w:rsidR="00D02A6C" w:rsidRDefault="00D02A6C" w:rsidP="002F5760">
            <w:r>
              <w:t>2</w:t>
            </w:r>
          </w:p>
        </w:tc>
        <w:tc>
          <w:tcPr>
            <w:tcW w:w="931" w:type="dxa"/>
          </w:tcPr>
          <w:p w14:paraId="37F3AD7E" w14:textId="77777777" w:rsidR="00D02A6C" w:rsidRDefault="00D02A6C" w:rsidP="002F5760">
            <w:r>
              <w:t>4</w:t>
            </w:r>
          </w:p>
        </w:tc>
        <w:tc>
          <w:tcPr>
            <w:tcW w:w="1273" w:type="dxa"/>
          </w:tcPr>
          <w:p w14:paraId="1A539404" w14:textId="77777777" w:rsidR="00D02A6C" w:rsidRDefault="00D02A6C" w:rsidP="002F5760">
            <w:r>
              <w:t>5</w:t>
            </w:r>
          </w:p>
        </w:tc>
      </w:tr>
      <w:tr w:rsidR="00D02A6C" w14:paraId="68AA69E6" w14:textId="77777777" w:rsidTr="002F5760">
        <w:trPr>
          <w:trHeight w:val="264"/>
        </w:trPr>
        <w:tc>
          <w:tcPr>
            <w:tcW w:w="5379" w:type="dxa"/>
          </w:tcPr>
          <w:p w14:paraId="361BD605" w14:textId="77777777" w:rsidR="00D02A6C" w:rsidRDefault="00D02A6C" w:rsidP="002F5760">
            <w:r w:rsidRPr="00D609ED">
              <w:rPr>
                <w:b/>
              </w:rPr>
              <w:t>DSDA/</w:t>
            </w:r>
            <w:r>
              <w:rPr>
                <w:b/>
              </w:rPr>
              <w:t>TDM</w:t>
            </w:r>
            <w:r>
              <w:t xml:space="preserve"> (Text Data Mining)</w:t>
            </w:r>
          </w:p>
        </w:tc>
        <w:tc>
          <w:tcPr>
            <w:tcW w:w="765" w:type="dxa"/>
          </w:tcPr>
          <w:p w14:paraId="64EE490B" w14:textId="77777777" w:rsidR="00D02A6C" w:rsidRDefault="00D02A6C" w:rsidP="002F5760">
            <w:r>
              <w:t>3</w:t>
            </w:r>
          </w:p>
        </w:tc>
        <w:tc>
          <w:tcPr>
            <w:tcW w:w="883" w:type="dxa"/>
          </w:tcPr>
          <w:p w14:paraId="247512EC" w14:textId="77777777" w:rsidR="00D02A6C" w:rsidRDefault="00D02A6C" w:rsidP="002F5760">
            <w:r>
              <w:t>2</w:t>
            </w:r>
          </w:p>
        </w:tc>
        <w:tc>
          <w:tcPr>
            <w:tcW w:w="931" w:type="dxa"/>
          </w:tcPr>
          <w:p w14:paraId="3A63BF1A" w14:textId="77777777" w:rsidR="00D02A6C" w:rsidRDefault="00D02A6C" w:rsidP="002F5760">
            <w:r>
              <w:t>4</w:t>
            </w:r>
          </w:p>
        </w:tc>
        <w:tc>
          <w:tcPr>
            <w:tcW w:w="1273" w:type="dxa"/>
          </w:tcPr>
          <w:p w14:paraId="1FA71A58" w14:textId="77777777" w:rsidR="00D02A6C" w:rsidRDefault="00D02A6C" w:rsidP="002F5760">
            <w:r>
              <w:t>4</w:t>
            </w:r>
          </w:p>
        </w:tc>
      </w:tr>
      <w:tr w:rsidR="00D02A6C" w14:paraId="4DD58AF3" w14:textId="77777777" w:rsidTr="002F5760">
        <w:trPr>
          <w:trHeight w:val="264"/>
        </w:trPr>
        <w:tc>
          <w:tcPr>
            <w:tcW w:w="5379" w:type="dxa"/>
          </w:tcPr>
          <w:p w14:paraId="6CAD84C7" w14:textId="77777777" w:rsidR="00D02A6C" w:rsidRPr="00D609ED" w:rsidRDefault="00D02A6C" w:rsidP="002F5760">
            <w:pPr>
              <w:rPr>
                <w:b/>
              </w:rPr>
            </w:pPr>
            <w:r w:rsidRPr="00D609ED">
              <w:rPr>
                <w:b/>
              </w:rPr>
              <w:t>DSDA/</w:t>
            </w:r>
            <w:r>
              <w:rPr>
                <w:b/>
              </w:rPr>
              <w:t>PA</w:t>
            </w:r>
            <w:r>
              <w:t xml:space="preserve"> (Predictive analytics)</w:t>
            </w:r>
          </w:p>
        </w:tc>
        <w:tc>
          <w:tcPr>
            <w:tcW w:w="765" w:type="dxa"/>
          </w:tcPr>
          <w:p w14:paraId="57CBB988" w14:textId="77777777" w:rsidR="00D02A6C" w:rsidRDefault="00D02A6C" w:rsidP="002F5760">
            <w:r>
              <w:t>4</w:t>
            </w:r>
          </w:p>
        </w:tc>
        <w:tc>
          <w:tcPr>
            <w:tcW w:w="883" w:type="dxa"/>
          </w:tcPr>
          <w:p w14:paraId="3D997E55" w14:textId="77777777" w:rsidR="00D02A6C" w:rsidRDefault="00D02A6C" w:rsidP="002F5760">
            <w:r>
              <w:t>4</w:t>
            </w:r>
          </w:p>
        </w:tc>
        <w:tc>
          <w:tcPr>
            <w:tcW w:w="931" w:type="dxa"/>
          </w:tcPr>
          <w:p w14:paraId="44905A3F" w14:textId="77777777" w:rsidR="00D02A6C" w:rsidRDefault="00D02A6C" w:rsidP="002F5760">
            <w:r>
              <w:t>4</w:t>
            </w:r>
          </w:p>
        </w:tc>
        <w:tc>
          <w:tcPr>
            <w:tcW w:w="1273" w:type="dxa"/>
          </w:tcPr>
          <w:p w14:paraId="70E2F4C8" w14:textId="77777777" w:rsidR="00D02A6C" w:rsidRDefault="00D02A6C" w:rsidP="002F5760">
            <w:r>
              <w:t>7</w:t>
            </w:r>
          </w:p>
        </w:tc>
      </w:tr>
      <w:tr w:rsidR="00D02A6C" w14:paraId="3B0EB4D1" w14:textId="77777777" w:rsidTr="002F5760">
        <w:tc>
          <w:tcPr>
            <w:tcW w:w="5379" w:type="dxa"/>
            <w:tcBorders>
              <w:bottom w:val="single" w:sz="8" w:space="0" w:color="auto"/>
            </w:tcBorders>
          </w:tcPr>
          <w:p w14:paraId="14407481" w14:textId="77777777" w:rsidR="00D02A6C" w:rsidRDefault="00D02A6C" w:rsidP="002F5760">
            <w:r w:rsidRPr="00D609ED">
              <w:rPr>
                <w:b/>
              </w:rPr>
              <w:t>DSDA/</w:t>
            </w:r>
            <w:r>
              <w:rPr>
                <w:b/>
              </w:rPr>
              <w:t>MSO</w:t>
            </w:r>
            <w:r>
              <w:t xml:space="preserve"> (Modeling, simulation, and optimization)</w:t>
            </w:r>
          </w:p>
        </w:tc>
        <w:tc>
          <w:tcPr>
            <w:tcW w:w="765" w:type="dxa"/>
            <w:tcBorders>
              <w:bottom w:val="single" w:sz="8" w:space="0" w:color="auto"/>
            </w:tcBorders>
          </w:tcPr>
          <w:p w14:paraId="07C245BE" w14:textId="77777777" w:rsidR="00D02A6C" w:rsidRDefault="00D02A6C" w:rsidP="002F5760">
            <w:r>
              <w:t>2</w:t>
            </w:r>
          </w:p>
        </w:tc>
        <w:tc>
          <w:tcPr>
            <w:tcW w:w="883" w:type="dxa"/>
            <w:tcBorders>
              <w:bottom w:val="single" w:sz="8" w:space="0" w:color="auto"/>
            </w:tcBorders>
          </w:tcPr>
          <w:p w14:paraId="42FA4B70" w14:textId="77777777" w:rsidR="00D02A6C" w:rsidRDefault="00D02A6C" w:rsidP="002F5760">
            <w:r>
              <w:t>2</w:t>
            </w:r>
          </w:p>
        </w:tc>
        <w:tc>
          <w:tcPr>
            <w:tcW w:w="931" w:type="dxa"/>
            <w:tcBorders>
              <w:bottom w:val="single" w:sz="8" w:space="0" w:color="auto"/>
            </w:tcBorders>
          </w:tcPr>
          <w:p w14:paraId="172CD11F" w14:textId="77777777" w:rsidR="00D02A6C" w:rsidRDefault="00D02A6C" w:rsidP="002F5760">
            <w:r>
              <w:t>4</w:t>
            </w:r>
          </w:p>
        </w:tc>
        <w:tc>
          <w:tcPr>
            <w:tcW w:w="1273" w:type="dxa"/>
            <w:tcBorders>
              <w:bottom w:val="single" w:sz="8" w:space="0" w:color="auto"/>
            </w:tcBorders>
          </w:tcPr>
          <w:p w14:paraId="2D5F460A" w14:textId="77777777" w:rsidR="00D02A6C" w:rsidRDefault="00D02A6C" w:rsidP="002F5760">
            <w:r>
              <w:t>4</w:t>
            </w:r>
          </w:p>
        </w:tc>
      </w:tr>
      <w:tr w:rsidR="00D02A6C" w14:paraId="4904EC9A" w14:textId="77777777" w:rsidTr="002F5760">
        <w:tc>
          <w:tcPr>
            <w:tcW w:w="5379" w:type="dxa"/>
            <w:tcBorders>
              <w:top w:val="single" w:sz="8" w:space="0" w:color="auto"/>
            </w:tcBorders>
          </w:tcPr>
          <w:p w14:paraId="3E3B7ED5" w14:textId="77777777" w:rsidR="00D02A6C" w:rsidRDefault="00D02A6C" w:rsidP="002F5760">
            <w:r w:rsidRPr="00D609ED">
              <w:rPr>
                <w:b/>
              </w:rPr>
              <w:t>DSENG/</w:t>
            </w:r>
            <w:r>
              <w:rPr>
                <w:b/>
              </w:rPr>
              <w:t>BDI</w:t>
            </w:r>
            <w:r>
              <w:t xml:space="preserve"> (Big Data infrastructure and technologies)</w:t>
            </w:r>
          </w:p>
        </w:tc>
        <w:tc>
          <w:tcPr>
            <w:tcW w:w="765" w:type="dxa"/>
            <w:tcBorders>
              <w:top w:val="single" w:sz="8" w:space="0" w:color="auto"/>
            </w:tcBorders>
          </w:tcPr>
          <w:p w14:paraId="0B7D811B" w14:textId="77777777" w:rsidR="00D02A6C" w:rsidRDefault="00D02A6C" w:rsidP="002F5760">
            <w:r>
              <w:t>3</w:t>
            </w:r>
          </w:p>
        </w:tc>
        <w:tc>
          <w:tcPr>
            <w:tcW w:w="883" w:type="dxa"/>
            <w:tcBorders>
              <w:top w:val="single" w:sz="8" w:space="0" w:color="auto"/>
            </w:tcBorders>
          </w:tcPr>
          <w:p w14:paraId="68CEA679" w14:textId="77777777" w:rsidR="00D02A6C" w:rsidRDefault="00D02A6C" w:rsidP="002F5760">
            <w:r>
              <w:t>3</w:t>
            </w:r>
          </w:p>
        </w:tc>
        <w:tc>
          <w:tcPr>
            <w:tcW w:w="931" w:type="dxa"/>
            <w:tcBorders>
              <w:top w:val="single" w:sz="8" w:space="0" w:color="auto"/>
            </w:tcBorders>
          </w:tcPr>
          <w:p w14:paraId="5AD55C9A" w14:textId="77777777" w:rsidR="00D02A6C" w:rsidRDefault="00D02A6C" w:rsidP="002F5760">
            <w:r>
              <w:t>3</w:t>
            </w:r>
          </w:p>
        </w:tc>
        <w:tc>
          <w:tcPr>
            <w:tcW w:w="1273" w:type="dxa"/>
            <w:tcBorders>
              <w:top w:val="single" w:sz="8" w:space="0" w:color="auto"/>
            </w:tcBorders>
          </w:tcPr>
          <w:p w14:paraId="464E6852" w14:textId="77777777" w:rsidR="00D02A6C" w:rsidRDefault="00D02A6C" w:rsidP="002F5760">
            <w:r>
              <w:t>4</w:t>
            </w:r>
          </w:p>
        </w:tc>
      </w:tr>
      <w:tr w:rsidR="00D02A6C" w14:paraId="43739D0D" w14:textId="77777777" w:rsidTr="002F5760">
        <w:tc>
          <w:tcPr>
            <w:tcW w:w="5379" w:type="dxa"/>
          </w:tcPr>
          <w:p w14:paraId="5CF5AF7A" w14:textId="77777777" w:rsidR="00D02A6C" w:rsidRDefault="00D02A6C" w:rsidP="002F5760">
            <w:r w:rsidRPr="00D609ED">
              <w:rPr>
                <w:b/>
              </w:rPr>
              <w:t>DSENG/</w:t>
            </w:r>
            <w:r>
              <w:rPr>
                <w:b/>
              </w:rPr>
              <w:t>IPDS</w:t>
            </w:r>
            <w:r>
              <w:t xml:space="preserve"> (Infrastructure and platforms for Data Science)</w:t>
            </w:r>
          </w:p>
        </w:tc>
        <w:tc>
          <w:tcPr>
            <w:tcW w:w="765" w:type="dxa"/>
          </w:tcPr>
          <w:p w14:paraId="5859CBDD" w14:textId="77777777" w:rsidR="00D02A6C" w:rsidRDefault="00D02A6C" w:rsidP="002F5760">
            <w:r>
              <w:t>5</w:t>
            </w:r>
          </w:p>
        </w:tc>
        <w:tc>
          <w:tcPr>
            <w:tcW w:w="883" w:type="dxa"/>
          </w:tcPr>
          <w:p w14:paraId="07EEB062" w14:textId="77777777" w:rsidR="00D02A6C" w:rsidRDefault="00D02A6C" w:rsidP="002F5760">
            <w:r>
              <w:t>3</w:t>
            </w:r>
          </w:p>
        </w:tc>
        <w:tc>
          <w:tcPr>
            <w:tcW w:w="931" w:type="dxa"/>
          </w:tcPr>
          <w:p w14:paraId="6AF163EF" w14:textId="77777777" w:rsidR="00D02A6C" w:rsidRDefault="00D02A6C" w:rsidP="002F5760">
            <w:r>
              <w:t>4</w:t>
            </w:r>
          </w:p>
        </w:tc>
        <w:tc>
          <w:tcPr>
            <w:tcW w:w="1273" w:type="dxa"/>
          </w:tcPr>
          <w:p w14:paraId="4993BAD7" w14:textId="77777777" w:rsidR="00D02A6C" w:rsidRDefault="00D02A6C" w:rsidP="002F5760">
            <w:r>
              <w:t>7</w:t>
            </w:r>
          </w:p>
        </w:tc>
      </w:tr>
      <w:tr w:rsidR="00D02A6C" w14:paraId="00979CD3" w14:textId="77777777" w:rsidTr="002F5760">
        <w:tc>
          <w:tcPr>
            <w:tcW w:w="5379" w:type="dxa"/>
          </w:tcPr>
          <w:p w14:paraId="455CD87C" w14:textId="77777777" w:rsidR="00D02A6C" w:rsidRDefault="00D02A6C" w:rsidP="002F5760">
            <w:r w:rsidRPr="00D609ED">
              <w:rPr>
                <w:b/>
              </w:rPr>
              <w:t>DSENG/</w:t>
            </w:r>
            <w:r>
              <w:rPr>
                <w:b/>
              </w:rPr>
              <w:t>CCT</w:t>
            </w:r>
            <w:r>
              <w:t xml:space="preserve"> (Cloud Computing technologies for BD and DA)</w:t>
            </w:r>
          </w:p>
        </w:tc>
        <w:tc>
          <w:tcPr>
            <w:tcW w:w="765" w:type="dxa"/>
          </w:tcPr>
          <w:p w14:paraId="15E9E1F2" w14:textId="77777777" w:rsidR="00D02A6C" w:rsidRDefault="00D02A6C" w:rsidP="002F5760">
            <w:r>
              <w:t>5</w:t>
            </w:r>
          </w:p>
        </w:tc>
        <w:tc>
          <w:tcPr>
            <w:tcW w:w="883" w:type="dxa"/>
          </w:tcPr>
          <w:p w14:paraId="488DACAC" w14:textId="77777777" w:rsidR="00D02A6C" w:rsidRDefault="00D02A6C" w:rsidP="002F5760">
            <w:r>
              <w:t>3</w:t>
            </w:r>
          </w:p>
        </w:tc>
        <w:tc>
          <w:tcPr>
            <w:tcW w:w="931" w:type="dxa"/>
          </w:tcPr>
          <w:p w14:paraId="7E261F51" w14:textId="77777777" w:rsidR="00D02A6C" w:rsidRDefault="00D02A6C" w:rsidP="002F5760">
            <w:r>
              <w:t>4</w:t>
            </w:r>
          </w:p>
        </w:tc>
        <w:tc>
          <w:tcPr>
            <w:tcW w:w="1273" w:type="dxa"/>
          </w:tcPr>
          <w:p w14:paraId="178C68A7" w14:textId="77777777" w:rsidR="00D02A6C" w:rsidRDefault="00D02A6C" w:rsidP="002F5760">
            <w:r>
              <w:t>6</w:t>
            </w:r>
          </w:p>
        </w:tc>
      </w:tr>
      <w:tr w:rsidR="00D02A6C" w14:paraId="0F0CF3DF" w14:textId="77777777" w:rsidTr="002F5760">
        <w:tc>
          <w:tcPr>
            <w:tcW w:w="5379" w:type="dxa"/>
          </w:tcPr>
          <w:p w14:paraId="5367E913" w14:textId="77777777" w:rsidR="00D02A6C" w:rsidRDefault="00D02A6C" w:rsidP="002F5760">
            <w:r w:rsidRPr="00D609ED">
              <w:rPr>
                <w:b/>
              </w:rPr>
              <w:t>DSENG/</w:t>
            </w:r>
            <w:r>
              <w:rPr>
                <w:b/>
              </w:rPr>
              <w:t>SEC</w:t>
            </w:r>
            <w:r>
              <w:t xml:space="preserve"> (Data and Applications security)</w:t>
            </w:r>
          </w:p>
        </w:tc>
        <w:tc>
          <w:tcPr>
            <w:tcW w:w="765" w:type="dxa"/>
          </w:tcPr>
          <w:p w14:paraId="54654E00" w14:textId="77777777" w:rsidR="00D02A6C" w:rsidRDefault="00D02A6C" w:rsidP="002F5760">
            <w:r>
              <w:t>1</w:t>
            </w:r>
          </w:p>
        </w:tc>
        <w:tc>
          <w:tcPr>
            <w:tcW w:w="883" w:type="dxa"/>
          </w:tcPr>
          <w:p w14:paraId="4D6E41F9" w14:textId="77777777" w:rsidR="00D02A6C" w:rsidRDefault="00D02A6C" w:rsidP="002F5760">
            <w:r>
              <w:t>2</w:t>
            </w:r>
          </w:p>
        </w:tc>
        <w:tc>
          <w:tcPr>
            <w:tcW w:w="931" w:type="dxa"/>
          </w:tcPr>
          <w:p w14:paraId="19E5BD7C" w14:textId="77777777" w:rsidR="00D02A6C" w:rsidRDefault="00D02A6C" w:rsidP="002F5760">
            <w:r>
              <w:t>2</w:t>
            </w:r>
          </w:p>
        </w:tc>
        <w:tc>
          <w:tcPr>
            <w:tcW w:w="1273" w:type="dxa"/>
          </w:tcPr>
          <w:p w14:paraId="1DA2F13A" w14:textId="77777777" w:rsidR="00D02A6C" w:rsidRDefault="00D02A6C" w:rsidP="002F5760">
            <w:r>
              <w:t>2</w:t>
            </w:r>
          </w:p>
        </w:tc>
      </w:tr>
      <w:tr w:rsidR="00D02A6C" w14:paraId="210A1C01" w14:textId="77777777" w:rsidTr="002F5760">
        <w:tc>
          <w:tcPr>
            <w:tcW w:w="5379" w:type="dxa"/>
          </w:tcPr>
          <w:p w14:paraId="7EF47585" w14:textId="77777777" w:rsidR="00D02A6C" w:rsidRDefault="00D02A6C" w:rsidP="002F5760">
            <w:r w:rsidRPr="00D609ED">
              <w:rPr>
                <w:b/>
              </w:rPr>
              <w:t>DSENG/</w:t>
            </w:r>
            <w:r>
              <w:rPr>
                <w:b/>
              </w:rPr>
              <w:t>BDSE</w:t>
            </w:r>
            <w:r>
              <w:t xml:space="preserve"> (Big Data systems organization and engineering)</w:t>
            </w:r>
          </w:p>
        </w:tc>
        <w:tc>
          <w:tcPr>
            <w:tcW w:w="765" w:type="dxa"/>
          </w:tcPr>
          <w:p w14:paraId="034D6269" w14:textId="77777777" w:rsidR="00D02A6C" w:rsidRDefault="00D02A6C" w:rsidP="002F5760">
            <w:r>
              <w:t>5</w:t>
            </w:r>
          </w:p>
        </w:tc>
        <w:tc>
          <w:tcPr>
            <w:tcW w:w="883" w:type="dxa"/>
          </w:tcPr>
          <w:p w14:paraId="4AC5099F" w14:textId="77777777" w:rsidR="00D02A6C" w:rsidRDefault="00D02A6C" w:rsidP="002F5760">
            <w:r>
              <w:t>3</w:t>
            </w:r>
          </w:p>
        </w:tc>
        <w:tc>
          <w:tcPr>
            <w:tcW w:w="931" w:type="dxa"/>
          </w:tcPr>
          <w:p w14:paraId="040EEA71" w14:textId="77777777" w:rsidR="00D02A6C" w:rsidRDefault="00D02A6C" w:rsidP="002F5760">
            <w:r>
              <w:t>4</w:t>
            </w:r>
          </w:p>
        </w:tc>
        <w:tc>
          <w:tcPr>
            <w:tcW w:w="1273" w:type="dxa"/>
          </w:tcPr>
          <w:p w14:paraId="4B4494B7" w14:textId="77777777" w:rsidR="00D02A6C" w:rsidRDefault="00D02A6C" w:rsidP="002F5760">
            <w:r>
              <w:t>7</w:t>
            </w:r>
          </w:p>
        </w:tc>
      </w:tr>
      <w:tr w:rsidR="00D02A6C" w14:paraId="39EBCEB5" w14:textId="77777777" w:rsidTr="002F5760">
        <w:tc>
          <w:tcPr>
            <w:tcW w:w="5379" w:type="dxa"/>
          </w:tcPr>
          <w:p w14:paraId="1BE11EF1" w14:textId="77777777" w:rsidR="00D02A6C" w:rsidRDefault="00D02A6C" w:rsidP="002F5760">
            <w:r w:rsidRPr="00D609ED">
              <w:rPr>
                <w:b/>
              </w:rPr>
              <w:t>DSENG/</w:t>
            </w:r>
            <w:r>
              <w:rPr>
                <w:b/>
              </w:rPr>
              <w:t>DSAD</w:t>
            </w:r>
            <w:r>
              <w:t xml:space="preserve"> (Data Science/Big Data application design)</w:t>
            </w:r>
          </w:p>
        </w:tc>
        <w:tc>
          <w:tcPr>
            <w:tcW w:w="765" w:type="dxa"/>
          </w:tcPr>
          <w:p w14:paraId="266CCF74" w14:textId="77777777" w:rsidR="00D02A6C" w:rsidRDefault="00D02A6C" w:rsidP="002F5760">
            <w:r>
              <w:t>5</w:t>
            </w:r>
          </w:p>
        </w:tc>
        <w:tc>
          <w:tcPr>
            <w:tcW w:w="883" w:type="dxa"/>
          </w:tcPr>
          <w:p w14:paraId="375F6F0E" w14:textId="77777777" w:rsidR="00D02A6C" w:rsidRDefault="00D02A6C" w:rsidP="002F5760">
            <w:r>
              <w:t>3</w:t>
            </w:r>
          </w:p>
        </w:tc>
        <w:tc>
          <w:tcPr>
            <w:tcW w:w="931" w:type="dxa"/>
          </w:tcPr>
          <w:p w14:paraId="633444B9" w14:textId="77777777" w:rsidR="00D02A6C" w:rsidRDefault="00D02A6C" w:rsidP="002F5760">
            <w:r>
              <w:t>4</w:t>
            </w:r>
          </w:p>
        </w:tc>
        <w:tc>
          <w:tcPr>
            <w:tcW w:w="1273" w:type="dxa"/>
          </w:tcPr>
          <w:p w14:paraId="673D68D6" w14:textId="77777777" w:rsidR="00D02A6C" w:rsidRDefault="00D02A6C" w:rsidP="002F5760">
            <w:r>
              <w:t>7</w:t>
            </w:r>
          </w:p>
        </w:tc>
      </w:tr>
      <w:tr w:rsidR="00D02A6C" w14:paraId="698159B5" w14:textId="77777777" w:rsidTr="002F5760">
        <w:tc>
          <w:tcPr>
            <w:tcW w:w="5379" w:type="dxa"/>
            <w:tcBorders>
              <w:bottom w:val="single" w:sz="8" w:space="0" w:color="auto"/>
            </w:tcBorders>
          </w:tcPr>
          <w:p w14:paraId="2665BDFD" w14:textId="77777777" w:rsidR="00D02A6C" w:rsidRDefault="00D02A6C" w:rsidP="002F5760">
            <w:r w:rsidRPr="00D609ED">
              <w:rPr>
                <w:b/>
              </w:rPr>
              <w:t>DSENG/SE</w:t>
            </w:r>
            <w:r>
              <w:t xml:space="preserve"> (Information Systems)</w:t>
            </w:r>
          </w:p>
        </w:tc>
        <w:tc>
          <w:tcPr>
            <w:tcW w:w="765" w:type="dxa"/>
            <w:tcBorders>
              <w:bottom w:val="single" w:sz="8" w:space="0" w:color="auto"/>
            </w:tcBorders>
          </w:tcPr>
          <w:p w14:paraId="28364A49" w14:textId="77777777" w:rsidR="00D02A6C" w:rsidRDefault="00D02A6C" w:rsidP="002F5760">
            <w:r>
              <w:t>2</w:t>
            </w:r>
          </w:p>
        </w:tc>
        <w:tc>
          <w:tcPr>
            <w:tcW w:w="883" w:type="dxa"/>
            <w:tcBorders>
              <w:bottom w:val="single" w:sz="8" w:space="0" w:color="auto"/>
            </w:tcBorders>
          </w:tcPr>
          <w:p w14:paraId="45CC8EE9" w14:textId="77777777" w:rsidR="00D02A6C" w:rsidRDefault="00D02A6C" w:rsidP="002F5760">
            <w:r>
              <w:t>3</w:t>
            </w:r>
          </w:p>
        </w:tc>
        <w:tc>
          <w:tcPr>
            <w:tcW w:w="931" w:type="dxa"/>
            <w:tcBorders>
              <w:bottom w:val="single" w:sz="8" w:space="0" w:color="auto"/>
            </w:tcBorders>
          </w:tcPr>
          <w:p w14:paraId="539369EB" w14:textId="77777777" w:rsidR="00D02A6C" w:rsidRDefault="00D02A6C" w:rsidP="002F5760">
            <w:r>
              <w:t>3</w:t>
            </w:r>
          </w:p>
        </w:tc>
        <w:tc>
          <w:tcPr>
            <w:tcW w:w="1273" w:type="dxa"/>
            <w:tcBorders>
              <w:bottom w:val="single" w:sz="8" w:space="0" w:color="auto"/>
            </w:tcBorders>
          </w:tcPr>
          <w:p w14:paraId="59533E14" w14:textId="77777777" w:rsidR="00D02A6C" w:rsidRDefault="00D02A6C" w:rsidP="002F5760">
            <w:r>
              <w:t>5</w:t>
            </w:r>
          </w:p>
        </w:tc>
      </w:tr>
    </w:tbl>
    <w:p w14:paraId="27F65FF2" w14:textId="77777777" w:rsidR="00D02A6C" w:rsidRDefault="00D02A6C" w:rsidP="00D02A6C">
      <w:pPr>
        <w:pStyle w:val="Heading2"/>
        <w:jc w:val="both"/>
      </w:pPr>
      <w:bookmarkStart w:id="70" w:name="_Toc486082062"/>
      <w:bookmarkStart w:id="71" w:name="_Toc486574346"/>
      <w:bookmarkStart w:id="72" w:name="_Toc486810960"/>
      <w:bookmarkStart w:id="73" w:name="_Toc487818146"/>
      <w:r>
        <w:t>Data Science Data Analytics (KAG1 – DSDA)</w:t>
      </w:r>
      <w:bookmarkEnd w:id="70"/>
      <w:bookmarkEnd w:id="71"/>
      <w:r>
        <w:t xml:space="preserve"> related courses</w:t>
      </w:r>
      <w:bookmarkEnd w:id="72"/>
      <w:bookmarkEnd w:id="73"/>
    </w:p>
    <w:p w14:paraId="31CBA088" w14:textId="77777777" w:rsidR="00D02A6C" w:rsidRDefault="00D02A6C" w:rsidP="00D02A6C">
      <w:pPr>
        <w:rPr>
          <w:lang w:val="en-GB"/>
        </w:rPr>
      </w:pPr>
      <w:r>
        <w:rPr>
          <w:lang w:val="en-GB"/>
        </w:rPr>
        <w:t xml:space="preserve">Data Science Analytics Knowledge Group builds the ability to use </w:t>
      </w:r>
      <w:r w:rsidRPr="00FC3994">
        <w:rPr>
          <w:lang w:val="en-GB"/>
        </w:rPr>
        <w:t xml:space="preserve">appropriate statistical </w:t>
      </w:r>
      <w:r>
        <w:rPr>
          <w:lang w:val="en-GB"/>
        </w:rPr>
        <w:t xml:space="preserve">and data analytics </w:t>
      </w:r>
      <w:r w:rsidRPr="00FC3994">
        <w:rPr>
          <w:lang w:val="en-GB"/>
        </w:rPr>
        <w:t xml:space="preserve">techniques on available data to deliver insights and discover </w:t>
      </w:r>
      <w:r>
        <w:rPr>
          <w:lang w:val="en-GB"/>
        </w:rPr>
        <w:t xml:space="preserve">information, </w:t>
      </w:r>
      <w:r w:rsidRPr="00ED7294">
        <w:rPr>
          <w:lang w:val="en-GB"/>
        </w:rPr>
        <w:t>providing recommendations, and supporting decision-making</w:t>
      </w:r>
      <w:r>
        <w:rPr>
          <w:lang w:val="en-GB"/>
        </w:rPr>
        <w:t>. It includes Knowledge Areas that cover: data mining, supervised and unsupervised machine learning, statistical modelling, and predictive analytics.</w:t>
      </w:r>
    </w:p>
    <w:p w14:paraId="6BDA3E2C" w14:textId="77777777" w:rsidR="00D02A6C" w:rsidRDefault="00D02A6C" w:rsidP="00D02A6C">
      <w:pPr>
        <w:rPr>
          <w:lang w:val="en-GB"/>
        </w:rPr>
      </w:pPr>
    </w:p>
    <w:p w14:paraId="2E9003BD" w14:textId="204CD3A3" w:rsidR="00D02A6C" w:rsidRPr="00ED7294" w:rsidRDefault="00D02A6C" w:rsidP="00D02A6C">
      <w:pPr>
        <w:rPr>
          <w:lang w:val="en-GB"/>
        </w:rPr>
      </w:pPr>
      <w:r w:rsidRPr="00ED7294">
        <w:rPr>
          <w:lang w:val="en-GB"/>
        </w:rPr>
        <w:t xml:space="preserve">The following are commonly defined Data </w:t>
      </w:r>
      <w:r>
        <w:rPr>
          <w:lang w:val="en-GB"/>
        </w:rPr>
        <w:t xml:space="preserve">Science </w:t>
      </w:r>
      <w:r w:rsidRPr="00ED7294">
        <w:rPr>
          <w:lang w:val="en-GB"/>
        </w:rPr>
        <w:t>Analytics Knowledge Areas</w:t>
      </w:r>
      <w:r w:rsidR="00594DDE">
        <w:rPr>
          <w:lang w:val="en-GB"/>
        </w:rPr>
        <w:t xml:space="preserve"> Group (KAG01-DSDA</w:t>
      </w:r>
      <w:r w:rsidR="00AF202F">
        <w:rPr>
          <w:lang w:val="en-GB"/>
        </w:rPr>
        <w:t>)</w:t>
      </w:r>
      <w:r w:rsidR="00AF202F">
        <w:rPr>
          <w:rStyle w:val="FootnoteReference"/>
          <w:lang w:val="en-GB"/>
        </w:rPr>
        <w:footnoteReference w:id="8"/>
      </w:r>
      <w:r w:rsidRPr="00ED7294">
        <w:rPr>
          <w:lang w:val="en-GB"/>
        </w:rPr>
        <w:t xml:space="preserve">: </w:t>
      </w:r>
    </w:p>
    <w:p w14:paraId="65EC36E9" w14:textId="77777777" w:rsidR="00D02A6C" w:rsidRPr="0003563C" w:rsidRDefault="00D02A6C" w:rsidP="00953D88">
      <w:pPr>
        <w:pStyle w:val="ListParagraph"/>
        <w:numPr>
          <w:ilvl w:val="0"/>
          <w:numId w:val="33"/>
        </w:numPr>
        <w:jc w:val="both"/>
        <w:rPr>
          <w:lang w:val="en-GB"/>
        </w:rPr>
      </w:pPr>
      <w:r w:rsidRPr="0003563C">
        <w:t>KA01.01 (DSDA/SM</w:t>
      </w:r>
      <w:r>
        <w:t>D</w:t>
      </w:r>
      <w:r w:rsidRPr="0003563C">
        <w:t>A) Statistical methods, including Descriptive statistics, exploratory data analysis (EDA) focused on discovering new features in the data, and confirmatory data analysis (CDA) dealing with validating formulated hypotheses;</w:t>
      </w:r>
    </w:p>
    <w:p w14:paraId="32036CE6" w14:textId="77777777" w:rsidR="00D02A6C" w:rsidRPr="0003563C" w:rsidRDefault="00D02A6C" w:rsidP="00953D88">
      <w:pPr>
        <w:pStyle w:val="ListParagraph"/>
        <w:numPr>
          <w:ilvl w:val="0"/>
          <w:numId w:val="33"/>
        </w:numPr>
        <w:jc w:val="both"/>
        <w:rPr>
          <w:lang w:val="en-GB"/>
        </w:rPr>
      </w:pPr>
      <w:r w:rsidRPr="0003563C">
        <w:rPr>
          <w:lang w:val="en-GB"/>
        </w:rPr>
        <w:t>KA01.02 (DSDA/ML) Machine learning and related methods for information search, image recognition, decision support, classification;</w:t>
      </w:r>
    </w:p>
    <w:p w14:paraId="48758EBE" w14:textId="77777777" w:rsidR="00D02A6C" w:rsidRPr="0003563C" w:rsidRDefault="00D02A6C" w:rsidP="00953D88">
      <w:pPr>
        <w:pStyle w:val="ListParagraph"/>
        <w:numPr>
          <w:ilvl w:val="0"/>
          <w:numId w:val="33"/>
        </w:numPr>
        <w:jc w:val="both"/>
        <w:rPr>
          <w:lang w:val="en-GB"/>
        </w:rPr>
      </w:pPr>
      <w:r w:rsidRPr="0003563C">
        <w:rPr>
          <w:lang w:val="en-GB"/>
        </w:rPr>
        <w:t>KA01.03 (DSDA/DM) Data mining is a particular data analysis technique that focuses on modelling and knowledge discovery for predictive rather than purely descriptive purposes;</w:t>
      </w:r>
    </w:p>
    <w:p w14:paraId="60F1EB09" w14:textId="77777777" w:rsidR="00D02A6C" w:rsidRPr="0003563C" w:rsidRDefault="00D02A6C" w:rsidP="00953D88">
      <w:pPr>
        <w:pStyle w:val="ListParagraph"/>
        <w:numPr>
          <w:ilvl w:val="0"/>
          <w:numId w:val="33"/>
        </w:numPr>
        <w:jc w:val="both"/>
        <w:rPr>
          <w:lang w:val="en-GB"/>
        </w:rPr>
      </w:pPr>
      <w:r w:rsidRPr="0003563C">
        <w:rPr>
          <w:lang w:val="en-GB"/>
        </w:rPr>
        <w:t>KA01.04 (DSDA/TDM) Text analytics applies statistical, linguistic, and structural techniques to extract and classify information from textual sources, a species of unstructured data;</w:t>
      </w:r>
    </w:p>
    <w:p w14:paraId="3BD29435" w14:textId="77777777" w:rsidR="00D02A6C" w:rsidRPr="0003563C" w:rsidRDefault="00D02A6C" w:rsidP="00953D88">
      <w:pPr>
        <w:pStyle w:val="ListParagraph"/>
        <w:numPr>
          <w:ilvl w:val="0"/>
          <w:numId w:val="33"/>
        </w:numPr>
        <w:jc w:val="both"/>
        <w:rPr>
          <w:lang w:val="en-GB"/>
        </w:rPr>
      </w:pPr>
      <w:r w:rsidRPr="0003563C">
        <w:rPr>
          <w:lang w:val="en-GB"/>
        </w:rPr>
        <w:t>KA01.05 (DSDA/PA) Predictive analytics focuses on application of statistical models for predictiv</w:t>
      </w:r>
      <w:r>
        <w:rPr>
          <w:lang w:val="en-GB"/>
        </w:rPr>
        <w:t>e forecasting or classification;</w:t>
      </w:r>
    </w:p>
    <w:p w14:paraId="188C8A3A" w14:textId="77777777" w:rsidR="00D02A6C" w:rsidRPr="00C64788" w:rsidRDefault="00D02A6C" w:rsidP="00953D88">
      <w:pPr>
        <w:pStyle w:val="ListParagraph"/>
        <w:numPr>
          <w:ilvl w:val="0"/>
          <w:numId w:val="33"/>
        </w:numPr>
        <w:jc w:val="both"/>
        <w:rPr>
          <w:lang w:val="en-GB"/>
        </w:rPr>
      </w:pPr>
      <w:r>
        <w:rPr>
          <w:lang w:val="en-GB"/>
        </w:rPr>
        <w:t>KA01.06 (DSDA/MODSIM</w:t>
      </w:r>
      <w:r w:rsidRPr="00C64788">
        <w:rPr>
          <w:lang w:val="en-GB"/>
        </w:rPr>
        <w:t>) Computational modelling, simulation and optimisation</w:t>
      </w:r>
      <w:r>
        <w:rPr>
          <w:lang w:val="en-GB"/>
        </w:rPr>
        <w:t>.</w:t>
      </w:r>
    </w:p>
    <w:p w14:paraId="629F85CC" w14:textId="77777777" w:rsidR="00D02A6C" w:rsidRDefault="00D02A6C" w:rsidP="00D02A6C">
      <w:pPr>
        <w:pStyle w:val="Heading3"/>
        <w:jc w:val="both"/>
      </w:pPr>
      <w:bookmarkStart w:id="74" w:name="_Toc486082064"/>
      <w:bookmarkStart w:id="75" w:name="_Toc486574347"/>
      <w:bookmarkStart w:id="76" w:name="_Toc486810961"/>
      <w:bookmarkStart w:id="77" w:name="_Toc487818147"/>
      <w:r>
        <w:t>DSDA/</w:t>
      </w:r>
      <w:bookmarkEnd w:id="74"/>
      <w:r>
        <w:t xml:space="preserve">SMDA - </w:t>
      </w:r>
      <w:r w:rsidRPr="00A46CA8">
        <w:t>Statistical methods</w:t>
      </w:r>
      <w:r>
        <w:t xml:space="preserve"> and data analysis</w:t>
      </w:r>
      <w:bookmarkEnd w:id="75"/>
      <w:bookmarkEnd w:id="76"/>
      <w:bookmarkEnd w:id="77"/>
    </w:p>
    <w:p w14:paraId="1CDCBBD4" w14:textId="77777777" w:rsidR="00D02A6C" w:rsidRDefault="00D02A6C" w:rsidP="00D02A6C">
      <w:r>
        <w:t xml:space="preserve">Statistics and probability theory are foundational components of data analytics and constitute a significant part of a Data Science competences and knowledge. This module provides an insight into major statistical and data analytics paradigms and schools of thought. They can be taught separately or as a part of other Data Analytics related modules or courses. </w:t>
      </w:r>
    </w:p>
    <w:p w14:paraId="5B1E69E3" w14:textId="77777777" w:rsidR="00D02A6C" w:rsidRDefault="00D02A6C" w:rsidP="00D02A6C"/>
    <w:p w14:paraId="38D11A4F" w14:textId="77777777" w:rsidR="00D02A6C" w:rsidRDefault="00D02A6C" w:rsidP="00D02A6C">
      <w:r>
        <w:t>Topics:</w:t>
      </w:r>
    </w:p>
    <w:p w14:paraId="48EB114E" w14:textId="77777777" w:rsidR="00D02A6C" w:rsidRDefault="00D02A6C" w:rsidP="00953D88">
      <w:pPr>
        <w:pStyle w:val="ListParagraph"/>
        <w:numPr>
          <w:ilvl w:val="0"/>
          <w:numId w:val="23"/>
        </w:numPr>
        <w:jc w:val="both"/>
      </w:pPr>
      <w:r>
        <w:t>Statistical paradigms (regression, time series, dimensionality, clusters)</w:t>
      </w:r>
    </w:p>
    <w:p w14:paraId="7D03B78C" w14:textId="77777777" w:rsidR="00D02A6C" w:rsidRDefault="00D02A6C" w:rsidP="00953D88">
      <w:pPr>
        <w:pStyle w:val="ListParagraph"/>
        <w:numPr>
          <w:ilvl w:val="0"/>
          <w:numId w:val="23"/>
        </w:numPr>
        <w:jc w:val="both"/>
      </w:pPr>
      <w:r>
        <w:t>Probabilistic representations (causal networks, Bayesian analysis, Markov nets)</w:t>
      </w:r>
    </w:p>
    <w:p w14:paraId="12A56A60" w14:textId="77777777" w:rsidR="00D02A6C" w:rsidRDefault="00D02A6C" w:rsidP="00953D88">
      <w:pPr>
        <w:pStyle w:val="ListParagraph"/>
        <w:numPr>
          <w:ilvl w:val="0"/>
          <w:numId w:val="23"/>
        </w:numPr>
        <w:jc w:val="both"/>
      </w:pPr>
      <w:r>
        <w:t>Frequentist and Bayesian statistics</w:t>
      </w:r>
    </w:p>
    <w:p w14:paraId="6EEEA9BB" w14:textId="77777777" w:rsidR="00D02A6C" w:rsidRDefault="00D02A6C" w:rsidP="00953D88">
      <w:pPr>
        <w:pStyle w:val="ListParagraph"/>
        <w:numPr>
          <w:ilvl w:val="0"/>
          <w:numId w:val="23"/>
        </w:numPr>
        <w:jc w:val="both"/>
      </w:pPr>
      <w:r>
        <w:t>Exploratory and confirmatory data analysis</w:t>
      </w:r>
    </w:p>
    <w:p w14:paraId="54F2685D" w14:textId="77777777" w:rsidR="00D02A6C" w:rsidRDefault="00D02A6C" w:rsidP="00953D88">
      <w:pPr>
        <w:pStyle w:val="ListParagraph"/>
        <w:numPr>
          <w:ilvl w:val="0"/>
          <w:numId w:val="23"/>
        </w:numPr>
        <w:jc w:val="both"/>
      </w:pPr>
      <w:r>
        <w:t>Information theory</w:t>
      </w:r>
    </w:p>
    <w:p w14:paraId="729A9452" w14:textId="77777777" w:rsidR="00D02A6C" w:rsidRDefault="00D02A6C" w:rsidP="00953D88">
      <w:pPr>
        <w:pStyle w:val="ListParagraph"/>
        <w:numPr>
          <w:ilvl w:val="0"/>
          <w:numId w:val="23"/>
        </w:numPr>
        <w:jc w:val="both"/>
      </w:pPr>
      <w:r>
        <w:t>Graph theory</w:t>
      </w:r>
    </w:p>
    <w:p w14:paraId="2F38F424" w14:textId="77777777" w:rsidR="00D02A6C" w:rsidRDefault="00D02A6C" w:rsidP="00D02A6C"/>
    <w:p w14:paraId="36FAE7B7" w14:textId="77777777" w:rsidR="00D02A6C" w:rsidRDefault="00D02A6C" w:rsidP="00D02A6C">
      <w:r>
        <w:t>Learning Outcomes:</w:t>
      </w:r>
    </w:p>
    <w:p w14:paraId="52981AC4" w14:textId="77777777" w:rsidR="00D02A6C" w:rsidRDefault="00D02A6C" w:rsidP="00953D88">
      <w:pPr>
        <w:pStyle w:val="ListParagraph"/>
        <w:numPr>
          <w:ilvl w:val="0"/>
          <w:numId w:val="27"/>
        </w:numPr>
        <w:jc w:val="both"/>
      </w:pPr>
      <w:r w:rsidRPr="003249DE">
        <w:t>Choose and execute standard methods from existing statistical libraries to provide overview</w:t>
      </w:r>
      <w:r>
        <w:t xml:space="preserve"> (LODA.02 L1)</w:t>
      </w:r>
    </w:p>
    <w:p w14:paraId="3047AF64" w14:textId="77777777" w:rsidR="00D02A6C" w:rsidRDefault="00D02A6C" w:rsidP="00953D88">
      <w:pPr>
        <w:pStyle w:val="ListParagraph"/>
        <w:numPr>
          <w:ilvl w:val="0"/>
          <w:numId w:val="27"/>
        </w:numPr>
        <w:jc w:val="both"/>
      </w:pPr>
      <w:r w:rsidRPr="003249DE">
        <w:t>Select most appropriate statistical techniques and model available data to deliver insights</w:t>
      </w:r>
      <w:r>
        <w:t xml:space="preserve"> (LODA.02 L2)</w:t>
      </w:r>
    </w:p>
    <w:p w14:paraId="49204F2B" w14:textId="77777777" w:rsidR="00D02A6C" w:rsidRDefault="00D02A6C" w:rsidP="00953D88">
      <w:pPr>
        <w:pStyle w:val="ListParagraph"/>
        <w:numPr>
          <w:ilvl w:val="0"/>
          <w:numId w:val="27"/>
        </w:numPr>
        <w:jc w:val="both"/>
      </w:pPr>
      <w:r w:rsidRPr="0022373D">
        <w:t>Identify requirements and develop analysis approaches</w:t>
      </w:r>
      <w:r>
        <w:t xml:space="preserve"> (LODA.01 L2)</w:t>
      </w:r>
    </w:p>
    <w:p w14:paraId="7789F52A" w14:textId="77777777" w:rsidR="00D02A6C" w:rsidRDefault="00D02A6C" w:rsidP="00953D88">
      <w:pPr>
        <w:pStyle w:val="ListParagraph"/>
        <w:numPr>
          <w:ilvl w:val="0"/>
          <w:numId w:val="27"/>
        </w:numPr>
        <w:jc w:val="both"/>
      </w:pPr>
      <w:r w:rsidRPr="0022373D">
        <w:t>Assess and optimize organization processes using statistical techniques and simulation</w:t>
      </w:r>
      <w:r>
        <w:t xml:space="preserve"> (LODA.02 L3)</w:t>
      </w:r>
    </w:p>
    <w:p w14:paraId="028F5694" w14:textId="77777777" w:rsidR="00D02A6C" w:rsidRDefault="00D02A6C" w:rsidP="00D02A6C">
      <w:pPr>
        <w:pStyle w:val="Heading3"/>
        <w:jc w:val="both"/>
      </w:pPr>
      <w:bookmarkStart w:id="78" w:name="_Toc486082063"/>
      <w:bookmarkStart w:id="79" w:name="_Toc486574348"/>
      <w:bookmarkStart w:id="80" w:name="_Toc486810962"/>
      <w:bookmarkStart w:id="81" w:name="_Toc487818148"/>
      <w:r>
        <w:t>DSDA/</w:t>
      </w:r>
      <w:bookmarkEnd w:id="78"/>
      <w:r>
        <w:t>ML – Machine Learning</w:t>
      </w:r>
      <w:bookmarkEnd w:id="79"/>
      <w:bookmarkEnd w:id="80"/>
      <w:bookmarkEnd w:id="81"/>
    </w:p>
    <w:p w14:paraId="4FF92B3B" w14:textId="77777777" w:rsidR="00D02A6C" w:rsidRDefault="00D02A6C" w:rsidP="00D02A6C">
      <w:r>
        <w:t>Data Scientists have a wide range of ready machine learning libraries available. Nevertheless, they also need to go beyond simple application of algorithms to achieve expected results. New problems they face might require in depth understanding of theoretical underpinning of both simple and advanced algorithms. This module covers the use, analyze and design of machine learning algorithms.</w:t>
      </w:r>
    </w:p>
    <w:p w14:paraId="24FC4A82" w14:textId="77777777" w:rsidR="00D02A6C" w:rsidRDefault="00D02A6C" w:rsidP="00D02A6C"/>
    <w:p w14:paraId="7DC3200F" w14:textId="77777777" w:rsidR="00D02A6C" w:rsidRDefault="00D02A6C" w:rsidP="00D02A6C">
      <w:r>
        <w:t>Topics:</w:t>
      </w:r>
    </w:p>
    <w:p w14:paraId="41B1E08D" w14:textId="77777777" w:rsidR="00D02A6C" w:rsidRDefault="00D02A6C" w:rsidP="00953D88">
      <w:pPr>
        <w:pStyle w:val="ListParagraph"/>
        <w:numPr>
          <w:ilvl w:val="0"/>
          <w:numId w:val="22"/>
        </w:numPr>
        <w:jc w:val="both"/>
      </w:pPr>
      <w:r>
        <w:t>Machine learning theory (supervised, unsupervised, reinforced learning, deep learning, kernel methods, Markov decision processes)</w:t>
      </w:r>
    </w:p>
    <w:p w14:paraId="600059DC" w14:textId="77777777" w:rsidR="00D02A6C" w:rsidRDefault="00D02A6C" w:rsidP="00953D88">
      <w:pPr>
        <w:pStyle w:val="ListParagraph"/>
        <w:numPr>
          <w:ilvl w:val="0"/>
          <w:numId w:val="22"/>
        </w:numPr>
        <w:jc w:val="both"/>
      </w:pPr>
      <w:r>
        <w:t>Design and analysis of algorithms (graph algorithms, data structures design and analysis, online algorithms, bloom filters and hashing, MapReduce algorithms)</w:t>
      </w:r>
    </w:p>
    <w:p w14:paraId="0884488F" w14:textId="77777777" w:rsidR="00D02A6C" w:rsidRDefault="00D02A6C" w:rsidP="00953D88">
      <w:pPr>
        <w:pStyle w:val="ListParagraph"/>
        <w:numPr>
          <w:ilvl w:val="0"/>
          <w:numId w:val="22"/>
        </w:numPr>
        <w:jc w:val="both"/>
      </w:pPr>
      <w:r>
        <w:t>Game theory and mechanism design</w:t>
      </w:r>
    </w:p>
    <w:p w14:paraId="55E03E2F" w14:textId="77777777" w:rsidR="00D02A6C" w:rsidRDefault="00D02A6C" w:rsidP="00953D88">
      <w:pPr>
        <w:pStyle w:val="ListParagraph"/>
        <w:numPr>
          <w:ilvl w:val="0"/>
          <w:numId w:val="22"/>
        </w:numPr>
        <w:jc w:val="both"/>
      </w:pPr>
      <w:r>
        <w:t>Classification methods</w:t>
      </w:r>
    </w:p>
    <w:p w14:paraId="16BE7FAC" w14:textId="77777777" w:rsidR="00D02A6C" w:rsidRDefault="00D02A6C" w:rsidP="00953D88">
      <w:pPr>
        <w:pStyle w:val="ListParagraph"/>
        <w:numPr>
          <w:ilvl w:val="0"/>
          <w:numId w:val="22"/>
        </w:numPr>
        <w:jc w:val="both"/>
      </w:pPr>
      <w:r>
        <w:t>Ensemble methods</w:t>
      </w:r>
    </w:p>
    <w:p w14:paraId="2534A0DC" w14:textId="77777777" w:rsidR="00D02A6C" w:rsidRDefault="00D02A6C" w:rsidP="00953D88">
      <w:pPr>
        <w:pStyle w:val="ListParagraph"/>
        <w:numPr>
          <w:ilvl w:val="0"/>
          <w:numId w:val="22"/>
        </w:numPr>
        <w:jc w:val="both"/>
      </w:pPr>
      <w:r>
        <w:t>Cross-validation</w:t>
      </w:r>
    </w:p>
    <w:p w14:paraId="6F0BD450" w14:textId="77777777" w:rsidR="00D02A6C" w:rsidRDefault="00D02A6C" w:rsidP="00D02A6C"/>
    <w:p w14:paraId="33DCEA56" w14:textId="77777777" w:rsidR="00D02A6C" w:rsidRDefault="00D02A6C" w:rsidP="00D02A6C">
      <w:r>
        <w:t>Learning Outcomes:</w:t>
      </w:r>
    </w:p>
    <w:p w14:paraId="3D16C706" w14:textId="77777777" w:rsidR="00D02A6C" w:rsidRDefault="00D02A6C" w:rsidP="00953D88">
      <w:pPr>
        <w:pStyle w:val="ListParagraph"/>
        <w:numPr>
          <w:ilvl w:val="0"/>
          <w:numId w:val="26"/>
        </w:numPr>
        <w:jc w:val="both"/>
      </w:pPr>
      <w:r w:rsidRPr="00A52957">
        <w:t>Choose and execute existing analytic techniques and tools</w:t>
      </w:r>
      <w:r>
        <w:t xml:space="preserve"> (LODA.01 L1)</w:t>
      </w:r>
    </w:p>
    <w:p w14:paraId="2DDE0C98" w14:textId="77777777" w:rsidR="00D02A6C" w:rsidRDefault="00D02A6C" w:rsidP="00953D88">
      <w:pPr>
        <w:pStyle w:val="ListParagraph"/>
        <w:numPr>
          <w:ilvl w:val="0"/>
          <w:numId w:val="26"/>
        </w:numPr>
        <w:jc w:val="both"/>
      </w:pPr>
      <w:r w:rsidRPr="00A52957">
        <w:t>Identify requirements and develop analysis approaches</w:t>
      </w:r>
      <w:r>
        <w:t xml:space="preserve"> (LODA.01 L2)</w:t>
      </w:r>
    </w:p>
    <w:p w14:paraId="3A95EDC6" w14:textId="77777777" w:rsidR="00D02A6C" w:rsidRDefault="00D02A6C" w:rsidP="00953D88">
      <w:pPr>
        <w:pStyle w:val="ListParagraph"/>
        <w:numPr>
          <w:ilvl w:val="0"/>
          <w:numId w:val="26"/>
        </w:numPr>
        <w:jc w:val="both"/>
      </w:pPr>
      <w:r w:rsidRPr="009661A6">
        <w:t>Develop specialized analytics to enable agile decision-making and integrate them into organizational workflows</w:t>
      </w:r>
      <w:r>
        <w:t xml:space="preserve"> (L0DA.05 L2)</w:t>
      </w:r>
    </w:p>
    <w:p w14:paraId="24CF9481" w14:textId="77777777" w:rsidR="00D02A6C" w:rsidRDefault="00D02A6C" w:rsidP="00953D88">
      <w:pPr>
        <w:pStyle w:val="ListParagraph"/>
        <w:numPr>
          <w:ilvl w:val="0"/>
          <w:numId w:val="26"/>
        </w:numPr>
        <w:jc w:val="both"/>
      </w:pPr>
      <w:r w:rsidRPr="000A62A0">
        <w:t xml:space="preserve">Design and evaluate analysis techniques and tools to discover new relations </w:t>
      </w:r>
      <w:r>
        <w:t>(LODA.01 L3)</w:t>
      </w:r>
    </w:p>
    <w:p w14:paraId="4A80EEF5" w14:textId="77777777" w:rsidR="00D02A6C" w:rsidRDefault="00D02A6C" w:rsidP="00D02A6C">
      <w:pPr>
        <w:pStyle w:val="Heading3"/>
        <w:jc w:val="both"/>
      </w:pPr>
      <w:bookmarkStart w:id="82" w:name="_Toc486082065"/>
      <w:bookmarkStart w:id="83" w:name="_Toc486574349"/>
      <w:bookmarkStart w:id="84" w:name="_Toc486810963"/>
      <w:bookmarkStart w:id="85" w:name="_Toc487818149"/>
      <w:r>
        <w:t>DSDA/</w:t>
      </w:r>
      <w:bookmarkEnd w:id="82"/>
      <w:r>
        <w:t>DM - Data Mining</w:t>
      </w:r>
      <w:bookmarkEnd w:id="83"/>
      <w:bookmarkEnd w:id="84"/>
      <w:bookmarkEnd w:id="85"/>
    </w:p>
    <w:p w14:paraId="4F5BFB87" w14:textId="77777777" w:rsidR="00D02A6C" w:rsidRDefault="00D02A6C" w:rsidP="00D02A6C">
      <w:r>
        <w:t>Mathematical and theoretical aspects of data analytics must be implemented in a computational form appropriate for both problem at hand and data size. This module builds familiarity with most relevant data mining algorithms and related methods for knowledge representation and reasoning.</w:t>
      </w:r>
    </w:p>
    <w:p w14:paraId="16CD51AC" w14:textId="77777777" w:rsidR="00D02A6C" w:rsidRDefault="00D02A6C" w:rsidP="00D02A6C"/>
    <w:p w14:paraId="5DC2EEFA" w14:textId="77777777" w:rsidR="00D02A6C" w:rsidRDefault="00D02A6C" w:rsidP="00D02A6C">
      <w:r>
        <w:t>Topics:</w:t>
      </w:r>
    </w:p>
    <w:p w14:paraId="1A56CF34" w14:textId="77777777" w:rsidR="00D02A6C" w:rsidRDefault="00D02A6C" w:rsidP="00953D88">
      <w:pPr>
        <w:pStyle w:val="ListParagraph"/>
        <w:numPr>
          <w:ilvl w:val="0"/>
          <w:numId w:val="24"/>
        </w:numPr>
        <w:jc w:val="both"/>
      </w:pPr>
      <w:r>
        <w:t>Data mining and knowledge discovery</w:t>
      </w:r>
    </w:p>
    <w:p w14:paraId="0F57C454" w14:textId="77777777" w:rsidR="00D02A6C" w:rsidRDefault="00D02A6C" w:rsidP="00953D88">
      <w:pPr>
        <w:pStyle w:val="ListParagraph"/>
        <w:numPr>
          <w:ilvl w:val="0"/>
          <w:numId w:val="24"/>
        </w:numPr>
        <w:jc w:val="both"/>
      </w:pPr>
      <w:r>
        <w:t>Knowledge Representation and Reasoning</w:t>
      </w:r>
    </w:p>
    <w:p w14:paraId="3513741A" w14:textId="77777777" w:rsidR="00D02A6C" w:rsidRDefault="00D02A6C" w:rsidP="00953D88">
      <w:pPr>
        <w:pStyle w:val="ListParagraph"/>
        <w:numPr>
          <w:ilvl w:val="0"/>
          <w:numId w:val="24"/>
        </w:numPr>
        <w:jc w:val="both"/>
      </w:pPr>
      <w:r>
        <w:t>CRISP-DM and data mining stages</w:t>
      </w:r>
    </w:p>
    <w:p w14:paraId="4659DC04" w14:textId="77777777" w:rsidR="00D02A6C" w:rsidRDefault="00D02A6C" w:rsidP="00953D88">
      <w:pPr>
        <w:pStyle w:val="ListParagraph"/>
        <w:numPr>
          <w:ilvl w:val="0"/>
          <w:numId w:val="24"/>
        </w:numPr>
        <w:jc w:val="both"/>
      </w:pPr>
      <w:r>
        <w:t>Anomaly Detection</w:t>
      </w:r>
    </w:p>
    <w:p w14:paraId="005A65BD" w14:textId="77777777" w:rsidR="00D02A6C" w:rsidRDefault="00D02A6C" w:rsidP="00953D88">
      <w:pPr>
        <w:pStyle w:val="ListParagraph"/>
        <w:numPr>
          <w:ilvl w:val="0"/>
          <w:numId w:val="24"/>
        </w:numPr>
        <w:jc w:val="both"/>
      </w:pPr>
      <w:r>
        <w:t>Time series analysis</w:t>
      </w:r>
    </w:p>
    <w:p w14:paraId="26FDC6CC" w14:textId="77777777" w:rsidR="00D02A6C" w:rsidRDefault="00D02A6C" w:rsidP="00953D88">
      <w:pPr>
        <w:pStyle w:val="ListParagraph"/>
        <w:numPr>
          <w:ilvl w:val="0"/>
          <w:numId w:val="24"/>
        </w:numPr>
        <w:jc w:val="both"/>
      </w:pPr>
      <w:r>
        <w:t>Feature selection, Apriori algorithm</w:t>
      </w:r>
    </w:p>
    <w:p w14:paraId="70C0505B" w14:textId="77777777" w:rsidR="00D02A6C" w:rsidRDefault="00D02A6C" w:rsidP="00953D88">
      <w:pPr>
        <w:pStyle w:val="ListParagraph"/>
        <w:numPr>
          <w:ilvl w:val="0"/>
          <w:numId w:val="24"/>
        </w:numPr>
        <w:jc w:val="both"/>
      </w:pPr>
      <w:r>
        <w:t>Graph data analytics</w:t>
      </w:r>
    </w:p>
    <w:p w14:paraId="1CD7AFE4" w14:textId="77777777" w:rsidR="00D02A6C" w:rsidRDefault="00D02A6C" w:rsidP="00D02A6C"/>
    <w:p w14:paraId="198388FC" w14:textId="77777777" w:rsidR="00D02A6C" w:rsidRDefault="00D02A6C" w:rsidP="00D02A6C">
      <w:r>
        <w:t>Learning Outcomes:</w:t>
      </w:r>
    </w:p>
    <w:p w14:paraId="662AE624" w14:textId="77777777" w:rsidR="00D02A6C" w:rsidRDefault="00D02A6C" w:rsidP="00953D88">
      <w:pPr>
        <w:pStyle w:val="ListParagraph"/>
        <w:numPr>
          <w:ilvl w:val="0"/>
          <w:numId w:val="28"/>
        </w:numPr>
        <w:jc w:val="both"/>
      </w:pPr>
      <w:r w:rsidRPr="00D20BC2">
        <w:t>Choose and execut</w:t>
      </w:r>
      <w:r>
        <w:t>e standard methods from</w:t>
      </w:r>
      <w:r w:rsidRPr="00D20BC2">
        <w:t xml:space="preserve"> statistica</w:t>
      </w:r>
      <w:r>
        <w:t>l libraries to provide overview (LODA.02 L1)</w:t>
      </w:r>
    </w:p>
    <w:p w14:paraId="16CBCE92" w14:textId="77777777" w:rsidR="00D02A6C" w:rsidRDefault="00D02A6C" w:rsidP="00953D88">
      <w:pPr>
        <w:pStyle w:val="ListParagraph"/>
        <w:numPr>
          <w:ilvl w:val="0"/>
          <w:numId w:val="28"/>
        </w:numPr>
        <w:jc w:val="both"/>
      </w:pPr>
      <w:r w:rsidRPr="00D20BC2">
        <w:t>Select most appropriate statistical techniques and model ava</w:t>
      </w:r>
      <w:r>
        <w:t>ilable data to deliver insights (LODA.02 L2)</w:t>
      </w:r>
    </w:p>
    <w:p w14:paraId="23C06233" w14:textId="77777777" w:rsidR="00D02A6C" w:rsidRDefault="00D02A6C" w:rsidP="00953D88">
      <w:pPr>
        <w:pStyle w:val="ListParagraph"/>
        <w:numPr>
          <w:ilvl w:val="0"/>
          <w:numId w:val="28"/>
        </w:numPr>
        <w:jc w:val="both"/>
      </w:pPr>
      <w:r w:rsidRPr="0022373D">
        <w:t>Analyze available data sources and develop tool that work with complex datasets</w:t>
      </w:r>
      <w:r>
        <w:t xml:space="preserve"> (LODA.03 L2)</w:t>
      </w:r>
    </w:p>
    <w:p w14:paraId="268409FB" w14:textId="77777777" w:rsidR="00D02A6C" w:rsidRDefault="00D02A6C" w:rsidP="00953D88">
      <w:pPr>
        <w:pStyle w:val="ListParagraph"/>
        <w:numPr>
          <w:ilvl w:val="0"/>
          <w:numId w:val="28"/>
        </w:numPr>
        <w:jc w:val="both"/>
      </w:pPr>
      <w:r w:rsidRPr="0022373D">
        <w:t>Develop specialized analytics to enable agile decision-making and integrate them into organizational workflows</w:t>
      </w:r>
      <w:r>
        <w:t xml:space="preserve"> (LODA.05 L2)</w:t>
      </w:r>
    </w:p>
    <w:p w14:paraId="327FB8A7" w14:textId="77777777" w:rsidR="00D02A6C" w:rsidRDefault="00D02A6C" w:rsidP="00953D88">
      <w:pPr>
        <w:pStyle w:val="ListParagraph"/>
        <w:numPr>
          <w:ilvl w:val="0"/>
          <w:numId w:val="28"/>
        </w:numPr>
        <w:jc w:val="both"/>
      </w:pPr>
      <w:r w:rsidRPr="0022373D">
        <w:t>Evaluate and recommend data analytics w.r.t. organizational strategy</w:t>
      </w:r>
      <w:r>
        <w:t xml:space="preserve"> (LODA.05 L3)</w:t>
      </w:r>
    </w:p>
    <w:p w14:paraId="68DBA9AB" w14:textId="77777777" w:rsidR="00D02A6C" w:rsidRDefault="00D02A6C" w:rsidP="00D02A6C">
      <w:pPr>
        <w:pStyle w:val="Heading3"/>
        <w:jc w:val="both"/>
      </w:pPr>
      <w:bookmarkStart w:id="86" w:name="_Toc486574350"/>
      <w:bookmarkStart w:id="87" w:name="_Toc486810964"/>
      <w:bookmarkStart w:id="88" w:name="_Toc487818150"/>
      <w:r>
        <w:t>DSDA/TDM - Text Data Mining</w:t>
      </w:r>
      <w:bookmarkEnd w:id="86"/>
      <w:bookmarkEnd w:id="87"/>
      <w:bookmarkEnd w:id="88"/>
    </w:p>
    <w:p w14:paraId="4E08FE81" w14:textId="77777777" w:rsidR="00D02A6C" w:rsidRDefault="00D02A6C" w:rsidP="00D02A6C">
      <w:r>
        <w:t>Text data mining can be considered a subset of data mining, but it is worth a separate consideration due to the amount of text data available and particular methods developed over the years to analyze it.</w:t>
      </w:r>
    </w:p>
    <w:p w14:paraId="4A187E98" w14:textId="77777777" w:rsidR="00D02A6C" w:rsidRDefault="00D02A6C" w:rsidP="00D02A6C"/>
    <w:p w14:paraId="28BD5DFE" w14:textId="77777777" w:rsidR="00D02A6C" w:rsidRDefault="00D02A6C" w:rsidP="00D02A6C">
      <w:r>
        <w:t>Topics</w:t>
      </w:r>
    </w:p>
    <w:p w14:paraId="03CBABC6" w14:textId="77777777" w:rsidR="00D02A6C" w:rsidRDefault="00D02A6C" w:rsidP="00953D88">
      <w:pPr>
        <w:pStyle w:val="ListParagraph"/>
        <w:numPr>
          <w:ilvl w:val="0"/>
          <w:numId w:val="24"/>
        </w:numPr>
        <w:jc w:val="both"/>
      </w:pPr>
      <w:r>
        <w:t>Text analytics including statistical, linguistic, and structural techniques to analyse structured and unstructured data</w:t>
      </w:r>
    </w:p>
    <w:p w14:paraId="37897DE2" w14:textId="77777777" w:rsidR="00D02A6C" w:rsidRDefault="00D02A6C" w:rsidP="00953D88">
      <w:pPr>
        <w:pStyle w:val="ListParagraph"/>
        <w:numPr>
          <w:ilvl w:val="0"/>
          <w:numId w:val="24"/>
        </w:numPr>
        <w:jc w:val="both"/>
      </w:pPr>
      <w:r>
        <w:t>Data mining and text analytics</w:t>
      </w:r>
    </w:p>
    <w:p w14:paraId="30AF0E5C" w14:textId="77777777" w:rsidR="00D02A6C" w:rsidRDefault="00D02A6C" w:rsidP="00953D88">
      <w:pPr>
        <w:pStyle w:val="ListParagraph"/>
        <w:numPr>
          <w:ilvl w:val="0"/>
          <w:numId w:val="24"/>
        </w:numPr>
        <w:jc w:val="both"/>
      </w:pPr>
      <w:r>
        <w:t>Natural Language Processing</w:t>
      </w:r>
    </w:p>
    <w:p w14:paraId="46C6AF4C" w14:textId="77777777" w:rsidR="00D02A6C" w:rsidRDefault="00D02A6C" w:rsidP="00953D88">
      <w:pPr>
        <w:pStyle w:val="ListParagraph"/>
        <w:numPr>
          <w:ilvl w:val="0"/>
          <w:numId w:val="24"/>
        </w:numPr>
        <w:jc w:val="both"/>
      </w:pPr>
      <w:r>
        <w:t>Predictive Models for Text</w:t>
      </w:r>
    </w:p>
    <w:p w14:paraId="4F3FC236" w14:textId="77777777" w:rsidR="00D02A6C" w:rsidRDefault="00D02A6C" w:rsidP="00953D88">
      <w:pPr>
        <w:pStyle w:val="ListParagraph"/>
        <w:numPr>
          <w:ilvl w:val="0"/>
          <w:numId w:val="24"/>
        </w:numPr>
        <w:jc w:val="both"/>
      </w:pPr>
      <w:r>
        <w:t>Retrieval and Clustering of Documents</w:t>
      </w:r>
    </w:p>
    <w:p w14:paraId="5C0A7605" w14:textId="77777777" w:rsidR="00D02A6C" w:rsidRDefault="00D02A6C" w:rsidP="00953D88">
      <w:pPr>
        <w:pStyle w:val="ListParagraph"/>
        <w:numPr>
          <w:ilvl w:val="0"/>
          <w:numId w:val="24"/>
        </w:numPr>
        <w:jc w:val="both"/>
      </w:pPr>
      <w:r>
        <w:t>Information Extraction</w:t>
      </w:r>
    </w:p>
    <w:p w14:paraId="185E86F2" w14:textId="77777777" w:rsidR="00D02A6C" w:rsidRDefault="00D02A6C" w:rsidP="00953D88">
      <w:pPr>
        <w:pStyle w:val="ListParagraph"/>
        <w:numPr>
          <w:ilvl w:val="0"/>
          <w:numId w:val="24"/>
        </w:numPr>
        <w:jc w:val="both"/>
      </w:pPr>
      <w:r>
        <w:t>Sentiments analysis</w:t>
      </w:r>
    </w:p>
    <w:p w14:paraId="7D6B9F51" w14:textId="77777777" w:rsidR="00D02A6C" w:rsidRDefault="00D02A6C" w:rsidP="00D02A6C"/>
    <w:p w14:paraId="24CBE97A" w14:textId="77777777" w:rsidR="00D02A6C" w:rsidRDefault="00D02A6C" w:rsidP="00D02A6C">
      <w:r>
        <w:t>Learning outcomes</w:t>
      </w:r>
    </w:p>
    <w:p w14:paraId="3DC8BB52" w14:textId="77777777" w:rsidR="00D02A6C" w:rsidRDefault="00D02A6C" w:rsidP="00953D88">
      <w:pPr>
        <w:pStyle w:val="ListParagraph"/>
        <w:numPr>
          <w:ilvl w:val="0"/>
          <w:numId w:val="28"/>
        </w:numPr>
        <w:jc w:val="both"/>
      </w:pPr>
      <w:r w:rsidRPr="00D20BC2">
        <w:t>Choose and execute standard methods from statistica</w:t>
      </w:r>
      <w:r>
        <w:t>l libraries to provide overview (LODA.02 L1)</w:t>
      </w:r>
    </w:p>
    <w:p w14:paraId="58C71600" w14:textId="77777777" w:rsidR="00D02A6C" w:rsidRDefault="00D02A6C" w:rsidP="00953D88">
      <w:pPr>
        <w:pStyle w:val="ListParagraph"/>
        <w:numPr>
          <w:ilvl w:val="0"/>
          <w:numId w:val="28"/>
        </w:numPr>
        <w:jc w:val="both"/>
      </w:pPr>
      <w:r w:rsidRPr="0022373D">
        <w:t>Analyze available data sources and develop tool that work with complex datasets</w:t>
      </w:r>
      <w:r>
        <w:t xml:space="preserve"> (LODA.03 L2)</w:t>
      </w:r>
    </w:p>
    <w:p w14:paraId="68A3D657" w14:textId="77777777" w:rsidR="00D02A6C" w:rsidRDefault="00D02A6C" w:rsidP="00953D88">
      <w:pPr>
        <w:pStyle w:val="ListParagraph"/>
        <w:numPr>
          <w:ilvl w:val="0"/>
          <w:numId w:val="28"/>
        </w:numPr>
        <w:jc w:val="both"/>
      </w:pPr>
      <w:r w:rsidRPr="0022373D">
        <w:t>Evaluate and recommend data analytics w.r.t. organizational strategy</w:t>
      </w:r>
      <w:r>
        <w:t xml:space="preserve"> (LODA.05 L3)</w:t>
      </w:r>
    </w:p>
    <w:p w14:paraId="7062A75C" w14:textId="77777777" w:rsidR="00D02A6C" w:rsidRDefault="00D02A6C" w:rsidP="00D02A6C">
      <w:pPr>
        <w:pStyle w:val="Heading3"/>
        <w:jc w:val="both"/>
      </w:pPr>
      <w:bookmarkStart w:id="89" w:name="_Toc486574351"/>
      <w:bookmarkStart w:id="90" w:name="_Toc486810965"/>
      <w:bookmarkStart w:id="91" w:name="_Toc487818151"/>
      <w:r>
        <w:t>DSDA/PA - Predictive Analytics</w:t>
      </w:r>
      <w:bookmarkEnd w:id="89"/>
      <w:bookmarkEnd w:id="90"/>
      <w:bookmarkEnd w:id="91"/>
    </w:p>
    <w:p w14:paraId="13BB79DF" w14:textId="77777777" w:rsidR="00D02A6C" w:rsidRDefault="00D02A6C" w:rsidP="00D02A6C">
      <w:r>
        <w:t>Predictive analytics are a commonly used to foresee future events in order to avoid them or act ahead. This module covers both traditional approaches based on time series and newer approaches based on deep learning. Anomaly detection is a particular focus since it is one of most common application areas.</w:t>
      </w:r>
    </w:p>
    <w:p w14:paraId="1A3F26D2" w14:textId="77777777" w:rsidR="00D02A6C" w:rsidRDefault="00D02A6C" w:rsidP="00D02A6C"/>
    <w:p w14:paraId="03C112B8" w14:textId="77777777" w:rsidR="00D02A6C" w:rsidRDefault="00D02A6C" w:rsidP="00D02A6C">
      <w:r>
        <w:t>Topics</w:t>
      </w:r>
    </w:p>
    <w:p w14:paraId="20F7DAD0" w14:textId="77777777" w:rsidR="00D02A6C" w:rsidRDefault="00D02A6C" w:rsidP="00953D88">
      <w:pPr>
        <w:pStyle w:val="ListParagraph"/>
        <w:numPr>
          <w:ilvl w:val="0"/>
          <w:numId w:val="34"/>
        </w:numPr>
        <w:jc w:val="both"/>
      </w:pPr>
      <w:r>
        <w:t>Predictive modeling and analytics</w:t>
      </w:r>
    </w:p>
    <w:p w14:paraId="5F92195B" w14:textId="77777777" w:rsidR="00D02A6C" w:rsidRDefault="00D02A6C" w:rsidP="00953D88">
      <w:pPr>
        <w:pStyle w:val="ListParagraph"/>
        <w:numPr>
          <w:ilvl w:val="0"/>
          <w:numId w:val="34"/>
        </w:numPr>
        <w:jc w:val="both"/>
      </w:pPr>
      <w:r>
        <w:t>Inferential and predictive statistics</w:t>
      </w:r>
    </w:p>
    <w:p w14:paraId="02E38FF4" w14:textId="77777777" w:rsidR="00D02A6C" w:rsidRDefault="00D02A6C" w:rsidP="00953D88">
      <w:pPr>
        <w:pStyle w:val="ListParagraph"/>
        <w:numPr>
          <w:ilvl w:val="0"/>
          <w:numId w:val="34"/>
        </w:numPr>
        <w:jc w:val="both"/>
      </w:pPr>
      <w:r>
        <w:t xml:space="preserve">Machine Learning for predictive analytics </w:t>
      </w:r>
    </w:p>
    <w:p w14:paraId="6F163996" w14:textId="77777777" w:rsidR="00D02A6C" w:rsidRDefault="00D02A6C" w:rsidP="00953D88">
      <w:pPr>
        <w:pStyle w:val="ListParagraph"/>
        <w:numPr>
          <w:ilvl w:val="0"/>
          <w:numId w:val="34"/>
        </w:numPr>
        <w:jc w:val="both"/>
      </w:pPr>
      <w:r>
        <w:t>Regression and Multi Analysis</w:t>
      </w:r>
    </w:p>
    <w:p w14:paraId="42AC274E" w14:textId="77777777" w:rsidR="00D02A6C" w:rsidRDefault="00D02A6C" w:rsidP="00953D88">
      <w:pPr>
        <w:pStyle w:val="ListParagraph"/>
        <w:numPr>
          <w:ilvl w:val="0"/>
          <w:numId w:val="34"/>
        </w:numPr>
        <w:jc w:val="both"/>
      </w:pPr>
      <w:r>
        <w:t xml:space="preserve">Generalised linear models </w:t>
      </w:r>
    </w:p>
    <w:p w14:paraId="616CB6D2" w14:textId="77777777" w:rsidR="00D02A6C" w:rsidRDefault="00D02A6C" w:rsidP="00953D88">
      <w:pPr>
        <w:pStyle w:val="ListParagraph"/>
        <w:numPr>
          <w:ilvl w:val="0"/>
          <w:numId w:val="34"/>
        </w:numPr>
        <w:jc w:val="both"/>
      </w:pPr>
      <w:r>
        <w:t>Time series analysis and forecasting</w:t>
      </w:r>
    </w:p>
    <w:p w14:paraId="22AE8E2D" w14:textId="77777777" w:rsidR="00D02A6C" w:rsidRDefault="00D02A6C" w:rsidP="00953D88">
      <w:pPr>
        <w:pStyle w:val="ListParagraph"/>
        <w:numPr>
          <w:ilvl w:val="0"/>
          <w:numId w:val="34"/>
        </w:numPr>
        <w:jc w:val="both"/>
      </w:pPr>
      <w:r>
        <w:t>Deploying and refining predictive models</w:t>
      </w:r>
    </w:p>
    <w:p w14:paraId="1D911FCE" w14:textId="77777777" w:rsidR="00D02A6C" w:rsidRDefault="00D02A6C" w:rsidP="00D02A6C"/>
    <w:p w14:paraId="637DD1F0" w14:textId="77777777" w:rsidR="00D02A6C" w:rsidRDefault="00D02A6C" w:rsidP="00D02A6C">
      <w:r>
        <w:t>Learning outcomes</w:t>
      </w:r>
    </w:p>
    <w:p w14:paraId="6CEBD58D" w14:textId="77777777" w:rsidR="00D02A6C" w:rsidRDefault="00D02A6C" w:rsidP="00953D88">
      <w:pPr>
        <w:pStyle w:val="ListParagraph"/>
        <w:numPr>
          <w:ilvl w:val="0"/>
          <w:numId w:val="26"/>
        </w:numPr>
        <w:jc w:val="both"/>
      </w:pPr>
      <w:r w:rsidRPr="00A52957">
        <w:t>Choose and execute existing analytic techniques and tools</w:t>
      </w:r>
      <w:r>
        <w:t xml:space="preserve"> (LODA.01 L1)</w:t>
      </w:r>
    </w:p>
    <w:p w14:paraId="2E6C7B9C" w14:textId="77777777" w:rsidR="00D02A6C" w:rsidRDefault="00D02A6C" w:rsidP="00953D88">
      <w:pPr>
        <w:pStyle w:val="ListParagraph"/>
        <w:numPr>
          <w:ilvl w:val="0"/>
          <w:numId w:val="26"/>
        </w:numPr>
        <w:jc w:val="both"/>
      </w:pPr>
      <w:r w:rsidRPr="00A52957">
        <w:t>Identify requirements and develop analysis approaches</w:t>
      </w:r>
      <w:r>
        <w:t xml:space="preserve"> (LODA.01 L2)</w:t>
      </w:r>
    </w:p>
    <w:p w14:paraId="12CECD0B" w14:textId="77777777" w:rsidR="00D02A6C" w:rsidRDefault="00D02A6C" w:rsidP="00953D88">
      <w:pPr>
        <w:pStyle w:val="ListParagraph"/>
        <w:numPr>
          <w:ilvl w:val="0"/>
          <w:numId w:val="26"/>
        </w:numPr>
        <w:jc w:val="both"/>
      </w:pPr>
      <w:r>
        <w:t>C</w:t>
      </w:r>
      <w:r w:rsidRPr="000A62A0">
        <w:t>reate stories and optimize visualizations to influence executive decisions</w:t>
      </w:r>
      <w:r>
        <w:t xml:space="preserve"> (LODA.06 L3)</w:t>
      </w:r>
    </w:p>
    <w:p w14:paraId="229CC968" w14:textId="77777777" w:rsidR="00D02A6C" w:rsidRDefault="00D02A6C" w:rsidP="00D02A6C">
      <w:pPr>
        <w:pStyle w:val="Heading3"/>
        <w:jc w:val="both"/>
      </w:pPr>
      <w:bookmarkStart w:id="92" w:name="_Toc486082066"/>
      <w:bookmarkStart w:id="93" w:name="_Toc486574353"/>
      <w:bookmarkStart w:id="94" w:name="_Toc486810966"/>
      <w:bookmarkStart w:id="95" w:name="_Toc487818152"/>
      <w:r>
        <w:t>DSDA/M</w:t>
      </w:r>
      <w:bookmarkStart w:id="96" w:name="_Toc486082067"/>
      <w:bookmarkEnd w:id="92"/>
      <w:r>
        <w:t>ODSIM - Modelling, simulation and optimization</w:t>
      </w:r>
      <w:bookmarkEnd w:id="93"/>
      <w:bookmarkEnd w:id="94"/>
      <w:bookmarkEnd w:id="95"/>
    </w:p>
    <w:p w14:paraId="73E76D46" w14:textId="77777777" w:rsidR="00D02A6C" w:rsidRPr="00E16602" w:rsidRDefault="00D02A6C" w:rsidP="00D02A6C">
      <w:r w:rsidRPr="00E16602">
        <w:t xml:space="preserve">Modeling and simulation are essential approaches to handle complexity of some systems and event chains. This module provides an introduction in both theoretical and practical aspects of model development and simulation techniques. </w:t>
      </w:r>
    </w:p>
    <w:p w14:paraId="1058161C" w14:textId="77777777" w:rsidR="00D02A6C" w:rsidRPr="00E16602" w:rsidRDefault="00D02A6C" w:rsidP="00D02A6C"/>
    <w:p w14:paraId="1E54F76E" w14:textId="77777777" w:rsidR="00D02A6C" w:rsidRPr="00E16602" w:rsidRDefault="00D02A6C" w:rsidP="00D02A6C">
      <w:r w:rsidRPr="00E16602">
        <w:t>Topics:</w:t>
      </w:r>
    </w:p>
    <w:p w14:paraId="3CA506D6" w14:textId="77777777" w:rsidR="00D02A6C" w:rsidRDefault="00D02A6C" w:rsidP="00953D88">
      <w:pPr>
        <w:numPr>
          <w:ilvl w:val="0"/>
          <w:numId w:val="19"/>
        </w:numPr>
        <w:jc w:val="both"/>
      </w:pPr>
      <w:r>
        <w:t>Modelling and simulation theory and techniques (general and domain oriented)</w:t>
      </w:r>
    </w:p>
    <w:p w14:paraId="22040B59" w14:textId="77777777" w:rsidR="00D02A6C" w:rsidRDefault="00D02A6C" w:rsidP="00953D88">
      <w:pPr>
        <w:numPr>
          <w:ilvl w:val="0"/>
          <w:numId w:val="19"/>
        </w:numPr>
        <w:jc w:val="both"/>
      </w:pPr>
      <w:r>
        <w:t>Operations research and optimisation</w:t>
      </w:r>
    </w:p>
    <w:p w14:paraId="10341360" w14:textId="77777777" w:rsidR="00D02A6C" w:rsidRDefault="00D02A6C" w:rsidP="00953D88">
      <w:pPr>
        <w:numPr>
          <w:ilvl w:val="0"/>
          <w:numId w:val="19"/>
        </w:numPr>
        <w:jc w:val="both"/>
      </w:pPr>
      <w:r>
        <w:t>Large scale modelling and simulation systems</w:t>
      </w:r>
    </w:p>
    <w:p w14:paraId="38D80CA3" w14:textId="77777777" w:rsidR="00D02A6C" w:rsidRDefault="00D02A6C" w:rsidP="00953D88">
      <w:pPr>
        <w:numPr>
          <w:ilvl w:val="0"/>
          <w:numId w:val="19"/>
        </w:numPr>
        <w:jc w:val="both"/>
      </w:pPr>
      <w:r>
        <w:t>Network oprtimisation</w:t>
      </w:r>
    </w:p>
    <w:p w14:paraId="53699CFC" w14:textId="77777777" w:rsidR="00D02A6C" w:rsidRPr="00E16602" w:rsidRDefault="00D02A6C" w:rsidP="00953D88">
      <w:pPr>
        <w:numPr>
          <w:ilvl w:val="0"/>
          <w:numId w:val="19"/>
        </w:numPr>
        <w:jc w:val="both"/>
      </w:pPr>
      <w:r>
        <w:t>Risk simulation and queuing</w:t>
      </w:r>
    </w:p>
    <w:p w14:paraId="15B84C3C" w14:textId="77777777" w:rsidR="00D02A6C" w:rsidRPr="00E16602" w:rsidRDefault="00D02A6C" w:rsidP="00D02A6C"/>
    <w:p w14:paraId="5A5167B9" w14:textId="77777777" w:rsidR="00D02A6C" w:rsidRPr="00E16602" w:rsidRDefault="00D02A6C" w:rsidP="00D02A6C">
      <w:r w:rsidRPr="00E16602">
        <w:t>Learning Outcomes:</w:t>
      </w:r>
    </w:p>
    <w:p w14:paraId="0004FA74" w14:textId="77777777" w:rsidR="00D02A6C" w:rsidRDefault="00D02A6C" w:rsidP="00953D88">
      <w:pPr>
        <w:numPr>
          <w:ilvl w:val="0"/>
          <w:numId w:val="30"/>
        </w:numPr>
        <w:jc w:val="both"/>
      </w:pPr>
      <w:r w:rsidRPr="000A62A0">
        <w:t>Describe and execute different performance and accuracy metrics</w:t>
      </w:r>
      <w:r>
        <w:t xml:space="preserve"> (LODA.04 L1)</w:t>
      </w:r>
    </w:p>
    <w:p w14:paraId="5A08EA3D" w14:textId="77777777" w:rsidR="00D02A6C" w:rsidRDefault="00D02A6C" w:rsidP="00953D88">
      <w:pPr>
        <w:pStyle w:val="ListParagraph"/>
        <w:numPr>
          <w:ilvl w:val="0"/>
          <w:numId w:val="30"/>
        </w:numPr>
        <w:jc w:val="both"/>
      </w:pPr>
      <w:r w:rsidRPr="000A62A0">
        <w:t>Compare and choose performance and accuracy metrics</w:t>
      </w:r>
      <w:r>
        <w:t xml:space="preserve"> (LODA.04 L2)</w:t>
      </w:r>
    </w:p>
    <w:p w14:paraId="230F058C" w14:textId="77777777" w:rsidR="00D02A6C" w:rsidRDefault="00D02A6C" w:rsidP="00953D88">
      <w:pPr>
        <w:pStyle w:val="ListParagraph"/>
        <w:numPr>
          <w:ilvl w:val="0"/>
          <w:numId w:val="30"/>
        </w:numPr>
        <w:jc w:val="both"/>
      </w:pPr>
      <w:r w:rsidRPr="0022373D">
        <w:t>Assess and optimize organization processes using statistical techniques and simulation</w:t>
      </w:r>
      <w:r>
        <w:t xml:space="preserve"> (LODA.02 L3)</w:t>
      </w:r>
    </w:p>
    <w:p w14:paraId="125495F7" w14:textId="77777777" w:rsidR="00D02A6C" w:rsidRDefault="00D02A6C" w:rsidP="00D02A6C">
      <w:pPr>
        <w:pStyle w:val="Heading2"/>
        <w:jc w:val="both"/>
      </w:pPr>
      <w:bookmarkStart w:id="97" w:name="_Toc486082068"/>
      <w:bookmarkStart w:id="98" w:name="_Toc486574354"/>
      <w:bookmarkStart w:id="99" w:name="_Toc486810967"/>
      <w:bookmarkStart w:id="100" w:name="_Toc487818153"/>
      <w:r>
        <w:t>Data Science Engineering (KAG2-DSENG)</w:t>
      </w:r>
      <w:bookmarkEnd w:id="97"/>
      <w:bookmarkEnd w:id="98"/>
      <w:bookmarkEnd w:id="99"/>
      <w:bookmarkEnd w:id="100"/>
    </w:p>
    <w:p w14:paraId="5209F0DB" w14:textId="77777777" w:rsidR="00D02A6C" w:rsidRPr="002007D1" w:rsidRDefault="00D02A6C" w:rsidP="00D02A6C">
      <w:r w:rsidRPr="002007D1">
        <w:rPr>
          <w:lang w:val="en-GB"/>
        </w:rPr>
        <w:t>Data Science Engineering Knowledge Group builds the ability to use engineering principles to research, design, develop and implement new instruments and applications for data collection, analysis and management. It includes Knowledge Areas that cover: software and infrastructure engineering, manipulating and analysing complex, high- volume, high- dimensionality data, structured and unstructured data, Cloud based data storage and data management.</w:t>
      </w:r>
    </w:p>
    <w:p w14:paraId="6269F060" w14:textId="77777777" w:rsidR="00D02A6C" w:rsidRPr="002007D1" w:rsidRDefault="00D02A6C" w:rsidP="00D02A6C">
      <w:pPr>
        <w:rPr>
          <w:highlight w:val="yellow"/>
        </w:rPr>
      </w:pPr>
    </w:p>
    <w:p w14:paraId="15378585" w14:textId="60B87AD3" w:rsidR="00D02A6C" w:rsidRPr="00A845B0" w:rsidRDefault="00D02A6C" w:rsidP="00D02A6C">
      <w:pPr>
        <w:rPr>
          <w:lang w:val="en-GB"/>
        </w:rPr>
      </w:pPr>
      <w:r w:rsidRPr="00622C0B">
        <w:rPr>
          <w:lang w:val="en-GB"/>
        </w:rPr>
        <w:t>Data Science Engineering includes software development, infrastructure operations, and algorithms design with the goal to support Big Data and Data Science applications in and outside the Cloud. The following are commonly defined Data Science Engineering Knowledge Areas</w:t>
      </w:r>
      <w:r w:rsidR="00AF202F">
        <w:rPr>
          <w:lang w:val="en-GB"/>
        </w:rPr>
        <w:t xml:space="preserve"> Group (KAG02-DSENG)</w:t>
      </w:r>
      <w:r w:rsidRPr="00622C0B">
        <w:rPr>
          <w:lang w:val="en-GB"/>
        </w:rPr>
        <w:t>:</w:t>
      </w:r>
      <w:r w:rsidRPr="00A845B0">
        <w:rPr>
          <w:lang w:val="en-GB"/>
        </w:rPr>
        <w:t xml:space="preserve"> </w:t>
      </w:r>
    </w:p>
    <w:p w14:paraId="0E09EF59" w14:textId="77777777" w:rsidR="00D02A6C" w:rsidRPr="00A845B0" w:rsidRDefault="00D02A6C" w:rsidP="00953D88">
      <w:pPr>
        <w:numPr>
          <w:ilvl w:val="0"/>
          <w:numId w:val="33"/>
        </w:numPr>
        <w:jc w:val="both"/>
        <w:rPr>
          <w:lang w:val="en-GB"/>
        </w:rPr>
      </w:pPr>
      <w:r>
        <w:t>KA02</w:t>
      </w:r>
      <w:r w:rsidRPr="00A845B0">
        <w:t>.01 (</w:t>
      </w:r>
      <w:r>
        <w:t>DSENG/BDI</w:t>
      </w:r>
      <w:r w:rsidRPr="00A845B0">
        <w:t>)</w:t>
      </w:r>
      <w:r>
        <w:t xml:space="preserve"> Big Data infrastructure and technologies, including NOSQL databased, platforms for Big Data deployment and technologies for large-scale storage</w:t>
      </w:r>
      <w:r w:rsidRPr="00A845B0">
        <w:t>;</w:t>
      </w:r>
    </w:p>
    <w:p w14:paraId="2E2FED5E" w14:textId="77777777" w:rsidR="00D02A6C" w:rsidRPr="00A845B0" w:rsidRDefault="00D02A6C" w:rsidP="00953D88">
      <w:pPr>
        <w:numPr>
          <w:ilvl w:val="0"/>
          <w:numId w:val="33"/>
        </w:numPr>
        <w:jc w:val="both"/>
        <w:rPr>
          <w:lang w:val="en-GB"/>
        </w:rPr>
      </w:pPr>
      <w:r>
        <w:rPr>
          <w:lang w:val="en-GB"/>
        </w:rPr>
        <w:t>KA02</w:t>
      </w:r>
      <w:r w:rsidRPr="00A845B0">
        <w:rPr>
          <w:lang w:val="en-GB"/>
        </w:rPr>
        <w:t>.02 (</w:t>
      </w:r>
      <w:r>
        <w:t>DSENG/DSIAPP</w:t>
      </w:r>
      <w:r w:rsidRPr="00A845B0">
        <w:rPr>
          <w:lang w:val="en-GB"/>
        </w:rPr>
        <w:t xml:space="preserve">) </w:t>
      </w:r>
      <w:r>
        <w:rPr>
          <w:lang w:val="en-GB"/>
        </w:rPr>
        <w:t>Infrastructure and platforms for Data Science applications, including typical frameworks such as Spark and Hadoop, data processing models and consideration of common data inputs at scale</w:t>
      </w:r>
      <w:r w:rsidRPr="00A845B0">
        <w:rPr>
          <w:lang w:val="en-GB"/>
        </w:rPr>
        <w:t>;</w:t>
      </w:r>
    </w:p>
    <w:p w14:paraId="7FB20649" w14:textId="77777777" w:rsidR="00D02A6C" w:rsidRPr="00A845B0" w:rsidRDefault="00D02A6C" w:rsidP="00953D88">
      <w:pPr>
        <w:numPr>
          <w:ilvl w:val="0"/>
          <w:numId w:val="33"/>
        </w:numPr>
        <w:jc w:val="both"/>
        <w:rPr>
          <w:lang w:val="en-GB"/>
        </w:rPr>
      </w:pPr>
      <w:r>
        <w:rPr>
          <w:lang w:val="en-GB"/>
        </w:rPr>
        <w:t>KA02</w:t>
      </w:r>
      <w:r w:rsidRPr="00A845B0">
        <w:rPr>
          <w:lang w:val="en-GB"/>
        </w:rPr>
        <w:t>.03 (</w:t>
      </w:r>
      <w:r>
        <w:t>DSENG/CCT</w:t>
      </w:r>
      <w:r w:rsidRPr="00A845B0">
        <w:rPr>
          <w:lang w:val="en-GB"/>
        </w:rPr>
        <w:t>)</w:t>
      </w:r>
      <w:r>
        <w:rPr>
          <w:lang w:val="en-GB"/>
        </w:rPr>
        <w:t xml:space="preserve"> Cloud Computing technologies for Big Data and Data Analytics</w:t>
      </w:r>
      <w:r w:rsidRPr="00A845B0">
        <w:rPr>
          <w:lang w:val="en-GB"/>
        </w:rPr>
        <w:t>;</w:t>
      </w:r>
    </w:p>
    <w:p w14:paraId="6BA8283C" w14:textId="77777777" w:rsidR="00D02A6C" w:rsidRPr="00A845B0" w:rsidRDefault="00D02A6C" w:rsidP="00953D88">
      <w:pPr>
        <w:numPr>
          <w:ilvl w:val="0"/>
          <w:numId w:val="33"/>
        </w:numPr>
        <w:jc w:val="both"/>
        <w:rPr>
          <w:lang w:val="en-GB"/>
        </w:rPr>
      </w:pPr>
      <w:r>
        <w:rPr>
          <w:lang w:val="en-GB"/>
        </w:rPr>
        <w:t>KA02</w:t>
      </w:r>
      <w:r w:rsidRPr="00A845B0">
        <w:rPr>
          <w:lang w:val="en-GB"/>
        </w:rPr>
        <w:t>.04 (</w:t>
      </w:r>
      <w:r>
        <w:t>DSENG/SEC</w:t>
      </w:r>
      <w:r w:rsidRPr="00A845B0">
        <w:rPr>
          <w:lang w:val="en-GB"/>
        </w:rPr>
        <w:t xml:space="preserve">) </w:t>
      </w:r>
      <w:r>
        <w:rPr>
          <w:lang w:val="en-GB"/>
        </w:rPr>
        <w:t>Data and Applications security, accountability, certification, and compliance</w:t>
      </w:r>
      <w:r w:rsidRPr="00A845B0">
        <w:rPr>
          <w:lang w:val="en-GB"/>
        </w:rPr>
        <w:t>;</w:t>
      </w:r>
    </w:p>
    <w:p w14:paraId="2D1C809B" w14:textId="77777777" w:rsidR="00D02A6C" w:rsidRPr="0007152F" w:rsidRDefault="00D02A6C" w:rsidP="00953D88">
      <w:pPr>
        <w:numPr>
          <w:ilvl w:val="0"/>
          <w:numId w:val="33"/>
        </w:numPr>
        <w:jc w:val="both"/>
        <w:rPr>
          <w:lang w:val="en-GB"/>
        </w:rPr>
      </w:pPr>
      <w:r w:rsidRPr="0007152F">
        <w:rPr>
          <w:lang w:val="en-GB"/>
        </w:rPr>
        <w:t>KA02.05 (DSENG/</w:t>
      </w:r>
      <w:r>
        <w:rPr>
          <w:lang w:val="en-GB"/>
        </w:rPr>
        <w:t>BDSE) Big</w:t>
      </w:r>
      <w:r w:rsidRPr="0007152F">
        <w:rPr>
          <w:lang w:val="en-GB"/>
        </w:rPr>
        <w:t xml:space="preserve"> Data systems organization and e</w:t>
      </w:r>
      <w:r>
        <w:rPr>
          <w:lang w:val="en-GB"/>
        </w:rPr>
        <w:t>ngineering, including approached to big data analysis and common MapReduce algorithms;</w:t>
      </w:r>
    </w:p>
    <w:p w14:paraId="397E890F" w14:textId="77777777" w:rsidR="00D02A6C" w:rsidRPr="00114CD8" w:rsidRDefault="00D02A6C" w:rsidP="00953D88">
      <w:pPr>
        <w:numPr>
          <w:ilvl w:val="0"/>
          <w:numId w:val="33"/>
        </w:numPr>
        <w:jc w:val="both"/>
        <w:rPr>
          <w:lang w:val="en-GB"/>
        </w:rPr>
      </w:pPr>
      <w:r w:rsidRPr="00114CD8">
        <w:rPr>
          <w:lang w:val="en-GB"/>
        </w:rPr>
        <w:t>KA02.06 (</w:t>
      </w:r>
      <w:r>
        <w:t>DSENG/DSAPPD</w:t>
      </w:r>
      <w:r w:rsidRPr="00114CD8">
        <w:rPr>
          <w:lang w:val="en-GB"/>
        </w:rPr>
        <w:t>) Data Science (Big Data) application design, including languages for big data (Python, R), tools and models for data presentation and visualization;</w:t>
      </w:r>
    </w:p>
    <w:p w14:paraId="465CDA9E" w14:textId="77777777" w:rsidR="00D02A6C" w:rsidRPr="00A845B0" w:rsidRDefault="00D02A6C" w:rsidP="00953D88">
      <w:pPr>
        <w:numPr>
          <w:ilvl w:val="0"/>
          <w:numId w:val="33"/>
        </w:numPr>
        <w:jc w:val="both"/>
        <w:rPr>
          <w:lang w:val="en-GB"/>
        </w:rPr>
      </w:pPr>
      <w:r>
        <w:rPr>
          <w:lang w:val="en-GB"/>
        </w:rPr>
        <w:t>KA02</w:t>
      </w:r>
      <w:r w:rsidRPr="00A845B0">
        <w:rPr>
          <w:lang w:val="en-GB"/>
        </w:rPr>
        <w:t>.07 (</w:t>
      </w:r>
      <w:r>
        <w:t>DSENG/IS</w:t>
      </w:r>
      <w:r w:rsidRPr="00A845B0">
        <w:rPr>
          <w:lang w:val="en-GB"/>
        </w:rPr>
        <w:t xml:space="preserve">) </w:t>
      </w:r>
      <w:r>
        <w:rPr>
          <w:lang w:val="en-GB"/>
        </w:rPr>
        <w:t>Information Systems, to support data-driven decision making, with focus on data warehouse and data centers.</w:t>
      </w:r>
    </w:p>
    <w:p w14:paraId="733BB4E4" w14:textId="77777777" w:rsidR="00D02A6C" w:rsidRDefault="00D02A6C" w:rsidP="00D02A6C">
      <w:pPr>
        <w:pStyle w:val="Heading3"/>
        <w:jc w:val="both"/>
      </w:pPr>
      <w:bookmarkStart w:id="101" w:name="_Toc486574355"/>
      <w:bookmarkStart w:id="102" w:name="_Toc486810968"/>
      <w:bookmarkStart w:id="103" w:name="_Toc487818154"/>
      <w:r>
        <w:t>DSENG/</w:t>
      </w:r>
      <w:bookmarkEnd w:id="96"/>
      <w:r>
        <w:t>BDI - Big Data infrastructure and technologies</w:t>
      </w:r>
      <w:bookmarkEnd w:id="101"/>
      <w:bookmarkEnd w:id="102"/>
      <w:bookmarkEnd w:id="103"/>
    </w:p>
    <w:p w14:paraId="54977255" w14:textId="77777777" w:rsidR="00D02A6C" w:rsidRPr="004F609E" w:rsidRDefault="00D02A6C" w:rsidP="00D02A6C">
      <w:pPr>
        <w:rPr>
          <w:lang w:val="en-GB"/>
        </w:rPr>
      </w:pPr>
      <w:r w:rsidRPr="00622C0B">
        <w:t>Big data infrastructures and technologies drive many of the Data Science applications. Systems and platforms behind big data differ significantly from traditional ones due to specific challenges of volume, velocity, and variety of data. This module addresses these aspects with focus on underlying storage technologies and distributed architectures.</w:t>
      </w:r>
    </w:p>
    <w:p w14:paraId="510A091C" w14:textId="77777777" w:rsidR="00D02A6C" w:rsidRDefault="00D02A6C" w:rsidP="00D02A6C"/>
    <w:p w14:paraId="090C5609" w14:textId="77777777" w:rsidR="00D02A6C" w:rsidRDefault="00D02A6C" w:rsidP="00D02A6C">
      <w:r>
        <w:t>Topics:</w:t>
      </w:r>
    </w:p>
    <w:p w14:paraId="394D4919" w14:textId="77777777" w:rsidR="00D02A6C" w:rsidRPr="00BF4995" w:rsidRDefault="00D02A6C" w:rsidP="00953D88">
      <w:pPr>
        <w:pStyle w:val="normaltext"/>
        <w:numPr>
          <w:ilvl w:val="0"/>
          <w:numId w:val="18"/>
        </w:numPr>
        <w:jc w:val="both"/>
        <w:rPr>
          <w:sz w:val="20"/>
        </w:rPr>
      </w:pPr>
      <w:r w:rsidRPr="00BF4995">
        <w:rPr>
          <w:sz w:val="20"/>
        </w:rPr>
        <w:t>Big Data Cloud platforms (Azure, AWS)</w:t>
      </w:r>
    </w:p>
    <w:p w14:paraId="64FA15E7" w14:textId="77777777" w:rsidR="00D02A6C" w:rsidRPr="00BF4995" w:rsidRDefault="00D02A6C" w:rsidP="00953D88">
      <w:pPr>
        <w:pStyle w:val="normaltext"/>
        <w:numPr>
          <w:ilvl w:val="0"/>
          <w:numId w:val="18"/>
        </w:numPr>
        <w:jc w:val="both"/>
        <w:rPr>
          <w:sz w:val="20"/>
        </w:rPr>
      </w:pPr>
      <w:r w:rsidRPr="00BF4995">
        <w:rPr>
          <w:sz w:val="20"/>
        </w:rPr>
        <w:t>Approaches to data ingestion at scale</w:t>
      </w:r>
    </w:p>
    <w:p w14:paraId="6927263E" w14:textId="77777777" w:rsidR="00D02A6C" w:rsidRDefault="00D02A6C" w:rsidP="00953D88">
      <w:pPr>
        <w:pStyle w:val="ListParagraph"/>
        <w:numPr>
          <w:ilvl w:val="0"/>
          <w:numId w:val="18"/>
        </w:numPr>
        <w:jc w:val="both"/>
      </w:pPr>
      <w:r>
        <w:t>Parallel and distributed computer architectures (Cloud Computing, client/server, grid)</w:t>
      </w:r>
    </w:p>
    <w:p w14:paraId="1DF304DF" w14:textId="77777777" w:rsidR="00D02A6C" w:rsidRDefault="00D02A6C" w:rsidP="00953D88">
      <w:pPr>
        <w:pStyle w:val="ListParagraph"/>
        <w:numPr>
          <w:ilvl w:val="0"/>
          <w:numId w:val="18"/>
        </w:numPr>
        <w:jc w:val="both"/>
      </w:pPr>
      <w:r>
        <w:t>Large scale storage systems, SQL and NoSQL databases</w:t>
      </w:r>
    </w:p>
    <w:p w14:paraId="0F0EAB84" w14:textId="77777777" w:rsidR="00D02A6C" w:rsidRDefault="00D02A6C" w:rsidP="00953D88">
      <w:pPr>
        <w:pStyle w:val="ListParagraph"/>
        <w:numPr>
          <w:ilvl w:val="0"/>
          <w:numId w:val="18"/>
        </w:numPr>
        <w:jc w:val="both"/>
      </w:pPr>
      <w:r>
        <w:t>Computer networks architectures and protocols</w:t>
      </w:r>
    </w:p>
    <w:p w14:paraId="40D6ABE3" w14:textId="77777777" w:rsidR="00D02A6C" w:rsidRDefault="00D02A6C" w:rsidP="00953D88">
      <w:pPr>
        <w:pStyle w:val="ListParagraph"/>
        <w:numPr>
          <w:ilvl w:val="0"/>
          <w:numId w:val="18"/>
        </w:numPr>
        <w:jc w:val="both"/>
      </w:pPr>
      <w:r>
        <w:t>Storage for big data infrastructures and high-performance computing (HDFS, Ceph)</w:t>
      </w:r>
    </w:p>
    <w:p w14:paraId="068D0181" w14:textId="77777777" w:rsidR="00D02A6C" w:rsidRDefault="00D02A6C" w:rsidP="00D02A6C">
      <w:pPr>
        <w:pStyle w:val="normaltext"/>
      </w:pPr>
    </w:p>
    <w:p w14:paraId="6A7F63C3" w14:textId="77777777" w:rsidR="00D02A6C" w:rsidRPr="00BF4995" w:rsidRDefault="00D02A6C" w:rsidP="00D02A6C">
      <w:pPr>
        <w:pStyle w:val="normaltext"/>
        <w:rPr>
          <w:sz w:val="20"/>
          <w:szCs w:val="20"/>
        </w:rPr>
      </w:pPr>
      <w:r w:rsidRPr="00BF4995">
        <w:rPr>
          <w:sz w:val="20"/>
          <w:szCs w:val="20"/>
        </w:rPr>
        <w:t>Learning Outcomes:</w:t>
      </w:r>
    </w:p>
    <w:p w14:paraId="34232EFF" w14:textId="77777777" w:rsidR="00D02A6C" w:rsidRPr="00BF4995" w:rsidRDefault="00D02A6C" w:rsidP="00953D88">
      <w:pPr>
        <w:pStyle w:val="ListParagraph"/>
        <w:numPr>
          <w:ilvl w:val="0"/>
          <w:numId w:val="32"/>
        </w:numPr>
        <w:jc w:val="both"/>
        <w:rPr>
          <w:szCs w:val="20"/>
        </w:rPr>
      </w:pPr>
      <w:r w:rsidRPr="00BF4995">
        <w:rPr>
          <w:szCs w:val="20"/>
        </w:rPr>
        <w:t>Find possible data storage and processing solutions including both traditional and NOSQL databases (LOENG.06 L1)</w:t>
      </w:r>
    </w:p>
    <w:p w14:paraId="44CEA97B" w14:textId="77777777" w:rsidR="00D02A6C" w:rsidRPr="00BF4995" w:rsidRDefault="00D02A6C" w:rsidP="00953D88">
      <w:pPr>
        <w:pStyle w:val="ListParagraph"/>
        <w:numPr>
          <w:ilvl w:val="0"/>
          <w:numId w:val="32"/>
        </w:numPr>
        <w:jc w:val="both"/>
        <w:rPr>
          <w:szCs w:val="20"/>
        </w:rPr>
      </w:pPr>
      <w:r w:rsidRPr="00BF4995">
        <w:rPr>
          <w:szCs w:val="20"/>
        </w:rPr>
        <w:t>Survey various specialized data-driven tools and identify the best option (LOENG.03 L2)</w:t>
      </w:r>
    </w:p>
    <w:p w14:paraId="47489A0B" w14:textId="77777777" w:rsidR="00D02A6C" w:rsidRPr="00BF4995" w:rsidRDefault="00D02A6C" w:rsidP="00953D88">
      <w:pPr>
        <w:pStyle w:val="ListParagraph"/>
        <w:numPr>
          <w:ilvl w:val="0"/>
          <w:numId w:val="32"/>
        </w:numPr>
        <w:jc w:val="both"/>
        <w:rPr>
          <w:szCs w:val="20"/>
        </w:rPr>
      </w:pPr>
      <w:r w:rsidRPr="00BF4995">
        <w:rPr>
          <w:szCs w:val="20"/>
        </w:rPr>
        <w:t>Evaluate the difference in performance between various distribute and Cloud-based platforms and recommend a solution (LOENG.01 L3)</w:t>
      </w:r>
    </w:p>
    <w:p w14:paraId="474A60FA" w14:textId="77777777" w:rsidR="00D02A6C" w:rsidRDefault="00D02A6C" w:rsidP="00D02A6C">
      <w:pPr>
        <w:pStyle w:val="Heading3"/>
        <w:jc w:val="both"/>
      </w:pPr>
      <w:bookmarkStart w:id="104" w:name="_Toc486574356"/>
      <w:bookmarkStart w:id="105" w:name="_Toc486810969"/>
      <w:bookmarkStart w:id="106" w:name="_Toc487818155"/>
      <w:r>
        <w:t xml:space="preserve">DSENG/DSIAPP - </w:t>
      </w:r>
      <w:r>
        <w:rPr>
          <w:lang w:val="en-GB"/>
        </w:rPr>
        <w:t>Infrastructure and platforms for Data Science applications</w:t>
      </w:r>
      <w:bookmarkEnd w:id="104"/>
      <w:bookmarkEnd w:id="105"/>
      <w:bookmarkEnd w:id="106"/>
    </w:p>
    <w:p w14:paraId="0B772D84" w14:textId="77777777" w:rsidR="00D02A6C" w:rsidRDefault="00D02A6C" w:rsidP="00D02A6C">
      <w:r w:rsidRPr="00622C0B">
        <w:t>Deployment of Data Science applications is usually tied to one of most common platforms, such as Hadoop or Spark, hosted either on private or public Cloud. The application must be also tied to a whole data processing pipeline including ingestion and storage. This module covers these aspects with additional focus on handling most common types of data inputs at scale</w:t>
      </w:r>
      <w:r>
        <w:t>.</w:t>
      </w:r>
    </w:p>
    <w:p w14:paraId="7619DA7F" w14:textId="77777777" w:rsidR="00D02A6C" w:rsidRDefault="00D02A6C" w:rsidP="00D02A6C"/>
    <w:p w14:paraId="58E02728" w14:textId="77777777" w:rsidR="00D02A6C" w:rsidRDefault="00D02A6C" w:rsidP="00D02A6C">
      <w:r>
        <w:t>Topics:</w:t>
      </w:r>
    </w:p>
    <w:p w14:paraId="2A4B0E76" w14:textId="77777777" w:rsidR="00D02A6C" w:rsidRDefault="00D02A6C" w:rsidP="00953D88">
      <w:pPr>
        <w:pStyle w:val="ListParagraph"/>
        <w:numPr>
          <w:ilvl w:val="0"/>
          <w:numId w:val="21"/>
        </w:numPr>
        <w:jc w:val="both"/>
      </w:pPr>
      <w:r>
        <w:t>Big data frameworks (Hadoop, Spark, HortonWorks, others)</w:t>
      </w:r>
    </w:p>
    <w:p w14:paraId="1C76920C" w14:textId="77777777" w:rsidR="00D02A6C" w:rsidRDefault="00D02A6C" w:rsidP="00953D88">
      <w:pPr>
        <w:pStyle w:val="ListParagraph"/>
        <w:numPr>
          <w:ilvl w:val="0"/>
          <w:numId w:val="21"/>
        </w:numPr>
        <w:jc w:val="both"/>
      </w:pPr>
      <w:r>
        <w:t>Big data infrastructures (ingestion, storage, streaming, enabling analytics, Lambda Architecture)</w:t>
      </w:r>
    </w:p>
    <w:p w14:paraId="0BCD8D49" w14:textId="77777777" w:rsidR="00D02A6C" w:rsidRDefault="00D02A6C" w:rsidP="00953D88">
      <w:pPr>
        <w:pStyle w:val="ListParagraph"/>
        <w:numPr>
          <w:ilvl w:val="0"/>
          <w:numId w:val="21"/>
        </w:numPr>
        <w:jc w:val="both"/>
      </w:pPr>
      <w:r>
        <w:t>Data processing models (batch, streaming, parallelism)</w:t>
      </w:r>
    </w:p>
    <w:p w14:paraId="67B1E277" w14:textId="77777777" w:rsidR="00D02A6C" w:rsidRDefault="00D02A6C" w:rsidP="00953D88">
      <w:pPr>
        <w:pStyle w:val="ListParagraph"/>
        <w:numPr>
          <w:ilvl w:val="0"/>
          <w:numId w:val="21"/>
        </w:numPr>
        <w:jc w:val="both"/>
      </w:pPr>
      <w:r>
        <w:t>Large-scale data storage and management (data inputs: graph, text, image, table, time series)</w:t>
      </w:r>
    </w:p>
    <w:p w14:paraId="2E49CADF" w14:textId="77777777" w:rsidR="00D02A6C" w:rsidRDefault="00D02A6C" w:rsidP="00D02A6C"/>
    <w:p w14:paraId="5FF8861B" w14:textId="77777777" w:rsidR="00D02A6C" w:rsidRDefault="00D02A6C" w:rsidP="00D02A6C">
      <w:r>
        <w:t>Learning Outcomes:</w:t>
      </w:r>
    </w:p>
    <w:p w14:paraId="5C3DA362" w14:textId="77777777" w:rsidR="00D02A6C" w:rsidRDefault="00D02A6C" w:rsidP="00953D88">
      <w:pPr>
        <w:pStyle w:val="ListParagraph"/>
        <w:numPr>
          <w:ilvl w:val="0"/>
          <w:numId w:val="32"/>
        </w:numPr>
        <w:jc w:val="both"/>
      </w:pPr>
      <w:r w:rsidRPr="003B1BEB">
        <w:t>Define technical requirements for new distributed and Cloud-based application for a given high-level design</w:t>
      </w:r>
      <w:r>
        <w:t xml:space="preserve"> (LOENG.04 L1)</w:t>
      </w:r>
    </w:p>
    <w:p w14:paraId="43B1BDD1" w14:textId="77777777" w:rsidR="00D02A6C" w:rsidRPr="00606347" w:rsidRDefault="00D02A6C" w:rsidP="00953D88">
      <w:pPr>
        <w:pStyle w:val="ListParagraph"/>
        <w:numPr>
          <w:ilvl w:val="0"/>
          <w:numId w:val="32"/>
        </w:numPr>
        <w:jc w:val="both"/>
      </w:pPr>
      <w:r w:rsidRPr="00606347">
        <w:t xml:space="preserve">Apply existing </w:t>
      </w:r>
      <w:r>
        <w:t>data-driven</w:t>
      </w:r>
      <w:r w:rsidRPr="00606347">
        <w:t xml:space="preserve"> solu</w:t>
      </w:r>
      <w:r>
        <w:t>tions to data analytic platform (LOENG.02 L2)</w:t>
      </w:r>
    </w:p>
    <w:p w14:paraId="14CBE541" w14:textId="77777777" w:rsidR="00D02A6C" w:rsidRPr="00606347" w:rsidRDefault="00D02A6C" w:rsidP="00953D88">
      <w:pPr>
        <w:pStyle w:val="ListParagraph"/>
        <w:numPr>
          <w:ilvl w:val="0"/>
          <w:numId w:val="32"/>
        </w:numPr>
        <w:jc w:val="both"/>
      </w:pPr>
      <w:r w:rsidRPr="00F13A44">
        <w:t>Evaluate the difference in performance between various distribute and Cloud-based platforms and recommend a solution</w:t>
      </w:r>
      <w:r>
        <w:t xml:space="preserve"> (LOENG.04 L3)</w:t>
      </w:r>
    </w:p>
    <w:p w14:paraId="6D26986C" w14:textId="77777777" w:rsidR="00D02A6C" w:rsidRDefault="00D02A6C" w:rsidP="00D02A6C">
      <w:pPr>
        <w:pStyle w:val="Heading3"/>
        <w:jc w:val="both"/>
      </w:pPr>
      <w:bookmarkStart w:id="107" w:name="_Toc486574357"/>
      <w:bookmarkStart w:id="108" w:name="_Toc486810970"/>
      <w:bookmarkStart w:id="109" w:name="_Toc487818156"/>
      <w:r>
        <w:t xml:space="preserve">DSENG/CCT - </w:t>
      </w:r>
      <w:r>
        <w:rPr>
          <w:lang w:val="en-GB"/>
        </w:rPr>
        <w:t>Cloud Computing technologies for Big Data and Data Analytics</w:t>
      </w:r>
      <w:bookmarkEnd w:id="107"/>
      <w:bookmarkEnd w:id="108"/>
      <w:bookmarkEnd w:id="109"/>
    </w:p>
    <w:p w14:paraId="7CB24EB5" w14:textId="77777777" w:rsidR="00D02A6C" w:rsidRDefault="00D02A6C" w:rsidP="00D02A6C">
      <w:r>
        <w:t>Cloud Computing technologies are a most common way to deploy Big Data and Data Analytics applications. This module provides an introduction to various levels of Cloud Computing services, such as IaaS or PaaS on practical examples. It is also important to consider both private and public Cloud.</w:t>
      </w:r>
    </w:p>
    <w:p w14:paraId="5F82701C" w14:textId="77777777" w:rsidR="00D02A6C" w:rsidRDefault="00D02A6C" w:rsidP="00D02A6C"/>
    <w:p w14:paraId="2A13D3D7" w14:textId="77777777" w:rsidR="00D02A6C" w:rsidRDefault="00D02A6C" w:rsidP="00D02A6C">
      <w:r>
        <w:t>Topics</w:t>
      </w:r>
    </w:p>
    <w:p w14:paraId="55B2A7A3" w14:textId="77777777" w:rsidR="00D02A6C" w:rsidRDefault="00D02A6C" w:rsidP="00953D88">
      <w:pPr>
        <w:pStyle w:val="ListParagraph"/>
        <w:numPr>
          <w:ilvl w:val="0"/>
          <w:numId w:val="21"/>
        </w:numPr>
        <w:jc w:val="both"/>
      </w:pPr>
      <w:r>
        <w:t>Cloud Computing architecture and services</w:t>
      </w:r>
    </w:p>
    <w:p w14:paraId="41D5EB76" w14:textId="77777777" w:rsidR="00D02A6C" w:rsidRDefault="00D02A6C" w:rsidP="00953D88">
      <w:pPr>
        <w:pStyle w:val="ListParagraph"/>
        <w:numPr>
          <w:ilvl w:val="0"/>
          <w:numId w:val="21"/>
        </w:numPr>
        <w:jc w:val="both"/>
      </w:pPr>
      <w:r>
        <w:t>Cloud Computing engineering (design, management, operation)</w:t>
      </w:r>
    </w:p>
    <w:p w14:paraId="46B6E023" w14:textId="77777777" w:rsidR="00D02A6C" w:rsidRDefault="00D02A6C" w:rsidP="00953D88">
      <w:pPr>
        <w:pStyle w:val="ListParagraph"/>
        <w:numPr>
          <w:ilvl w:val="0"/>
          <w:numId w:val="21"/>
        </w:numPr>
        <w:jc w:val="both"/>
      </w:pPr>
      <w:r>
        <w:t>Cloud-enabled applications development (IaaS, PaaS, SaaS, autoscaling)</w:t>
      </w:r>
    </w:p>
    <w:p w14:paraId="70C1897C" w14:textId="77777777" w:rsidR="00D02A6C" w:rsidRDefault="00D02A6C" w:rsidP="00953D88">
      <w:pPr>
        <w:pStyle w:val="ListParagraph"/>
        <w:numPr>
          <w:ilvl w:val="0"/>
          <w:numId w:val="21"/>
        </w:numPr>
        <w:jc w:val="both"/>
      </w:pPr>
      <w:r>
        <w:t>Capex vs Opex consideration</w:t>
      </w:r>
    </w:p>
    <w:p w14:paraId="4BC45408" w14:textId="77777777" w:rsidR="00D02A6C" w:rsidRDefault="00D02A6C" w:rsidP="00D02A6C"/>
    <w:p w14:paraId="45D885A8" w14:textId="77777777" w:rsidR="00D02A6C" w:rsidRDefault="00D02A6C" w:rsidP="00D02A6C">
      <w:r>
        <w:t>Learning outcomes</w:t>
      </w:r>
    </w:p>
    <w:p w14:paraId="1E8C5433" w14:textId="77777777" w:rsidR="00D02A6C" w:rsidRDefault="00D02A6C" w:rsidP="00953D88">
      <w:pPr>
        <w:pStyle w:val="ListParagraph"/>
        <w:numPr>
          <w:ilvl w:val="0"/>
          <w:numId w:val="32"/>
        </w:numPr>
        <w:jc w:val="both"/>
      </w:pPr>
      <w:r w:rsidRPr="003B1BEB">
        <w:t>Choose potential technologies to implement new applications for data collection and storage</w:t>
      </w:r>
      <w:r>
        <w:t xml:space="preserve"> (LOENG.01 L1)</w:t>
      </w:r>
    </w:p>
    <w:p w14:paraId="0886FE06" w14:textId="77777777" w:rsidR="00D02A6C" w:rsidRDefault="00D02A6C" w:rsidP="00953D88">
      <w:pPr>
        <w:pStyle w:val="ListParagraph"/>
        <w:numPr>
          <w:ilvl w:val="0"/>
          <w:numId w:val="32"/>
        </w:numPr>
        <w:jc w:val="both"/>
      </w:pPr>
      <w:r w:rsidRPr="003B1BEB">
        <w:t>Model a problem to apply distributed and Cloud-based platforms</w:t>
      </w:r>
      <w:r>
        <w:t xml:space="preserve"> (LOENG.04 L2)</w:t>
      </w:r>
    </w:p>
    <w:p w14:paraId="3DCBE952" w14:textId="77777777" w:rsidR="00D02A6C" w:rsidRPr="00606347" w:rsidRDefault="00D02A6C" w:rsidP="00953D88">
      <w:pPr>
        <w:pStyle w:val="ListParagraph"/>
        <w:numPr>
          <w:ilvl w:val="0"/>
          <w:numId w:val="32"/>
        </w:numPr>
        <w:jc w:val="both"/>
      </w:pPr>
      <w:r w:rsidRPr="00F13A44">
        <w:t>Evaluate the difference in performance between various distribute and Cloud-based platforms and recommend a solution</w:t>
      </w:r>
      <w:r>
        <w:t xml:space="preserve"> (LOENG.04 L3)</w:t>
      </w:r>
    </w:p>
    <w:p w14:paraId="52C2D105" w14:textId="77777777" w:rsidR="00D02A6C" w:rsidRDefault="00D02A6C" w:rsidP="00D02A6C">
      <w:pPr>
        <w:pStyle w:val="Heading3"/>
        <w:jc w:val="both"/>
      </w:pPr>
      <w:bookmarkStart w:id="110" w:name="_Toc486574358"/>
      <w:bookmarkStart w:id="111" w:name="_Toc486810971"/>
      <w:bookmarkStart w:id="112" w:name="_Toc487818157"/>
      <w:r>
        <w:t xml:space="preserve">DSENG/SEC - </w:t>
      </w:r>
      <w:r>
        <w:rPr>
          <w:lang w:val="en-GB"/>
        </w:rPr>
        <w:t>Data and Applications security</w:t>
      </w:r>
      <w:bookmarkEnd w:id="110"/>
      <w:bookmarkEnd w:id="111"/>
      <w:bookmarkEnd w:id="112"/>
    </w:p>
    <w:p w14:paraId="16D98BAE" w14:textId="77777777" w:rsidR="00D02A6C" w:rsidRDefault="00D02A6C" w:rsidP="00D02A6C">
      <w:r>
        <w:t>Data Scientists should have a general understanding of data and application security aspects in order to properly plan and execute data-driven processing in the organization. This module provides an overview of the most important aspects, including sometime omitted concepts of accountability, compliance and certification.</w:t>
      </w:r>
    </w:p>
    <w:p w14:paraId="32D0440A" w14:textId="77777777" w:rsidR="00D02A6C" w:rsidRDefault="00D02A6C" w:rsidP="00D02A6C"/>
    <w:p w14:paraId="7ACF0574" w14:textId="77777777" w:rsidR="00D02A6C" w:rsidRDefault="00D02A6C" w:rsidP="00D02A6C">
      <w:r>
        <w:t>Topics</w:t>
      </w:r>
    </w:p>
    <w:p w14:paraId="73111A77" w14:textId="77777777" w:rsidR="00D02A6C" w:rsidRDefault="00D02A6C" w:rsidP="00953D88">
      <w:pPr>
        <w:pStyle w:val="ListParagraph"/>
        <w:numPr>
          <w:ilvl w:val="0"/>
          <w:numId w:val="21"/>
        </w:numPr>
        <w:jc w:val="both"/>
      </w:pPr>
      <w:r>
        <w:t>Data security, accountability, protection</w:t>
      </w:r>
    </w:p>
    <w:p w14:paraId="723133A6" w14:textId="36C58688" w:rsidR="00D02A6C" w:rsidRDefault="00D02A6C" w:rsidP="00953D88">
      <w:pPr>
        <w:pStyle w:val="ListParagraph"/>
        <w:numPr>
          <w:ilvl w:val="0"/>
          <w:numId w:val="21"/>
        </w:numPr>
        <w:jc w:val="both"/>
      </w:pPr>
      <w:r>
        <w:t>Blockchain</w:t>
      </w:r>
      <w:r w:rsidR="00BF4995">
        <w:t>, and corresponding infrastructure</w:t>
      </w:r>
    </w:p>
    <w:p w14:paraId="64976136" w14:textId="77777777" w:rsidR="00D02A6C" w:rsidRDefault="00D02A6C" w:rsidP="00953D88">
      <w:pPr>
        <w:pStyle w:val="ListParagraph"/>
        <w:numPr>
          <w:ilvl w:val="0"/>
          <w:numId w:val="21"/>
        </w:numPr>
        <w:jc w:val="both"/>
      </w:pPr>
      <w:r>
        <w:t>Access control and Identity management</w:t>
      </w:r>
    </w:p>
    <w:p w14:paraId="1E7942D7" w14:textId="77777777" w:rsidR="00D02A6C" w:rsidRDefault="00D02A6C" w:rsidP="00953D88">
      <w:pPr>
        <w:pStyle w:val="ListParagraph"/>
        <w:numPr>
          <w:ilvl w:val="0"/>
          <w:numId w:val="21"/>
        </w:numPr>
        <w:jc w:val="both"/>
      </w:pPr>
      <w:r>
        <w:t>Compliance and certification</w:t>
      </w:r>
    </w:p>
    <w:p w14:paraId="2D05ED00" w14:textId="77777777" w:rsidR="00D02A6C" w:rsidRDefault="00D02A6C" w:rsidP="00953D88">
      <w:pPr>
        <w:pStyle w:val="ListParagraph"/>
        <w:numPr>
          <w:ilvl w:val="0"/>
          <w:numId w:val="21"/>
        </w:numPr>
        <w:jc w:val="both"/>
      </w:pPr>
      <w:r>
        <w:t>Data anonymization and privacy</w:t>
      </w:r>
    </w:p>
    <w:p w14:paraId="5761E9FF" w14:textId="77777777" w:rsidR="00D02A6C" w:rsidRDefault="00D02A6C" w:rsidP="00D02A6C"/>
    <w:p w14:paraId="625AC309" w14:textId="77777777" w:rsidR="00D02A6C" w:rsidRDefault="00D02A6C" w:rsidP="00D02A6C">
      <w:r>
        <w:t>Learning outcomes</w:t>
      </w:r>
    </w:p>
    <w:p w14:paraId="4EF92395" w14:textId="77777777" w:rsidR="00D02A6C" w:rsidRDefault="00D02A6C" w:rsidP="00953D88">
      <w:pPr>
        <w:pStyle w:val="ListParagraph"/>
        <w:numPr>
          <w:ilvl w:val="0"/>
          <w:numId w:val="32"/>
        </w:numPr>
        <w:jc w:val="both"/>
      </w:pPr>
      <w:r w:rsidRPr="00606347">
        <w:t xml:space="preserve">Identify security issues related to reliable data </w:t>
      </w:r>
      <w:r>
        <w:t>access (LOENG.05 L1)</w:t>
      </w:r>
    </w:p>
    <w:p w14:paraId="46D6F9DF" w14:textId="77777777" w:rsidR="00D02A6C" w:rsidRDefault="00D02A6C" w:rsidP="00953D88">
      <w:pPr>
        <w:pStyle w:val="ListParagraph"/>
        <w:numPr>
          <w:ilvl w:val="0"/>
          <w:numId w:val="32"/>
        </w:numPr>
        <w:jc w:val="both"/>
      </w:pPr>
      <w:r w:rsidRPr="003B1BEB">
        <w:t>Analyze security threats and so</w:t>
      </w:r>
      <w:r>
        <w:t>lve them using known techniques (LOENG.05 L2)</w:t>
      </w:r>
    </w:p>
    <w:p w14:paraId="403CCBAF" w14:textId="77777777" w:rsidR="00D02A6C" w:rsidRDefault="00D02A6C" w:rsidP="00D02A6C">
      <w:pPr>
        <w:pStyle w:val="Heading3"/>
        <w:jc w:val="both"/>
      </w:pPr>
      <w:bookmarkStart w:id="113" w:name="_Toc486574359"/>
      <w:bookmarkStart w:id="114" w:name="_Toc486810972"/>
      <w:bookmarkStart w:id="115" w:name="_Toc487818158"/>
      <w:r>
        <w:t xml:space="preserve">DSENG/BDSE - </w:t>
      </w:r>
      <w:r>
        <w:rPr>
          <w:lang w:val="en-GB"/>
        </w:rPr>
        <w:t>Big</w:t>
      </w:r>
      <w:r w:rsidRPr="0007152F">
        <w:rPr>
          <w:lang w:val="en-GB"/>
        </w:rPr>
        <w:t xml:space="preserve"> Data systems organization and e</w:t>
      </w:r>
      <w:r>
        <w:rPr>
          <w:lang w:val="en-GB"/>
        </w:rPr>
        <w:t>ngineering</w:t>
      </w:r>
      <w:bookmarkEnd w:id="113"/>
      <w:bookmarkEnd w:id="114"/>
      <w:bookmarkEnd w:id="115"/>
    </w:p>
    <w:p w14:paraId="775ED316" w14:textId="2568C124" w:rsidR="00D02A6C" w:rsidRDefault="00D02A6C" w:rsidP="00D02A6C">
      <w:pPr>
        <w:rPr>
          <w:lang w:val="en-GB"/>
        </w:rPr>
      </w:pPr>
      <w:r w:rsidRPr="00622C0B">
        <w:t xml:space="preserve">Systems and platforms behind big data differ significantly from traditional ones due to specific challenges of volume, velocity, and variety of data. </w:t>
      </w:r>
      <w:r>
        <w:t xml:space="preserve">They require specialized approaches to data processing and algorithm engineering. </w:t>
      </w:r>
      <w:r w:rsidR="00BF4995">
        <w:t xml:space="preserve">This module addresses </w:t>
      </w:r>
      <w:r w:rsidRPr="00622C0B">
        <w:t xml:space="preserve">aspects </w:t>
      </w:r>
      <w:r>
        <w:t>both in general and based</w:t>
      </w:r>
      <w:r w:rsidRPr="00622C0B">
        <w:t xml:space="preserve"> on </w:t>
      </w:r>
      <w:r>
        <w:rPr>
          <w:lang w:val="en-GB"/>
        </w:rPr>
        <w:t>common MapReduce algorithms.</w:t>
      </w:r>
    </w:p>
    <w:p w14:paraId="0BD4DD05" w14:textId="77777777" w:rsidR="00D02A6C" w:rsidRDefault="00D02A6C" w:rsidP="00D02A6C">
      <w:pPr>
        <w:rPr>
          <w:lang w:val="en-GB"/>
        </w:rPr>
      </w:pPr>
    </w:p>
    <w:p w14:paraId="002FBD32" w14:textId="77777777" w:rsidR="00D02A6C" w:rsidRDefault="00D02A6C" w:rsidP="00D02A6C">
      <w:r>
        <w:t>Topics</w:t>
      </w:r>
    </w:p>
    <w:p w14:paraId="4279D95E" w14:textId="77777777" w:rsidR="00D02A6C" w:rsidRDefault="00D02A6C" w:rsidP="00953D88">
      <w:pPr>
        <w:pStyle w:val="ListParagraph"/>
        <w:numPr>
          <w:ilvl w:val="0"/>
          <w:numId w:val="21"/>
        </w:numPr>
        <w:jc w:val="both"/>
      </w:pPr>
      <w:r>
        <w:t>Big data frameworks (Hadoop, Spark, HortonWorks, others)</w:t>
      </w:r>
    </w:p>
    <w:p w14:paraId="5794B973" w14:textId="77777777" w:rsidR="00D02A6C" w:rsidRPr="003300B8" w:rsidRDefault="00D02A6C" w:rsidP="00953D88">
      <w:pPr>
        <w:pStyle w:val="ListParagraph"/>
        <w:numPr>
          <w:ilvl w:val="0"/>
          <w:numId w:val="21"/>
        </w:numPr>
        <w:jc w:val="both"/>
        <w:rPr>
          <w:szCs w:val="20"/>
        </w:rPr>
      </w:pPr>
      <w:r w:rsidRPr="003300B8">
        <w:rPr>
          <w:szCs w:val="20"/>
        </w:rPr>
        <w:t>Algorithms for large scale data processing</w:t>
      </w:r>
    </w:p>
    <w:p w14:paraId="7F9B51E1" w14:textId="77777777" w:rsidR="00D02A6C" w:rsidRPr="003300B8" w:rsidRDefault="00D02A6C" w:rsidP="00953D88">
      <w:pPr>
        <w:pStyle w:val="normaltext"/>
        <w:numPr>
          <w:ilvl w:val="0"/>
          <w:numId w:val="21"/>
        </w:numPr>
        <w:jc w:val="both"/>
        <w:rPr>
          <w:sz w:val="20"/>
          <w:szCs w:val="20"/>
        </w:rPr>
      </w:pPr>
      <w:r w:rsidRPr="003300B8">
        <w:rPr>
          <w:sz w:val="20"/>
          <w:szCs w:val="20"/>
        </w:rPr>
        <w:t>Methods for pre-processing data implemented in MapReduce, including problems of correct data spliting in clusters</w:t>
      </w:r>
    </w:p>
    <w:p w14:paraId="04A13488" w14:textId="77777777" w:rsidR="00D02A6C" w:rsidRPr="003300B8" w:rsidRDefault="00D02A6C" w:rsidP="00953D88">
      <w:pPr>
        <w:pStyle w:val="normaltext"/>
        <w:numPr>
          <w:ilvl w:val="0"/>
          <w:numId w:val="21"/>
        </w:numPr>
        <w:jc w:val="both"/>
        <w:rPr>
          <w:sz w:val="20"/>
          <w:szCs w:val="20"/>
        </w:rPr>
      </w:pPr>
      <w:r w:rsidRPr="003300B8">
        <w:rPr>
          <w:sz w:val="20"/>
          <w:szCs w:val="20"/>
        </w:rPr>
        <w:t>Approaches to Big Data analysis (Functional abstraction for data processing, MapReduce, Lambda Architecture)</w:t>
      </w:r>
    </w:p>
    <w:p w14:paraId="3768E866" w14:textId="77777777" w:rsidR="00D02A6C" w:rsidRPr="003300B8" w:rsidRDefault="00D02A6C" w:rsidP="00953D88">
      <w:pPr>
        <w:pStyle w:val="normaltext"/>
        <w:numPr>
          <w:ilvl w:val="0"/>
          <w:numId w:val="21"/>
        </w:numPr>
        <w:jc w:val="both"/>
        <w:rPr>
          <w:sz w:val="20"/>
          <w:szCs w:val="20"/>
        </w:rPr>
      </w:pPr>
      <w:r w:rsidRPr="003300B8">
        <w:rPr>
          <w:sz w:val="20"/>
          <w:szCs w:val="20"/>
        </w:rPr>
        <w:t>Algorithms for visualization of large data sets, including subsampling with different distributions</w:t>
      </w:r>
    </w:p>
    <w:p w14:paraId="4EA86439" w14:textId="77777777" w:rsidR="00D02A6C" w:rsidRPr="003300B8" w:rsidRDefault="00D02A6C" w:rsidP="00953D88">
      <w:pPr>
        <w:pStyle w:val="normaltext"/>
        <w:numPr>
          <w:ilvl w:val="0"/>
          <w:numId w:val="21"/>
        </w:numPr>
        <w:jc w:val="both"/>
        <w:rPr>
          <w:sz w:val="20"/>
          <w:szCs w:val="20"/>
        </w:rPr>
      </w:pPr>
      <w:r w:rsidRPr="003300B8">
        <w:rPr>
          <w:sz w:val="20"/>
          <w:szCs w:val="20"/>
        </w:rPr>
        <w:t>Big Data systems for applications domains</w:t>
      </w:r>
    </w:p>
    <w:p w14:paraId="2D19D060" w14:textId="77777777" w:rsidR="00D02A6C" w:rsidRPr="003300B8" w:rsidRDefault="00D02A6C" w:rsidP="00D02A6C">
      <w:pPr>
        <w:rPr>
          <w:szCs w:val="20"/>
        </w:rPr>
      </w:pPr>
    </w:p>
    <w:p w14:paraId="525BBB68" w14:textId="77777777" w:rsidR="00D02A6C" w:rsidRDefault="00D02A6C" w:rsidP="00D02A6C">
      <w:r>
        <w:t>Learning outcomes</w:t>
      </w:r>
    </w:p>
    <w:p w14:paraId="24315807" w14:textId="77777777" w:rsidR="00D02A6C" w:rsidRPr="00606347" w:rsidRDefault="00D02A6C" w:rsidP="00953D88">
      <w:pPr>
        <w:pStyle w:val="ListParagraph"/>
        <w:numPr>
          <w:ilvl w:val="0"/>
          <w:numId w:val="32"/>
        </w:numPr>
        <w:jc w:val="both"/>
      </w:pPr>
      <w:r w:rsidRPr="00D425C5">
        <w:t xml:space="preserve">Choose potential technologies to implement new applications for data collection and storage </w:t>
      </w:r>
      <w:r>
        <w:t>(LOENG.01 L1)</w:t>
      </w:r>
    </w:p>
    <w:p w14:paraId="140AD6D1" w14:textId="77777777" w:rsidR="00D02A6C" w:rsidRPr="00606347" w:rsidRDefault="00D02A6C" w:rsidP="00953D88">
      <w:pPr>
        <w:pStyle w:val="ListParagraph"/>
        <w:numPr>
          <w:ilvl w:val="0"/>
          <w:numId w:val="32"/>
        </w:numPr>
        <w:jc w:val="both"/>
      </w:pPr>
      <w:r w:rsidRPr="003B1BEB">
        <w:t>Find possible data storage and processing solutions including both traditional and NOSQL databases</w:t>
      </w:r>
      <w:r>
        <w:t xml:space="preserve"> (LOENG.06 L1)</w:t>
      </w:r>
    </w:p>
    <w:p w14:paraId="7EDFD455" w14:textId="77777777" w:rsidR="00D02A6C" w:rsidRDefault="00D02A6C" w:rsidP="00953D88">
      <w:pPr>
        <w:pStyle w:val="ListParagraph"/>
        <w:numPr>
          <w:ilvl w:val="0"/>
          <w:numId w:val="32"/>
        </w:numPr>
        <w:jc w:val="both"/>
      </w:pPr>
      <w:r w:rsidRPr="00D425C5">
        <w:t xml:space="preserve">Model data-driven application following engineering principles </w:t>
      </w:r>
      <w:r>
        <w:t>(LOENG.01 L2)</w:t>
      </w:r>
    </w:p>
    <w:p w14:paraId="6BE1BADC" w14:textId="77777777" w:rsidR="00D02A6C" w:rsidRDefault="00D02A6C" w:rsidP="00953D88">
      <w:pPr>
        <w:pStyle w:val="ListParagraph"/>
        <w:numPr>
          <w:ilvl w:val="0"/>
          <w:numId w:val="32"/>
        </w:numPr>
        <w:jc w:val="both"/>
      </w:pPr>
      <w:r w:rsidRPr="003B1BEB">
        <w:t>Adapt and optimize existing data-driven solutions to better fit to a given data analytics platform</w:t>
      </w:r>
      <w:r>
        <w:t xml:space="preserve"> (LOENG.02 L3)</w:t>
      </w:r>
    </w:p>
    <w:p w14:paraId="4DCA7F09" w14:textId="77777777" w:rsidR="00D02A6C" w:rsidRDefault="00D02A6C" w:rsidP="00D02A6C">
      <w:pPr>
        <w:pStyle w:val="Heading3"/>
        <w:jc w:val="both"/>
      </w:pPr>
      <w:bookmarkStart w:id="116" w:name="_Toc486574360"/>
      <w:bookmarkStart w:id="117" w:name="_Toc486810973"/>
      <w:bookmarkStart w:id="118" w:name="_Toc487818159"/>
      <w:r>
        <w:t xml:space="preserve">DSENG/DSAPPD - </w:t>
      </w:r>
      <w:r>
        <w:rPr>
          <w:lang w:val="en-GB"/>
        </w:rPr>
        <w:t>Data Science (Big Data) application design</w:t>
      </w:r>
      <w:bookmarkEnd w:id="116"/>
      <w:bookmarkEnd w:id="117"/>
      <w:bookmarkEnd w:id="118"/>
    </w:p>
    <w:p w14:paraId="6C785282" w14:textId="77777777" w:rsidR="00D02A6C" w:rsidRDefault="00D02A6C" w:rsidP="00D02A6C">
      <w:r>
        <w:t>Data Scientists are often tasked with developing new applications and systems. Certain languages and tools are more suitable in a data scientific context than other. This module covers most common languages for data science and big data processing together with most common tools for data presentation.</w:t>
      </w:r>
    </w:p>
    <w:p w14:paraId="5F02480D" w14:textId="77777777" w:rsidR="00D02A6C" w:rsidRDefault="00D02A6C" w:rsidP="00D02A6C"/>
    <w:p w14:paraId="7592FA41" w14:textId="77777777" w:rsidR="00D02A6C" w:rsidRDefault="00D02A6C" w:rsidP="00D02A6C">
      <w:r>
        <w:t>Topics:</w:t>
      </w:r>
    </w:p>
    <w:p w14:paraId="22978028" w14:textId="77777777" w:rsidR="00D02A6C" w:rsidRDefault="00D02A6C" w:rsidP="00953D88">
      <w:pPr>
        <w:pStyle w:val="ListParagraph"/>
        <w:numPr>
          <w:ilvl w:val="0"/>
          <w:numId w:val="20"/>
        </w:numPr>
        <w:jc w:val="both"/>
      </w:pPr>
      <w:r>
        <w:t>Languages for big data (Python, R)</w:t>
      </w:r>
    </w:p>
    <w:p w14:paraId="291C51C7" w14:textId="77777777" w:rsidR="00D02A6C" w:rsidRDefault="00D02A6C" w:rsidP="00953D88">
      <w:pPr>
        <w:pStyle w:val="ListParagraph"/>
        <w:numPr>
          <w:ilvl w:val="0"/>
          <w:numId w:val="20"/>
        </w:numPr>
        <w:jc w:val="both"/>
      </w:pPr>
      <w:r>
        <w:t>Tools and models for data presentation and visualization (Jupyter, Zeppelin)</w:t>
      </w:r>
    </w:p>
    <w:p w14:paraId="3E7A1191" w14:textId="77777777" w:rsidR="00D02A6C" w:rsidRDefault="00D02A6C" w:rsidP="00953D88">
      <w:pPr>
        <w:pStyle w:val="ListParagraph"/>
        <w:numPr>
          <w:ilvl w:val="0"/>
          <w:numId w:val="20"/>
        </w:numPr>
        <w:jc w:val="both"/>
      </w:pPr>
      <w:r>
        <w:t>Software requirements and design</w:t>
      </w:r>
    </w:p>
    <w:p w14:paraId="6C00AC15" w14:textId="77777777" w:rsidR="00D02A6C" w:rsidRDefault="00D02A6C" w:rsidP="00953D88">
      <w:pPr>
        <w:pStyle w:val="ListParagraph"/>
        <w:numPr>
          <w:ilvl w:val="0"/>
          <w:numId w:val="20"/>
        </w:numPr>
        <w:jc w:val="both"/>
      </w:pPr>
      <w:r>
        <w:t>Software engineering models and methods</w:t>
      </w:r>
    </w:p>
    <w:p w14:paraId="70D69B9C" w14:textId="77777777" w:rsidR="00D02A6C" w:rsidRDefault="00D02A6C" w:rsidP="00953D88">
      <w:pPr>
        <w:pStyle w:val="ListParagraph"/>
        <w:numPr>
          <w:ilvl w:val="0"/>
          <w:numId w:val="20"/>
        </w:numPr>
        <w:jc w:val="both"/>
      </w:pPr>
      <w:r>
        <w:t>Software quality assurance</w:t>
      </w:r>
    </w:p>
    <w:p w14:paraId="741CA4C8" w14:textId="77777777" w:rsidR="00D02A6C" w:rsidRDefault="00D02A6C" w:rsidP="00953D88">
      <w:pPr>
        <w:pStyle w:val="ListParagraph"/>
        <w:numPr>
          <w:ilvl w:val="0"/>
          <w:numId w:val="20"/>
        </w:numPr>
        <w:jc w:val="both"/>
      </w:pPr>
      <w:r>
        <w:t>Agile development methods, platforms, tools</w:t>
      </w:r>
    </w:p>
    <w:p w14:paraId="09EA8944" w14:textId="77777777" w:rsidR="00D02A6C" w:rsidRDefault="00D02A6C" w:rsidP="00953D88">
      <w:pPr>
        <w:pStyle w:val="ListParagraph"/>
        <w:numPr>
          <w:ilvl w:val="0"/>
          <w:numId w:val="20"/>
        </w:numPr>
        <w:jc w:val="both"/>
      </w:pPr>
      <w:r>
        <w:t>DevOps and continuous deployment and improvement paradigm</w:t>
      </w:r>
    </w:p>
    <w:p w14:paraId="05A0ABE1" w14:textId="77777777" w:rsidR="00D02A6C" w:rsidRDefault="00D02A6C" w:rsidP="00D02A6C"/>
    <w:p w14:paraId="7FEE96B9" w14:textId="77777777" w:rsidR="00D02A6C" w:rsidRDefault="00D02A6C" w:rsidP="00D02A6C">
      <w:r>
        <w:t>Learning Outcomes:</w:t>
      </w:r>
    </w:p>
    <w:p w14:paraId="7F193C0D" w14:textId="77777777" w:rsidR="00D02A6C" w:rsidRDefault="00D02A6C" w:rsidP="00953D88">
      <w:pPr>
        <w:pStyle w:val="ListParagraph"/>
        <w:numPr>
          <w:ilvl w:val="0"/>
          <w:numId w:val="31"/>
        </w:numPr>
        <w:jc w:val="both"/>
      </w:pPr>
      <w:r w:rsidRPr="00606347">
        <w:t>Identify a set of potential data analy</w:t>
      </w:r>
      <w:r>
        <w:t>tics tools to fit specification (LOENG.03 L1)</w:t>
      </w:r>
    </w:p>
    <w:p w14:paraId="0621C0E1" w14:textId="77777777" w:rsidR="00D02A6C" w:rsidRDefault="00D02A6C" w:rsidP="00953D88">
      <w:pPr>
        <w:pStyle w:val="ListParagraph"/>
        <w:numPr>
          <w:ilvl w:val="0"/>
          <w:numId w:val="31"/>
        </w:numPr>
        <w:jc w:val="both"/>
      </w:pPr>
      <w:r w:rsidRPr="00F13A44">
        <w:t xml:space="preserve">Define technical requirements for new distributed and Cloud-based application for a given high-level design </w:t>
      </w:r>
      <w:r>
        <w:t>(LOENG.06 L1)</w:t>
      </w:r>
    </w:p>
    <w:p w14:paraId="57F1187B" w14:textId="77777777" w:rsidR="00D02A6C" w:rsidRDefault="00D02A6C" w:rsidP="00953D88">
      <w:pPr>
        <w:pStyle w:val="ListParagraph"/>
        <w:numPr>
          <w:ilvl w:val="0"/>
          <w:numId w:val="31"/>
        </w:numPr>
        <w:jc w:val="both"/>
      </w:pPr>
      <w:r w:rsidRPr="00D425C5">
        <w:t xml:space="preserve">Model data-driven application following engineering principles </w:t>
      </w:r>
      <w:r>
        <w:t>(LOENG.01 L2)</w:t>
      </w:r>
    </w:p>
    <w:p w14:paraId="57450EFC" w14:textId="77777777" w:rsidR="00D02A6C" w:rsidRPr="00606347" w:rsidRDefault="00D02A6C" w:rsidP="00953D88">
      <w:pPr>
        <w:pStyle w:val="ListParagraph"/>
        <w:numPr>
          <w:ilvl w:val="0"/>
          <w:numId w:val="31"/>
        </w:numPr>
        <w:jc w:val="both"/>
      </w:pPr>
      <w:r w:rsidRPr="00606347">
        <w:t xml:space="preserve">Apply existing techniques to develop </w:t>
      </w:r>
      <w:r>
        <w:t>new data analytics applications (LOENG.02 L2)</w:t>
      </w:r>
    </w:p>
    <w:p w14:paraId="0F5CAD65" w14:textId="77777777" w:rsidR="00D02A6C" w:rsidRDefault="00D02A6C" w:rsidP="00953D88">
      <w:pPr>
        <w:pStyle w:val="ListParagraph"/>
        <w:numPr>
          <w:ilvl w:val="0"/>
          <w:numId w:val="31"/>
        </w:numPr>
        <w:jc w:val="both"/>
      </w:pPr>
      <w:r w:rsidRPr="00606347">
        <w:t>Combine several techniques and optimize them to design</w:t>
      </w:r>
      <w:r>
        <w:t xml:space="preserve"> new data analytic applications (LOENG.06 L3)</w:t>
      </w:r>
    </w:p>
    <w:p w14:paraId="7174B8FB" w14:textId="77777777" w:rsidR="00D02A6C" w:rsidRDefault="00D02A6C" w:rsidP="00D02A6C">
      <w:pPr>
        <w:pStyle w:val="Heading3"/>
        <w:jc w:val="both"/>
      </w:pPr>
      <w:bookmarkStart w:id="119" w:name="_Toc486574361"/>
      <w:bookmarkStart w:id="120" w:name="_Toc486810974"/>
      <w:bookmarkStart w:id="121" w:name="_Toc487818160"/>
      <w:r>
        <w:t>DSENG/IS - Information Systems</w:t>
      </w:r>
      <w:bookmarkEnd w:id="119"/>
      <w:bookmarkEnd w:id="120"/>
      <w:bookmarkEnd w:id="121"/>
    </w:p>
    <w:p w14:paraId="25E9655A" w14:textId="77777777" w:rsidR="00D02A6C" w:rsidRDefault="00D02A6C" w:rsidP="00D02A6C">
      <w:r>
        <w:t>All organizations relay on some form of Information Systems to preserve knowledge and drive decision processes. This module focuses on basics of well-established data warehouse, expert systems and decision support systems. Big data influence on such systems is also of interest, but related technical details are covered by other KAs.</w:t>
      </w:r>
    </w:p>
    <w:p w14:paraId="05E20464" w14:textId="77777777" w:rsidR="00D02A6C" w:rsidRDefault="00D02A6C" w:rsidP="00D02A6C"/>
    <w:p w14:paraId="4ACF29DF" w14:textId="77777777" w:rsidR="00D02A6C" w:rsidRDefault="00D02A6C" w:rsidP="00D02A6C">
      <w:r>
        <w:t>Topics:</w:t>
      </w:r>
    </w:p>
    <w:p w14:paraId="08863D09" w14:textId="77777777" w:rsidR="00D02A6C" w:rsidRDefault="00D02A6C" w:rsidP="00953D88">
      <w:pPr>
        <w:pStyle w:val="ListParagraph"/>
        <w:numPr>
          <w:ilvl w:val="0"/>
          <w:numId w:val="25"/>
        </w:numPr>
        <w:jc w:val="both"/>
      </w:pPr>
      <w:r>
        <w:t>Decision support systems</w:t>
      </w:r>
    </w:p>
    <w:p w14:paraId="20E040C3" w14:textId="77777777" w:rsidR="00D02A6C" w:rsidRDefault="00D02A6C" w:rsidP="00953D88">
      <w:pPr>
        <w:pStyle w:val="ListParagraph"/>
        <w:numPr>
          <w:ilvl w:val="0"/>
          <w:numId w:val="25"/>
        </w:numPr>
        <w:jc w:val="both"/>
      </w:pPr>
      <w:r>
        <w:t>Data warehousing and expert systems</w:t>
      </w:r>
    </w:p>
    <w:p w14:paraId="56213F0C" w14:textId="77777777" w:rsidR="00D02A6C" w:rsidRDefault="00D02A6C" w:rsidP="00953D88">
      <w:pPr>
        <w:pStyle w:val="ListParagraph"/>
        <w:numPr>
          <w:ilvl w:val="0"/>
          <w:numId w:val="25"/>
        </w:numPr>
        <w:jc w:val="both"/>
      </w:pPr>
      <w:r>
        <w:t>Enterprise information systems (data centers, intra/extra-net)</w:t>
      </w:r>
    </w:p>
    <w:p w14:paraId="547C90C4" w14:textId="77777777" w:rsidR="00D02A6C" w:rsidRDefault="00D02A6C" w:rsidP="00953D88">
      <w:pPr>
        <w:pStyle w:val="ListParagraph"/>
        <w:numPr>
          <w:ilvl w:val="0"/>
          <w:numId w:val="25"/>
        </w:numPr>
        <w:jc w:val="both"/>
      </w:pPr>
      <w:r>
        <w:t>Multimedia information systems</w:t>
      </w:r>
    </w:p>
    <w:p w14:paraId="49CA8E23" w14:textId="77777777" w:rsidR="00D02A6C" w:rsidRDefault="00D02A6C" w:rsidP="00D02A6C"/>
    <w:p w14:paraId="7ABBB3DF" w14:textId="77777777" w:rsidR="00D02A6C" w:rsidRDefault="00D02A6C" w:rsidP="00D02A6C">
      <w:r>
        <w:t>Learning Outcomes:</w:t>
      </w:r>
    </w:p>
    <w:p w14:paraId="0DF06614" w14:textId="77777777" w:rsidR="00D02A6C" w:rsidRDefault="00D02A6C" w:rsidP="00953D88">
      <w:pPr>
        <w:pStyle w:val="ListParagraph"/>
        <w:numPr>
          <w:ilvl w:val="0"/>
          <w:numId w:val="29"/>
        </w:numPr>
        <w:jc w:val="both"/>
      </w:pPr>
      <w:r w:rsidRPr="00D243B3">
        <w:t xml:space="preserve">Identify a set of potential data-driven tools to fit specification </w:t>
      </w:r>
      <w:r>
        <w:t>(LOENG.03 L1)</w:t>
      </w:r>
    </w:p>
    <w:p w14:paraId="5A88CEAD" w14:textId="77777777" w:rsidR="00D02A6C" w:rsidRDefault="00D02A6C" w:rsidP="00953D88">
      <w:pPr>
        <w:pStyle w:val="ListParagraph"/>
        <w:numPr>
          <w:ilvl w:val="0"/>
          <w:numId w:val="29"/>
        </w:numPr>
        <w:jc w:val="both"/>
      </w:pPr>
      <w:r w:rsidRPr="00D243B3">
        <w:t xml:space="preserve">Model the problem to apply traditional or NOSQL database technology </w:t>
      </w:r>
      <w:r>
        <w:t>(LOENG.06 L2)</w:t>
      </w:r>
    </w:p>
    <w:p w14:paraId="4D6DB2A4" w14:textId="77777777" w:rsidR="00D02A6C" w:rsidRPr="00D671EC" w:rsidRDefault="00D02A6C" w:rsidP="00953D88">
      <w:pPr>
        <w:pStyle w:val="ListParagraph"/>
        <w:numPr>
          <w:ilvl w:val="0"/>
          <w:numId w:val="29"/>
        </w:numPr>
        <w:jc w:val="both"/>
      </w:pPr>
      <w:bookmarkStart w:id="122" w:name="_Toc486521325"/>
      <w:bookmarkStart w:id="123" w:name="_Toc486521403"/>
      <w:bookmarkEnd w:id="122"/>
      <w:bookmarkEnd w:id="123"/>
      <w:r>
        <w:t>E</w:t>
      </w:r>
      <w:r w:rsidRPr="00D243B3">
        <w:t>valuate and recommend optimal data-driven tools to influence decision making</w:t>
      </w:r>
      <w:r>
        <w:t xml:space="preserve"> (LOENG.03 L3)</w:t>
      </w:r>
    </w:p>
    <w:p w14:paraId="13F291AC" w14:textId="77777777" w:rsidR="00D02A6C" w:rsidRDefault="00D02A6C" w:rsidP="00C363D8"/>
    <w:p w14:paraId="6AFE71F6" w14:textId="77777777" w:rsidR="00C363D8" w:rsidRPr="00606347" w:rsidRDefault="00C363D8" w:rsidP="00C363D8">
      <w:pPr>
        <w:sectPr w:rsidR="00C363D8" w:rsidRPr="00606347" w:rsidSect="003300B8">
          <w:headerReference w:type="default" r:id="rId17"/>
          <w:footerReference w:type="even" r:id="rId18"/>
          <w:footerReference w:type="default" r:id="rId19"/>
          <w:headerReference w:type="first" r:id="rId20"/>
          <w:pgSz w:w="11906" w:h="16838"/>
          <w:pgMar w:top="1417" w:right="1417" w:bottom="1417" w:left="1417" w:header="708" w:footer="708" w:gutter="0"/>
          <w:cols w:space="708"/>
          <w:titlePg/>
          <w:docGrid w:linePitch="360"/>
        </w:sectPr>
      </w:pPr>
    </w:p>
    <w:p w14:paraId="3DF7B773" w14:textId="77777777" w:rsidR="00EA4373" w:rsidRPr="00606347" w:rsidRDefault="00EA4373" w:rsidP="00EA4373">
      <w:pPr>
        <w:pStyle w:val="Heading1"/>
        <w:ind w:left="432" w:hanging="432"/>
        <w:jc w:val="both"/>
      </w:pPr>
      <w:bookmarkStart w:id="127" w:name="_Ref459805129"/>
      <w:bookmarkStart w:id="128" w:name="_Toc460413774"/>
      <w:bookmarkStart w:id="129" w:name="_Toc487818161"/>
      <w:r>
        <w:t>Example of</w:t>
      </w:r>
      <w:r w:rsidRPr="00606347">
        <w:t xml:space="preserve"> using </w:t>
      </w:r>
      <w:bookmarkEnd w:id="127"/>
      <w:r>
        <w:t>EDSF for Curricula Design and Evaluation</w:t>
      </w:r>
      <w:bookmarkEnd w:id="128"/>
      <w:bookmarkEnd w:id="129"/>
    </w:p>
    <w:p w14:paraId="634598EE" w14:textId="77777777" w:rsidR="00EA4373" w:rsidRPr="00606347" w:rsidRDefault="00EA4373" w:rsidP="00EA4373">
      <w:pPr>
        <w:pStyle w:val="TOC1"/>
      </w:pPr>
      <w:r>
        <w:t>This section provides an example how the proposed EDISON Data Science Framework, in particular its components CF-DS, DS-BoK, MC-DS, and DSP profiles, can be used for designing a new Data Science curriculum or evaluating the existing curriculum for compliance to the selected Data Science professional profiles.</w:t>
      </w:r>
    </w:p>
    <w:p w14:paraId="0008E0B8" w14:textId="77777777" w:rsidR="00EA4373" w:rsidRPr="00A35BD4" w:rsidRDefault="00EA4373" w:rsidP="00EA4373"/>
    <w:p w14:paraId="6FA1A8CA" w14:textId="77777777" w:rsidR="00EA4373" w:rsidRDefault="00EA4373" w:rsidP="00EA4373">
      <w:pPr>
        <w:pStyle w:val="Heading2"/>
        <w:jc w:val="both"/>
      </w:pPr>
      <w:bookmarkStart w:id="130" w:name="_Toc460413775"/>
      <w:bookmarkStart w:id="131" w:name="_Toc487818162"/>
      <w:r>
        <w:t>Designing a new programme</w:t>
      </w:r>
      <w:bookmarkEnd w:id="130"/>
      <w:bookmarkEnd w:id="131"/>
    </w:p>
    <w:p w14:paraId="27D54532" w14:textId="3FD214E8" w:rsidR="00EA4373" w:rsidRDefault="00EA4373" w:rsidP="00EA4373">
      <w:r>
        <w:t xml:space="preserve">In practice when designing a new programme it is necessary to decide on the set of courses with a specific number of credits. The standard in Europe is to use European Credit Transfer System, which defines bachelor programs to have 180 points and Master programs 120 points. This gives usually 30 points per semester. At American institutions credit hours systems are used and they are not fully uniform between institutions. Therefore, we do not provide an explicit recalculation to this system here. It can be easily done for each </w:t>
      </w:r>
      <w:r w:rsidR="001939C9">
        <w:t>institution</w:t>
      </w:r>
      <w:r>
        <w:t xml:space="preserve"> depending on the typical semester load and its proportion to 30 ECTS points.</w:t>
      </w:r>
    </w:p>
    <w:p w14:paraId="3BCC615C" w14:textId="77777777" w:rsidR="00EA4373" w:rsidRDefault="00EA4373" w:rsidP="00EA4373"/>
    <w:p w14:paraId="2ABFEA3A" w14:textId="57123B85" w:rsidR="00EA4373" w:rsidRDefault="001A7024" w:rsidP="00EA4373">
      <w:r>
        <w:t>Table 6.1 visually illustrates an example of the r</w:t>
      </w:r>
      <w:r w:rsidR="00EA4373">
        <w:t xml:space="preserve">equired proficiency in each competence group for each professional profile. Data Science Professional profiles are described in </w:t>
      </w:r>
      <w:r>
        <w:t xml:space="preserve">the DSPP [4] that also provides mapping between the profiles and the </w:t>
      </w:r>
      <w:r w:rsidR="00EA4373">
        <w:t xml:space="preserve">competence </w:t>
      </w:r>
      <w:r>
        <w:t>groups described in CF-DS {1].</w:t>
      </w:r>
      <w:r w:rsidR="00EA4373">
        <w:t xml:space="preserve"> </w:t>
      </w:r>
      <w:r>
        <w:t xml:space="preserve">This </w:t>
      </w:r>
      <w:r w:rsidR="00EA4373">
        <w:t xml:space="preserve">creates a basis for </w:t>
      </w:r>
      <w:r>
        <w:t xml:space="preserve">the </w:t>
      </w:r>
      <w:r w:rsidR="00EA4373">
        <w:t xml:space="preserve">division of </w:t>
      </w:r>
      <w:r>
        <w:t xml:space="preserve">ECTS </w:t>
      </w:r>
      <w:r w:rsidR="00EA4373">
        <w:t>points between Learning Outcomes and related Learning Unit. In addition, each Learning Outcome can be achieved on three different knowledge or mastery levels (familiarity, usage, assessment). Typically, Bachelor programs focus on two lower levels and Master programs on two higher levels.</w:t>
      </w:r>
    </w:p>
    <w:p w14:paraId="1F898AD0" w14:textId="77777777" w:rsidR="00EA4373" w:rsidRPr="00606347" w:rsidRDefault="00EA4373" w:rsidP="00EA4373">
      <w:pPr>
        <w:pStyle w:val="TOC1"/>
      </w:pPr>
    </w:p>
    <w:p w14:paraId="7A9F1BEF" w14:textId="2F2E214E" w:rsidR="00EA4373" w:rsidRPr="00606347" w:rsidRDefault="00EA4373" w:rsidP="00EA4373">
      <w:pPr>
        <w:pStyle w:val="TOC1"/>
        <w:jc w:val="center"/>
        <w:rPr>
          <w:b/>
          <w:bCs/>
        </w:rPr>
      </w:pPr>
      <w:bookmarkStart w:id="132" w:name="_Ref328649772"/>
      <w:bookmarkStart w:id="133" w:name="_Ref328649759"/>
      <w:bookmarkStart w:id="134" w:name="_Toc460413805"/>
      <w:r w:rsidRPr="00606347">
        <w:rPr>
          <w:b/>
          <w:bCs/>
        </w:rPr>
        <w:t>Table</w:t>
      </w:r>
      <w:r w:rsidR="001A7024">
        <w:rPr>
          <w:b/>
          <w:bCs/>
        </w:rPr>
        <w:t xml:space="preserve"> 6.1</w:t>
      </w:r>
      <w:bookmarkEnd w:id="132"/>
      <w:r w:rsidRPr="00606347">
        <w:rPr>
          <w:b/>
          <w:bCs/>
        </w:rPr>
        <w:t xml:space="preserve"> </w:t>
      </w:r>
      <w:r>
        <w:rPr>
          <w:b/>
          <w:bCs/>
        </w:rPr>
        <w:t>P</w:t>
      </w:r>
      <w:r w:rsidRPr="00606347">
        <w:rPr>
          <w:b/>
          <w:bCs/>
        </w:rPr>
        <w:t>roficiency</w:t>
      </w:r>
      <w:r>
        <w:rPr>
          <w:b/>
          <w:bCs/>
        </w:rPr>
        <w:t>/mastery</w:t>
      </w:r>
      <w:r w:rsidRPr="00606347">
        <w:rPr>
          <w:b/>
          <w:bCs/>
        </w:rPr>
        <w:t xml:space="preserve"> </w:t>
      </w:r>
      <w:r>
        <w:rPr>
          <w:b/>
          <w:bCs/>
        </w:rPr>
        <w:t xml:space="preserve">level </w:t>
      </w:r>
      <w:r w:rsidRPr="00606347">
        <w:rPr>
          <w:b/>
          <w:bCs/>
        </w:rPr>
        <w:t xml:space="preserve">needed by </w:t>
      </w:r>
      <w:r>
        <w:rPr>
          <w:b/>
          <w:bCs/>
        </w:rPr>
        <w:t>different D</w:t>
      </w:r>
      <w:r w:rsidRPr="00606347">
        <w:rPr>
          <w:b/>
          <w:bCs/>
        </w:rPr>
        <w:t xml:space="preserve">ata Science Profile for each of </w:t>
      </w:r>
      <w:r>
        <w:rPr>
          <w:b/>
          <w:bCs/>
        </w:rPr>
        <w:t>D</w:t>
      </w:r>
      <w:r w:rsidRPr="00606347">
        <w:rPr>
          <w:b/>
          <w:bCs/>
        </w:rPr>
        <w:t>ata Science competence group</w:t>
      </w:r>
      <w:bookmarkEnd w:id="133"/>
      <w:r>
        <w:rPr>
          <w:b/>
          <w:bCs/>
        </w:rPr>
        <w:t>s</w:t>
      </w:r>
      <w:bookmarkEnd w:id="134"/>
      <w:r w:rsidRPr="00606347">
        <w:rPr>
          <w:b/>
          <w:bCs/>
        </w:rPr>
        <w:t xml:space="preserve"> </w:t>
      </w:r>
    </w:p>
    <w:p w14:paraId="44FF9FE0" w14:textId="00627FB7" w:rsidR="00EA4373" w:rsidRDefault="00EA4373" w:rsidP="00EA4373">
      <w:pPr>
        <w:pStyle w:val="TOC1"/>
        <w:jc w:val="center"/>
      </w:pPr>
    </w:p>
    <w:p w14:paraId="70E618CD" w14:textId="61D9641D" w:rsidR="001F1FC8" w:rsidRPr="001F1FC8" w:rsidRDefault="001F1FC8" w:rsidP="001F1FC8">
      <w:r>
        <w:rPr>
          <w:noProof/>
        </w:rPr>
        <w:drawing>
          <wp:inline distT="0" distB="0" distL="0" distR="0" wp14:anchorId="6BE2A9F6" wp14:editId="20EDD2DC">
            <wp:extent cx="5981991" cy="298368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e-cf-dspp-eq.png"/>
                    <pic:cNvPicPr/>
                  </pic:nvPicPr>
                  <pic:blipFill>
                    <a:blip r:embed="rId21"/>
                    <a:stretch>
                      <a:fillRect/>
                    </a:stretch>
                  </pic:blipFill>
                  <pic:spPr>
                    <a:xfrm>
                      <a:off x="0" y="0"/>
                      <a:ext cx="6041337" cy="3013281"/>
                    </a:xfrm>
                    <a:prstGeom prst="rect">
                      <a:avLst/>
                    </a:prstGeom>
                  </pic:spPr>
                </pic:pic>
              </a:graphicData>
            </a:graphic>
          </wp:inline>
        </w:drawing>
      </w:r>
    </w:p>
    <w:p w14:paraId="1DA53E8D" w14:textId="77777777" w:rsidR="00EA4373" w:rsidRDefault="00EA4373" w:rsidP="00EA4373"/>
    <w:p w14:paraId="675D6975" w14:textId="77777777" w:rsidR="00EA4373" w:rsidRDefault="00EA4373" w:rsidP="00EA4373">
      <w:r>
        <w:t xml:space="preserve">Legend: </w:t>
      </w:r>
    </w:p>
    <w:p w14:paraId="05A39D3A" w14:textId="77777777" w:rsidR="00EA4373" w:rsidRDefault="00EA4373" w:rsidP="00964EA7">
      <w:pPr>
        <w:pStyle w:val="ListParagraph"/>
        <w:numPr>
          <w:ilvl w:val="1"/>
          <w:numId w:val="11"/>
        </w:numPr>
        <w:tabs>
          <w:tab w:val="clear" w:pos="1080"/>
        </w:tabs>
        <w:jc w:val="both"/>
      </w:pPr>
      <w:r>
        <w:t>Bars represent individual DSP profiles</w:t>
      </w:r>
    </w:p>
    <w:p w14:paraId="70D366E0" w14:textId="3EFE6F18" w:rsidR="00EA4373" w:rsidRPr="00D66767" w:rsidRDefault="00EA4373" w:rsidP="00964EA7">
      <w:pPr>
        <w:pStyle w:val="ListParagraph"/>
        <w:numPr>
          <w:ilvl w:val="1"/>
          <w:numId w:val="11"/>
        </w:numPr>
        <w:tabs>
          <w:tab w:val="clear" w:pos="1080"/>
        </w:tabs>
        <w:jc w:val="both"/>
      </w:pPr>
      <w:r>
        <w:t>color represent mastery level: familiarity –light blue; usage- blue; assessment – dark blue</w:t>
      </w:r>
      <w:r w:rsidR="007B5E7B">
        <w:t xml:space="preserve">; white – not </w:t>
      </w:r>
      <w:r w:rsidR="007D7DDC">
        <w:t>qualified.</w:t>
      </w:r>
    </w:p>
    <w:p w14:paraId="791E910A" w14:textId="77777777" w:rsidR="00EA4373" w:rsidRDefault="00EA4373" w:rsidP="00EA4373"/>
    <w:p w14:paraId="24AF1B9B" w14:textId="329B604D" w:rsidR="00EA4373" w:rsidRDefault="00EA4373" w:rsidP="00EA4373">
      <w:r>
        <w:t xml:space="preserve">The following </w:t>
      </w:r>
      <w:r w:rsidR="004F2DE8">
        <w:t xml:space="preserve">Table 6.2 </w:t>
      </w:r>
      <w:r>
        <w:t>provides example distribution of ECTS point between competence groups for Data Science professional profiles.</w:t>
      </w:r>
    </w:p>
    <w:p w14:paraId="6CC2BD3B" w14:textId="67582B42" w:rsidR="008258E6" w:rsidRDefault="008258E6">
      <w:r>
        <w:br w:type="page"/>
      </w:r>
    </w:p>
    <w:p w14:paraId="3C80837B" w14:textId="77777777" w:rsidR="00EA4373" w:rsidRDefault="00EA4373" w:rsidP="00EA4373"/>
    <w:p w14:paraId="05E27BEB" w14:textId="0DCA3E45" w:rsidR="00EA4373" w:rsidRDefault="00EA4373" w:rsidP="00EA4373">
      <w:pPr>
        <w:pStyle w:val="Caption"/>
        <w:jc w:val="center"/>
        <w:rPr>
          <w:lang w:val="en-US"/>
        </w:rPr>
      </w:pPr>
      <w:bookmarkStart w:id="135" w:name="_Ref458524054"/>
      <w:bookmarkStart w:id="136" w:name="_Toc460413806"/>
      <w:r w:rsidRPr="00E159D6">
        <w:rPr>
          <w:lang w:val="en-US"/>
        </w:rPr>
        <w:t xml:space="preserve">Table </w:t>
      </w:r>
      <w:bookmarkEnd w:id="135"/>
      <w:r w:rsidR="004F2DE8">
        <w:rPr>
          <w:lang w:val="en-US"/>
        </w:rPr>
        <w:t>6.2</w:t>
      </w:r>
      <w:r w:rsidRPr="00E159D6">
        <w:rPr>
          <w:lang w:val="en-US"/>
        </w:rPr>
        <w:t xml:space="preserve"> ECTS point assignment to competence groups for professional profile</w:t>
      </w:r>
      <w:r>
        <w:rPr>
          <w:lang w:val="en-US"/>
        </w:rPr>
        <w:t xml:space="preserve"> groups (example)</w:t>
      </w:r>
      <w:bookmarkEnd w:id="136"/>
    </w:p>
    <w:p w14:paraId="5CB8A708" w14:textId="77777777" w:rsidR="00EA4373" w:rsidRPr="003401BC" w:rsidRDefault="00EA4373" w:rsidP="00EA4373"/>
    <w:tbl>
      <w:tblPr>
        <w:tblStyle w:val="TableGrid"/>
        <w:tblW w:w="0" w:type="auto"/>
        <w:jc w:val="center"/>
        <w:tblLayout w:type="fixed"/>
        <w:tblLook w:val="04A0" w:firstRow="1" w:lastRow="0" w:firstColumn="1" w:lastColumn="0" w:noHBand="0" w:noVBand="1"/>
      </w:tblPr>
      <w:tblGrid>
        <w:gridCol w:w="1250"/>
        <w:gridCol w:w="739"/>
        <w:gridCol w:w="811"/>
        <w:gridCol w:w="811"/>
        <w:gridCol w:w="811"/>
        <w:gridCol w:w="811"/>
        <w:gridCol w:w="811"/>
        <w:gridCol w:w="811"/>
        <w:gridCol w:w="811"/>
        <w:gridCol w:w="811"/>
        <w:gridCol w:w="811"/>
      </w:tblGrid>
      <w:tr w:rsidR="00EA4373" w14:paraId="34D5A5AC" w14:textId="77777777" w:rsidTr="00EA4373">
        <w:trPr>
          <w:jc w:val="center"/>
        </w:trPr>
        <w:tc>
          <w:tcPr>
            <w:tcW w:w="1250" w:type="dxa"/>
            <w:vMerge w:val="restart"/>
            <w:shd w:val="clear" w:color="auto" w:fill="auto"/>
          </w:tcPr>
          <w:p w14:paraId="32ECD4BE" w14:textId="77777777" w:rsidR="00EA4373" w:rsidRDefault="00EA4373" w:rsidP="00EA4373">
            <w:pPr>
              <w:pStyle w:val="TOC1"/>
            </w:pPr>
            <w:r>
              <w:t>Competence Group</w:t>
            </w:r>
          </w:p>
        </w:tc>
        <w:tc>
          <w:tcPr>
            <w:tcW w:w="1550" w:type="dxa"/>
            <w:gridSpan w:val="2"/>
            <w:shd w:val="clear" w:color="auto" w:fill="auto"/>
          </w:tcPr>
          <w:p w14:paraId="42AA5A02" w14:textId="77777777" w:rsidR="00EA4373" w:rsidRDefault="00EA4373" w:rsidP="00EA4373">
            <w:pPr>
              <w:pStyle w:val="TOC1"/>
            </w:pPr>
            <w:r>
              <w:t>DSP01-03 (Managers)</w:t>
            </w:r>
          </w:p>
        </w:tc>
        <w:tc>
          <w:tcPr>
            <w:tcW w:w="1622" w:type="dxa"/>
            <w:gridSpan w:val="2"/>
            <w:shd w:val="clear" w:color="auto" w:fill="auto"/>
          </w:tcPr>
          <w:p w14:paraId="1C4BE887" w14:textId="77777777" w:rsidR="00EA4373" w:rsidRDefault="00EA4373" w:rsidP="00EA4373">
            <w:pPr>
              <w:pStyle w:val="TOC1"/>
            </w:pPr>
            <w:r>
              <w:t>DSP04-09 (Professionals Data Science)</w:t>
            </w:r>
          </w:p>
        </w:tc>
        <w:tc>
          <w:tcPr>
            <w:tcW w:w="1622" w:type="dxa"/>
            <w:gridSpan w:val="2"/>
            <w:shd w:val="clear" w:color="auto" w:fill="auto"/>
          </w:tcPr>
          <w:p w14:paraId="272448CE" w14:textId="77777777" w:rsidR="00EA4373" w:rsidRPr="00D300BF" w:rsidRDefault="00EA4373" w:rsidP="00EA4373">
            <w:pPr>
              <w:pStyle w:val="TOC1"/>
            </w:pPr>
            <w:r>
              <w:t>DSP10-13 (Professionals Data Handling/Management)</w:t>
            </w:r>
          </w:p>
        </w:tc>
        <w:tc>
          <w:tcPr>
            <w:tcW w:w="1622" w:type="dxa"/>
            <w:gridSpan w:val="2"/>
            <w:shd w:val="clear" w:color="auto" w:fill="auto"/>
          </w:tcPr>
          <w:p w14:paraId="3609BE6F" w14:textId="77777777" w:rsidR="00EA4373" w:rsidRDefault="00EA4373" w:rsidP="00EA4373">
            <w:pPr>
              <w:pStyle w:val="TOC1"/>
            </w:pPr>
            <w:r>
              <w:t>DSP14-16 (Professionals databases)</w:t>
            </w:r>
          </w:p>
        </w:tc>
        <w:tc>
          <w:tcPr>
            <w:tcW w:w="1622" w:type="dxa"/>
            <w:gridSpan w:val="2"/>
            <w:shd w:val="clear" w:color="auto" w:fill="auto"/>
          </w:tcPr>
          <w:p w14:paraId="2EDB799F" w14:textId="77777777" w:rsidR="00EA4373" w:rsidRDefault="00EA4373" w:rsidP="00EA4373">
            <w:pPr>
              <w:pStyle w:val="TOC1"/>
            </w:pPr>
            <w:r>
              <w:t>DSP17-19 (Technician and Associate)</w:t>
            </w:r>
          </w:p>
        </w:tc>
      </w:tr>
      <w:tr w:rsidR="00EA4373" w14:paraId="3A7DA8E6" w14:textId="77777777" w:rsidTr="00EA4373">
        <w:trPr>
          <w:jc w:val="center"/>
        </w:trPr>
        <w:tc>
          <w:tcPr>
            <w:tcW w:w="1250" w:type="dxa"/>
            <w:vMerge/>
            <w:shd w:val="clear" w:color="auto" w:fill="auto"/>
          </w:tcPr>
          <w:p w14:paraId="03419A52" w14:textId="77777777" w:rsidR="00EA4373" w:rsidRDefault="00EA4373" w:rsidP="00EA4373">
            <w:pPr>
              <w:pStyle w:val="TOC1"/>
            </w:pPr>
          </w:p>
        </w:tc>
        <w:tc>
          <w:tcPr>
            <w:tcW w:w="739" w:type="dxa"/>
            <w:shd w:val="clear" w:color="auto" w:fill="auto"/>
          </w:tcPr>
          <w:p w14:paraId="06C9DF4F" w14:textId="77777777" w:rsidR="00EA4373" w:rsidRDefault="00EA4373" w:rsidP="00EA4373">
            <w:pPr>
              <w:pStyle w:val="TOC1"/>
            </w:pPr>
            <w:r>
              <w:t>BSc</w:t>
            </w:r>
          </w:p>
        </w:tc>
        <w:tc>
          <w:tcPr>
            <w:tcW w:w="811" w:type="dxa"/>
            <w:shd w:val="clear" w:color="auto" w:fill="auto"/>
          </w:tcPr>
          <w:p w14:paraId="098890ED" w14:textId="77777777" w:rsidR="00EA4373" w:rsidRDefault="00EA4373" w:rsidP="00EA4373">
            <w:pPr>
              <w:pStyle w:val="TOC1"/>
            </w:pPr>
            <w:r>
              <w:t>MSc</w:t>
            </w:r>
          </w:p>
        </w:tc>
        <w:tc>
          <w:tcPr>
            <w:tcW w:w="811" w:type="dxa"/>
            <w:shd w:val="clear" w:color="auto" w:fill="auto"/>
          </w:tcPr>
          <w:p w14:paraId="572C998C" w14:textId="77777777" w:rsidR="00EA4373" w:rsidRDefault="00EA4373" w:rsidP="00EA4373">
            <w:pPr>
              <w:pStyle w:val="TOC1"/>
            </w:pPr>
            <w:r>
              <w:t>BSc</w:t>
            </w:r>
          </w:p>
        </w:tc>
        <w:tc>
          <w:tcPr>
            <w:tcW w:w="811" w:type="dxa"/>
            <w:shd w:val="clear" w:color="auto" w:fill="auto"/>
          </w:tcPr>
          <w:p w14:paraId="650B690D" w14:textId="77777777" w:rsidR="00EA4373" w:rsidRDefault="00EA4373" w:rsidP="00EA4373">
            <w:pPr>
              <w:pStyle w:val="TOC1"/>
            </w:pPr>
            <w:r>
              <w:t>MSc</w:t>
            </w:r>
          </w:p>
        </w:tc>
        <w:tc>
          <w:tcPr>
            <w:tcW w:w="811" w:type="dxa"/>
            <w:shd w:val="clear" w:color="auto" w:fill="auto"/>
          </w:tcPr>
          <w:p w14:paraId="01C9FED4" w14:textId="77777777" w:rsidR="00EA4373" w:rsidRDefault="00EA4373" w:rsidP="00EA4373">
            <w:pPr>
              <w:pStyle w:val="TOC1"/>
            </w:pPr>
            <w:r>
              <w:t>BSc</w:t>
            </w:r>
          </w:p>
        </w:tc>
        <w:tc>
          <w:tcPr>
            <w:tcW w:w="811" w:type="dxa"/>
            <w:shd w:val="clear" w:color="auto" w:fill="auto"/>
          </w:tcPr>
          <w:p w14:paraId="3D41BC18" w14:textId="77777777" w:rsidR="00EA4373" w:rsidRDefault="00EA4373" w:rsidP="00EA4373">
            <w:pPr>
              <w:pStyle w:val="TOC1"/>
            </w:pPr>
            <w:r>
              <w:t>MSc</w:t>
            </w:r>
          </w:p>
        </w:tc>
        <w:tc>
          <w:tcPr>
            <w:tcW w:w="811" w:type="dxa"/>
            <w:shd w:val="clear" w:color="auto" w:fill="auto"/>
          </w:tcPr>
          <w:p w14:paraId="1DD9BD97" w14:textId="77777777" w:rsidR="00EA4373" w:rsidRDefault="00EA4373" w:rsidP="00EA4373">
            <w:pPr>
              <w:pStyle w:val="TOC1"/>
            </w:pPr>
            <w:r>
              <w:t>BSc</w:t>
            </w:r>
          </w:p>
        </w:tc>
        <w:tc>
          <w:tcPr>
            <w:tcW w:w="811" w:type="dxa"/>
            <w:shd w:val="clear" w:color="auto" w:fill="auto"/>
          </w:tcPr>
          <w:p w14:paraId="454AFE4E" w14:textId="77777777" w:rsidR="00EA4373" w:rsidRDefault="00EA4373" w:rsidP="00EA4373">
            <w:pPr>
              <w:pStyle w:val="TOC1"/>
            </w:pPr>
            <w:r>
              <w:t>MSc</w:t>
            </w:r>
          </w:p>
        </w:tc>
        <w:tc>
          <w:tcPr>
            <w:tcW w:w="811" w:type="dxa"/>
            <w:shd w:val="clear" w:color="auto" w:fill="auto"/>
          </w:tcPr>
          <w:p w14:paraId="690AD5DE" w14:textId="77777777" w:rsidR="00EA4373" w:rsidRDefault="00EA4373" w:rsidP="00EA4373">
            <w:pPr>
              <w:pStyle w:val="TOC1"/>
            </w:pPr>
            <w:r>
              <w:t>BSc</w:t>
            </w:r>
          </w:p>
        </w:tc>
        <w:tc>
          <w:tcPr>
            <w:tcW w:w="811" w:type="dxa"/>
            <w:shd w:val="clear" w:color="auto" w:fill="auto"/>
          </w:tcPr>
          <w:p w14:paraId="5FBB9630" w14:textId="77777777" w:rsidR="00EA4373" w:rsidRDefault="00EA4373" w:rsidP="00EA4373">
            <w:pPr>
              <w:pStyle w:val="TOC1"/>
            </w:pPr>
            <w:r>
              <w:t>MSc</w:t>
            </w:r>
          </w:p>
        </w:tc>
      </w:tr>
      <w:tr w:rsidR="00EA4373" w14:paraId="66528CC6" w14:textId="77777777" w:rsidTr="00EA4373">
        <w:trPr>
          <w:trHeight w:val="516"/>
          <w:jc w:val="center"/>
        </w:trPr>
        <w:tc>
          <w:tcPr>
            <w:tcW w:w="1250" w:type="dxa"/>
            <w:shd w:val="clear" w:color="auto" w:fill="auto"/>
          </w:tcPr>
          <w:p w14:paraId="01C543E5" w14:textId="77777777" w:rsidR="00EA4373" w:rsidRDefault="00EA4373" w:rsidP="00EA4373">
            <w:pPr>
              <w:pStyle w:val="TOC1"/>
            </w:pPr>
            <w:r>
              <w:rPr>
                <w:b/>
                <w:sz w:val="18"/>
                <w:szCs w:val="18"/>
              </w:rPr>
              <w:t>DS</w:t>
            </w:r>
            <w:r w:rsidRPr="00606347">
              <w:rPr>
                <w:b/>
                <w:sz w:val="18"/>
                <w:szCs w:val="18"/>
              </w:rPr>
              <w:t>DA</w:t>
            </w:r>
          </w:p>
          <w:p w14:paraId="07CA4E7C" w14:textId="77777777" w:rsidR="00EA4373" w:rsidRDefault="00EA4373" w:rsidP="00EA4373">
            <w:pPr>
              <w:pStyle w:val="TOC1"/>
            </w:pPr>
            <w:r>
              <w:t>Data Analytics</w:t>
            </w:r>
          </w:p>
        </w:tc>
        <w:tc>
          <w:tcPr>
            <w:tcW w:w="739" w:type="dxa"/>
            <w:shd w:val="clear" w:color="auto" w:fill="D9D9D9" w:themeFill="background1" w:themeFillShade="D9"/>
          </w:tcPr>
          <w:p w14:paraId="7731978E" w14:textId="77777777" w:rsidR="00EA4373" w:rsidRDefault="00EA4373" w:rsidP="00EA4373">
            <w:pPr>
              <w:pStyle w:val="TOC1"/>
            </w:pPr>
          </w:p>
        </w:tc>
        <w:tc>
          <w:tcPr>
            <w:tcW w:w="811" w:type="dxa"/>
            <w:shd w:val="clear" w:color="auto" w:fill="auto"/>
          </w:tcPr>
          <w:p w14:paraId="44900F5F" w14:textId="77777777" w:rsidR="00EA4373" w:rsidRDefault="00EA4373" w:rsidP="00EA4373">
            <w:pPr>
              <w:pStyle w:val="TOC1"/>
            </w:pPr>
            <w:r>
              <w:t>30</w:t>
            </w:r>
          </w:p>
        </w:tc>
        <w:tc>
          <w:tcPr>
            <w:tcW w:w="811" w:type="dxa"/>
            <w:shd w:val="clear" w:color="auto" w:fill="auto"/>
          </w:tcPr>
          <w:p w14:paraId="65AA96B0" w14:textId="77777777" w:rsidR="00EA4373" w:rsidRDefault="00EA4373" w:rsidP="00EA4373">
            <w:pPr>
              <w:pStyle w:val="TOC1"/>
            </w:pPr>
            <w:r>
              <w:t>55</w:t>
            </w:r>
          </w:p>
        </w:tc>
        <w:tc>
          <w:tcPr>
            <w:tcW w:w="811" w:type="dxa"/>
            <w:shd w:val="clear" w:color="auto" w:fill="auto"/>
          </w:tcPr>
          <w:p w14:paraId="5C63BC59" w14:textId="77777777" w:rsidR="00EA4373" w:rsidRDefault="00EA4373" w:rsidP="00EA4373">
            <w:pPr>
              <w:pStyle w:val="TOC1"/>
            </w:pPr>
            <w:r>
              <w:t>35</w:t>
            </w:r>
          </w:p>
        </w:tc>
        <w:tc>
          <w:tcPr>
            <w:tcW w:w="811" w:type="dxa"/>
            <w:shd w:val="clear" w:color="auto" w:fill="auto"/>
          </w:tcPr>
          <w:p w14:paraId="793D7713" w14:textId="77777777" w:rsidR="00EA4373" w:rsidRDefault="00EA4373" w:rsidP="00EA4373">
            <w:pPr>
              <w:pStyle w:val="TOC1"/>
            </w:pPr>
            <w:r>
              <w:t>30</w:t>
            </w:r>
          </w:p>
        </w:tc>
        <w:tc>
          <w:tcPr>
            <w:tcW w:w="811" w:type="dxa"/>
            <w:shd w:val="clear" w:color="auto" w:fill="auto"/>
          </w:tcPr>
          <w:p w14:paraId="460DFE73" w14:textId="77777777" w:rsidR="00EA4373" w:rsidRDefault="00EA4373" w:rsidP="00EA4373">
            <w:pPr>
              <w:pStyle w:val="TOC1"/>
            </w:pPr>
            <w:r>
              <w:t>20</w:t>
            </w:r>
          </w:p>
        </w:tc>
        <w:tc>
          <w:tcPr>
            <w:tcW w:w="811" w:type="dxa"/>
            <w:shd w:val="clear" w:color="auto" w:fill="auto"/>
          </w:tcPr>
          <w:p w14:paraId="21E76702" w14:textId="77777777" w:rsidR="00EA4373" w:rsidRDefault="00EA4373" w:rsidP="00EA4373">
            <w:pPr>
              <w:pStyle w:val="TOC1"/>
            </w:pPr>
            <w:r>
              <w:t>25</w:t>
            </w:r>
          </w:p>
        </w:tc>
        <w:tc>
          <w:tcPr>
            <w:tcW w:w="811" w:type="dxa"/>
            <w:shd w:val="clear" w:color="auto" w:fill="auto"/>
          </w:tcPr>
          <w:p w14:paraId="45677A6A" w14:textId="77777777" w:rsidR="00EA4373" w:rsidRDefault="00EA4373" w:rsidP="00EA4373">
            <w:pPr>
              <w:pStyle w:val="TOC1"/>
            </w:pPr>
            <w:r>
              <w:t>15</w:t>
            </w:r>
          </w:p>
        </w:tc>
        <w:tc>
          <w:tcPr>
            <w:tcW w:w="811" w:type="dxa"/>
            <w:shd w:val="clear" w:color="auto" w:fill="auto"/>
          </w:tcPr>
          <w:p w14:paraId="2DD00150" w14:textId="77777777" w:rsidR="00EA4373" w:rsidRDefault="00EA4373" w:rsidP="00EA4373">
            <w:pPr>
              <w:pStyle w:val="TOC1"/>
            </w:pPr>
            <w:r>
              <w:t>15</w:t>
            </w:r>
          </w:p>
        </w:tc>
        <w:tc>
          <w:tcPr>
            <w:tcW w:w="811" w:type="dxa"/>
            <w:shd w:val="clear" w:color="auto" w:fill="D9D9D9" w:themeFill="background1" w:themeFillShade="D9"/>
          </w:tcPr>
          <w:p w14:paraId="1FCF1482" w14:textId="77777777" w:rsidR="00EA4373" w:rsidRDefault="00EA4373" w:rsidP="00EA4373">
            <w:pPr>
              <w:pStyle w:val="TOC1"/>
            </w:pPr>
          </w:p>
        </w:tc>
      </w:tr>
      <w:tr w:rsidR="00EA4373" w14:paraId="055FB709" w14:textId="77777777" w:rsidTr="00EA4373">
        <w:trPr>
          <w:jc w:val="center"/>
        </w:trPr>
        <w:tc>
          <w:tcPr>
            <w:tcW w:w="1250" w:type="dxa"/>
            <w:shd w:val="clear" w:color="auto" w:fill="auto"/>
          </w:tcPr>
          <w:p w14:paraId="07EF8810" w14:textId="77777777" w:rsidR="00EA4373" w:rsidRDefault="00EA4373" w:rsidP="00EA4373">
            <w:pPr>
              <w:pStyle w:val="TOC1"/>
              <w:rPr>
                <w:b/>
                <w:sz w:val="18"/>
                <w:szCs w:val="18"/>
              </w:rPr>
            </w:pPr>
            <w:r w:rsidRPr="00606347">
              <w:rPr>
                <w:b/>
                <w:sz w:val="18"/>
                <w:szCs w:val="18"/>
              </w:rPr>
              <w:t xml:space="preserve">DS-ENG </w:t>
            </w:r>
          </w:p>
          <w:p w14:paraId="0B437228" w14:textId="77777777" w:rsidR="00EA4373" w:rsidRDefault="00EA4373" w:rsidP="00EA4373">
            <w:pPr>
              <w:pStyle w:val="TOC1"/>
            </w:pPr>
            <w:r>
              <w:t>Data Science Engineering</w:t>
            </w:r>
          </w:p>
        </w:tc>
        <w:tc>
          <w:tcPr>
            <w:tcW w:w="739" w:type="dxa"/>
            <w:shd w:val="clear" w:color="auto" w:fill="D9D9D9" w:themeFill="background1" w:themeFillShade="D9"/>
          </w:tcPr>
          <w:p w14:paraId="357F1FAE" w14:textId="77777777" w:rsidR="00EA4373" w:rsidRDefault="00EA4373" w:rsidP="00EA4373">
            <w:pPr>
              <w:pStyle w:val="TOC1"/>
            </w:pPr>
          </w:p>
        </w:tc>
        <w:tc>
          <w:tcPr>
            <w:tcW w:w="811" w:type="dxa"/>
            <w:shd w:val="clear" w:color="auto" w:fill="auto"/>
          </w:tcPr>
          <w:p w14:paraId="68EF240F" w14:textId="77777777" w:rsidR="00EA4373" w:rsidRDefault="00EA4373" w:rsidP="00EA4373">
            <w:pPr>
              <w:pStyle w:val="TOC1"/>
            </w:pPr>
            <w:r>
              <w:t>20</w:t>
            </w:r>
          </w:p>
        </w:tc>
        <w:tc>
          <w:tcPr>
            <w:tcW w:w="811" w:type="dxa"/>
            <w:shd w:val="clear" w:color="auto" w:fill="auto"/>
          </w:tcPr>
          <w:p w14:paraId="39474916" w14:textId="77777777" w:rsidR="00EA4373" w:rsidRDefault="00EA4373" w:rsidP="00EA4373">
            <w:pPr>
              <w:pStyle w:val="TOC1"/>
            </w:pPr>
            <w:r>
              <w:t>55</w:t>
            </w:r>
          </w:p>
        </w:tc>
        <w:tc>
          <w:tcPr>
            <w:tcW w:w="811" w:type="dxa"/>
            <w:shd w:val="clear" w:color="auto" w:fill="auto"/>
          </w:tcPr>
          <w:p w14:paraId="7ECBB192" w14:textId="77777777" w:rsidR="00EA4373" w:rsidRDefault="00EA4373" w:rsidP="00EA4373">
            <w:pPr>
              <w:pStyle w:val="TOC1"/>
            </w:pPr>
            <w:r>
              <w:t>35</w:t>
            </w:r>
          </w:p>
        </w:tc>
        <w:tc>
          <w:tcPr>
            <w:tcW w:w="811" w:type="dxa"/>
            <w:shd w:val="clear" w:color="auto" w:fill="auto"/>
          </w:tcPr>
          <w:p w14:paraId="67683369" w14:textId="77777777" w:rsidR="00EA4373" w:rsidRDefault="00EA4373" w:rsidP="00EA4373">
            <w:pPr>
              <w:pStyle w:val="TOC1"/>
            </w:pPr>
            <w:r>
              <w:t>50</w:t>
            </w:r>
          </w:p>
        </w:tc>
        <w:tc>
          <w:tcPr>
            <w:tcW w:w="811" w:type="dxa"/>
            <w:shd w:val="clear" w:color="auto" w:fill="auto"/>
          </w:tcPr>
          <w:p w14:paraId="23892946" w14:textId="77777777" w:rsidR="00EA4373" w:rsidRDefault="00EA4373" w:rsidP="00EA4373">
            <w:pPr>
              <w:pStyle w:val="TOC1"/>
            </w:pPr>
            <w:r>
              <w:t>30</w:t>
            </w:r>
          </w:p>
        </w:tc>
        <w:tc>
          <w:tcPr>
            <w:tcW w:w="811" w:type="dxa"/>
            <w:shd w:val="clear" w:color="auto" w:fill="auto"/>
          </w:tcPr>
          <w:p w14:paraId="60012C02" w14:textId="77777777" w:rsidR="00EA4373" w:rsidRDefault="00EA4373" w:rsidP="00EA4373">
            <w:pPr>
              <w:pStyle w:val="TOC1"/>
            </w:pPr>
            <w:r>
              <w:t>115</w:t>
            </w:r>
          </w:p>
        </w:tc>
        <w:tc>
          <w:tcPr>
            <w:tcW w:w="811" w:type="dxa"/>
            <w:shd w:val="clear" w:color="auto" w:fill="auto"/>
          </w:tcPr>
          <w:p w14:paraId="280230CE" w14:textId="77777777" w:rsidR="00EA4373" w:rsidRDefault="00EA4373" w:rsidP="00EA4373">
            <w:pPr>
              <w:pStyle w:val="TOC1"/>
            </w:pPr>
            <w:r>
              <w:t>75</w:t>
            </w:r>
          </w:p>
        </w:tc>
        <w:tc>
          <w:tcPr>
            <w:tcW w:w="811" w:type="dxa"/>
            <w:shd w:val="clear" w:color="auto" w:fill="auto"/>
          </w:tcPr>
          <w:p w14:paraId="77170DC6" w14:textId="77777777" w:rsidR="00EA4373" w:rsidRDefault="00EA4373" w:rsidP="00EA4373">
            <w:pPr>
              <w:pStyle w:val="TOC1"/>
            </w:pPr>
            <w:r>
              <w:t>135</w:t>
            </w:r>
          </w:p>
        </w:tc>
        <w:tc>
          <w:tcPr>
            <w:tcW w:w="811" w:type="dxa"/>
            <w:shd w:val="clear" w:color="auto" w:fill="D9D9D9" w:themeFill="background1" w:themeFillShade="D9"/>
          </w:tcPr>
          <w:p w14:paraId="4A7854F2" w14:textId="77777777" w:rsidR="00EA4373" w:rsidRDefault="00EA4373" w:rsidP="00EA4373">
            <w:pPr>
              <w:pStyle w:val="TOC1"/>
            </w:pPr>
          </w:p>
        </w:tc>
      </w:tr>
      <w:tr w:rsidR="00EA4373" w14:paraId="110B90A8" w14:textId="77777777" w:rsidTr="00EA4373">
        <w:trPr>
          <w:jc w:val="center"/>
        </w:trPr>
        <w:tc>
          <w:tcPr>
            <w:tcW w:w="1250" w:type="dxa"/>
            <w:shd w:val="clear" w:color="auto" w:fill="auto"/>
          </w:tcPr>
          <w:p w14:paraId="43FD960F" w14:textId="77777777" w:rsidR="00EA4373" w:rsidRDefault="00EA4373" w:rsidP="00EA4373">
            <w:pPr>
              <w:pStyle w:val="TOC1"/>
            </w:pPr>
            <w:r>
              <w:t>DSDK</w:t>
            </w:r>
          </w:p>
          <w:p w14:paraId="7272835B" w14:textId="77777777" w:rsidR="00EA4373" w:rsidRDefault="00EA4373" w:rsidP="00EA4373">
            <w:pPr>
              <w:pStyle w:val="TOC1"/>
            </w:pPr>
            <w:r>
              <w:t>Domain Knowledge</w:t>
            </w:r>
          </w:p>
        </w:tc>
        <w:tc>
          <w:tcPr>
            <w:tcW w:w="739" w:type="dxa"/>
            <w:shd w:val="clear" w:color="auto" w:fill="D9D9D9" w:themeFill="background1" w:themeFillShade="D9"/>
          </w:tcPr>
          <w:p w14:paraId="2E2625F5" w14:textId="77777777" w:rsidR="00EA4373" w:rsidRDefault="00EA4373" w:rsidP="00EA4373">
            <w:pPr>
              <w:pStyle w:val="TOC1"/>
            </w:pPr>
          </w:p>
        </w:tc>
        <w:tc>
          <w:tcPr>
            <w:tcW w:w="811" w:type="dxa"/>
            <w:shd w:val="clear" w:color="auto" w:fill="auto"/>
          </w:tcPr>
          <w:p w14:paraId="088AF110" w14:textId="77777777" w:rsidR="00EA4373" w:rsidRDefault="00EA4373" w:rsidP="00EA4373">
            <w:pPr>
              <w:pStyle w:val="TOC1"/>
            </w:pPr>
            <w:r>
              <w:t>20</w:t>
            </w:r>
          </w:p>
        </w:tc>
        <w:tc>
          <w:tcPr>
            <w:tcW w:w="811" w:type="dxa"/>
            <w:shd w:val="clear" w:color="auto" w:fill="auto"/>
          </w:tcPr>
          <w:p w14:paraId="554EAA1C" w14:textId="77777777" w:rsidR="00EA4373" w:rsidRDefault="00EA4373" w:rsidP="00EA4373">
            <w:pPr>
              <w:pStyle w:val="TOC1"/>
            </w:pPr>
            <w:r>
              <w:t>55</w:t>
            </w:r>
          </w:p>
        </w:tc>
        <w:tc>
          <w:tcPr>
            <w:tcW w:w="811" w:type="dxa"/>
            <w:shd w:val="clear" w:color="auto" w:fill="auto"/>
          </w:tcPr>
          <w:p w14:paraId="45E0CFF6" w14:textId="77777777" w:rsidR="00EA4373" w:rsidRDefault="00EA4373" w:rsidP="00EA4373">
            <w:pPr>
              <w:pStyle w:val="TOC1"/>
            </w:pPr>
            <w:r>
              <w:t>35</w:t>
            </w:r>
          </w:p>
        </w:tc>
        <w:tc>
          <w:tcPr>
            <w:tcW w:w="811" w:type="dxa"/>
            <w:shd w:val="clear" w:color="auto" w:fill="auto"/>
          </w:tcPr>
          <w:p w14:paraId="5C96D766" w14:textId="77777777" w:rsidR="00EA4373" w:rsidRDefault="00EA4373" w:rsidP="00EA4373">
            <w:pPr>
              <w:pStyle w:val="TOC1"/>
            </w:pPr>
            <w:r>
              <w:t>80</w:t>
            </w:r>
          </w:p>
        </w:tc>
        <w:tc>
          <w:tcPr>
            <w:tcW w:w="811" w:type="dxa"/>
            <w:shd w:val="clear" w:color="auto" w:fill="auto"/>
          </w:tcPr>
          <w:p w14:paraId="21D24564" w14:textId="77777777" w:rsidR="00EA4373" w:rsidRDefault="00EA4373" w:rsidP="00EA4373">
            <w:pPr>
              <w:pStyle w:val="TOC1"/>
            </w:pPr>
            <w:r>
              <w:t>50</w:t>
            </w:r>
          </w:p>
        </w:tc>
        <w:tc>
          <w:tcPr>
            <w:tcW w:w="811" w:type="dxa"/>
            <w:shd w:val="clear" w:color="auto" w:fill="auto"/>
          </w:tcPr>
          <w:p w14:paraId="1ABCBEEF" w14:textId="77777777" w:rsidR="00EA4373" w:rsidRDefault="00EA4373" w:rsidP="00EA4373">
            <w:pPr>
              <w:pStyle w:val="TOC1"/>
            </w:pPr>
            <w:r>
              <w:t>25</w:t>
            </w:r>
          </w:p>
        </w:tc>
        <w:tc>
          <w:tcPr>
            <w:tcW w:w="811" w:type="dxa"/>
            <w:shd w:val="clear" w:color="auto" w:fill="auto"/>
          </w:tcPr>
          <w:p w14:paraId="55F593BD" w14:textId="77777777" w:rsidR="00EA4373" w:rsidRDefault="00EA4373" w:rsidP="00EA4373">
            <w:pPr>
              <w:pStyle w:val="TOC1"/>
            </w:pPr>
            <w:r>
              <w:t>15</w:t>
            </w:r>
          </w:p>
        </w:tc>
        <w:tc>
          <w:tcPr>
            <w:tcW w:w="811" w:type="dxa"/>
            <w:shd w:val="clear" w:color="auto" w:fill="auto"/>
          </w:tcPr>
          <w:p w14:paraId="4931AD59" w14:textId="77777777" w:rsidR="00EA4373" w:rsidRDefault="00EA4373" w:rsidP="00EA4373">
            <w:pPr>
              <w:pStyle w:val="TOC1"/>
            </w:pPr>
            <w:r>
              <w:t>15</w:t>
            </w:r>
          </w:p>
        </w:tc>
        <w:tc>
          <w:tcPr>
            <w:tcW w:w="811" w:type="dxa"/>
            <w:shd w:val="clear" w:color="auto" w:fill="D9D9D9" w:themeFill="background1" w:themeFillShade="D9"/>
          </w:tcPr>
          <w:p w14:paraId="11D41A8F" w14:textId="77777777" w:rsidR="00EA4373" w:rsidRDefault="00EA4373" w:rsidP="00EA4373">
            <w:pPr>
              <w:pStyle w:val="TOC1"/>
            </w:pPr>
          </w:p>
        </w:tc>
      </w:tr>
      <w:tr w:rsidR="00EA4373" w14:paraId="48B63D0D" w14:textId="77777777" w:rsidTr="00EA4373">
        <w:trPr>
          <w:jc w:val="center"/>
        </w:trPr>
        <w:tc>
          <w:tcPr>
            <w:tcW w:w="1250" w:type="dxa"/>
            <w:shd w:val="clear" w:color="auto" w:fill="auto"/>
          </w:tcPr>
          <w:p w14:paraId="03B9330F" w14:textId="77777777" w:rsidR="00EA4373" w:rsidRDefault="00EA4373" w:rsidP="00EA4373">
            <w:pPr>
              <w:pStyle w:val="TOC1"/>
              <w:rPr>
                <w:b/>
                <w:bCs/>
                <w:sz w:val="18"/>
                <w:szCs w:val="18"/>
              </w:rPr>
            </w:pPr>
            <w:r>
              <w:rPr>
                <w:b/>
                <w:bCs/>
                <w:sz w:val="18"/>
                <w:szCs w:val="18"/>
              </w:rPr>
              <w:t>DS</w:t>
            </w:r>
            <w:r w:rsidRPr="00606347">
              <w:rPr>
                <w:b/>
                <w:bCs/>
                <w:sz w:val="18"/>
                <w:szCs w:val="18"/>
              </w:rPr>
              <w:t>DM</w:t>
            </w:r>
          </w:p>
          <w:p w14:paraId="72E87880" w14:textId="77777777" w:rsidR="00EA4373" w:rsidRDefault="00EA4373" w:rsidP="00EA4373">
            <w:pPr>
              <w:pStyle w:val="TOC1"/>
            </w:pPr>
            <w:r w:rsidRPr="00606347">
              <w:rPr>
                <w:b/>
                <w:sz w:val="18"/>
                <w:szCs w:val="18"/>
              </w:rPr>
              <w:t xml:space="preserve"> </w:t>
            </w:r>
            <w:r>
              <w:t>Data Management</w:t>
            </w:r>
          </w:p>
        </w:tc>
        <w:tc>
          <w:tcPr>
            <w:tcW w:w="739" w:type="dxa"/>
            <w:shd w:val="clear" w:color="auto" w:fill="D9D9D9" w:themeFill="background1" w:themeFillShade="D9"/>
          </w:tcPr>
          <w:p w14:paraId="5B63AD3A" w14:textId="77777777" w:rsidR="00EA4373" w:rsidRDefault="00EA4373" w:rsidP="00EA4373">
            <w:pPr>
              <w:pStyle w:val="TOC1"/>
            </w:pPr>
          </w:p>
        </w:tc>
        <w:tc>
          <w:tcPr>
            <w:tcW w:w="811" w:type="dxa"/>
            <w:shd w:val="clear" w:color="auto" w:fill="auto"/>
          </w:tcPr>
          <w:p w14:paraId="19F9651C" w14:textId="77777777" w:rsidR="00EA4373" w:rsidRDefault="00EA4373" w:rsidP="00EA4373">
            <w:pPr>
              <w:pStyle w:val="TOC1"/>
            </w:pPr>
            <w:r>
              <w:t>30</w:t>
            </w:r>
          </w:p>
        </w:tc>
        <w:tc>
          <w:tcPr>
            <w:tcW w:w="811" w:type="dxa"/>
            <w:shd w:val="clear" w:color="auto" w:fill="auto"/>
          </w:tcPr>
          <w:p w14:paraId="0FA8B140" w14:textId="77777777" w:rsidR="00EA4373" w:rsidRDefault="00EA4373" w:rsidP="00EA4373">
            <w:pPr>
              <w:pStyle w:val="TOC1"/>
            </w:pPr>
            <w:r>
              <w:t>5</w:t>
            </w:r>
          </w:p>
        </w:tc>
        <w:tc>
          <w:tcPr>
            <w:tcW w:w="811" w:type="dxa"/>
            <w:shd w:val="clear" w:color="auto" w:fill="auto"/>
          </w:tcPr>
          <w:p w14:paraId="55A4A211" w14:textId="77777777" w:rsidR="00EA4373" w:rsidRDefault="00EA4373" w:rsidP="00EA4373">
            <w:pPr>
              <w:pStyle w:val="TOC1"/>
            </w:pPr>
            <w:r>
              <w:t>5</w:t>
            </w:r>
          </w:p>
        </w:tc>
        <w:tc>
          <w:tcPr>
            <w:tcW w:w="811" w:type="dxa"/>
            <w:shd w:val="clear" w:color="auto" w:fill="auto"/>
          </w:tcPr>
          <w:p w14:paraId="27EA3A66" w14:textId="77777777" w:rsidR="00EA4373" w:rsidRDefault="00EA4373" w:rsidP="00EA4373">
            <w:pPr>
              <w:pStyle w:val="TOC1"/>
            </w:pPr>
            <w:r>
              <w:t>10</w:t>
            </w:r>
          </w:p>
        </w:tc>
        <w:tc>
          <w:tcPr>
            <w:tcW w:w="811" w:type="dxa"/>
            <w:shd w:val="clear" w:color="auto" w:fill="auto"/>
          </w:tcPr>
          <w:p w14:paraId="5FCF14D3" w14:textId="77777777" w:rsidR="00EA4373" w:rsidRDefault="00EA4373" w:rsidP="00EA4373">
            <w:pPr>
              <w:pStyle w:val="TOC1"/>
            </w:pPr>
            <w:r>
              <w:t>10</w:t>
            </w:r>
          </w:p>
        </w:tc>
        <w:tc>
          <w:tcPr>
            <w:tcW w:w="811" w:type="dxa"/>
            <w:shd w:val="clear" w:color="auto" w:fill="auto"/>
          </w:tcPr>
          <w:p w14:paraId="265EBE37" w14:textId="77777777" w:rsidR="00EA4373" w:rsidRDefault="00EA4373" w:rsidP="00EA4373">
            <w:pPr>
              <w:pStyle w:val="TOC1"/>
            </w:pPr>
            <w:r>
              <w:t>10</w:t>
            </w:r>
          </w:p>
        </w:tc>
        <w:tc>
          <w:tcPr>
            <w:tcW w:w="811" w:type="dxa"/>
            <w:shd w:val="clear" w:color="auto" w:fill="auto"/>
          </w:tcPr>
          <w:p w14:paraId="1BB41C79" w14:textId="77777777" w:rsidR="00EA4373" w:rsidRDefault="00EA4373" w:rsidP="00EA4373">
            <w:pPr>
              <w:pStyle w:val="TOC1"/>
            </w:pPr>
            <w:r>
              <w:t>10</w:t>
            </w:r>
          </w:p>
        </w:tc>
        <w:tc>
          <w:tcPr>
            <w:tcW w:w="811" w:type="dxa"/>
            <w:shd w:val="clear" w:color="auto" w:fill="auto"/>
          </w:tcPr>
          <w:p w14:paraId="67B51549" w14:textId="77777777" w:rsidR="00EA4373" w:rsidRDefault="00EA4373" w:rsidP="00EA4373">
            <w:pPr>
              <w:pStyle w:val="TOC1"/>
            </w:pPr>
            <w:r>
              <w:t>10</w:t>
            </w:r>
          </w:p>
        </w:tc>
        <w:tc>
          <w:tcPr>
            <w:tcW w:w="811" w:type="dxa"/>
            <w:shd w:val="clear" w:color="auto" w:fill="D9D9D9" w:themeFill="background1" w:themeFillShade="D9"/>
          </w:tcPr>
          <w:p w14:paraId="28FE8EBA" w14:textId="77777777" w:rsidR="00EA4373" w:rsidRDefault="00EA4373" w:rsidP="00EA4373">
            <w:pPr>
              <w:pStyle w:val="TOC1"/>
            </w:pPr>
          </w:p>
        </w:tc>
      </w:tr>
      <w:tr w:rsidR="00EA4373" w14:paraId="7C493F2E" w14:textId="77777777" w:rsidTr="00EA4373">
        <w:trPr>
          <w:jc w:val="center"/>
        </w:trPr>
        <w:tc>
          <w:tcPr>
            <w:tcW w:w="1250" w:type="dxa"/>
            <w:shd w:val="clear" w:color="auto" w:fill="auto"/>
          </w:tcPr>
          <w:p w14:paraId="12510081" w14:textId="77777777" w:rsidR="00EA4373" w:rsidRDefault="00EA4373" w:rsidP="00EA4373">
            <w:pPr>
              <w:pStyle w:val="TOC1"/>
            </w:pPr>
            <w:r>
              <w:t>DSRM</w:t>
            </w:r>
          </w:p>
          <w:p w14:paraId="488D141A" w14:textId="77777777" w:rsidR="00EA4373" w:rsidRDefault="00EA4373" w:rsidP="00EA4373">
            <w:pPr>
              <w:pStyle w:val="TOC1"/>
            </w:pPr>
            <w:r>
              <w:t xml:space="preserve">Scientific Research Methods/ </w:t>
            </w:r>
          </w:p>
          <w:p w14:paraId="67490EF9" w14:textId="77777777" w:rsidR="00EA4373" w:rsidRDefault="00EA4373" w:rsidP="00EA4373">
            <w:pPr>
              <w:pStyle w:val="TOC1"/>
            </w:pPr>
            <w:r>
              <w:t>DSBPM</w:t>
            </w:r>
          </w:p>
          <w:p w14:paraId="78D04503" w14:textId="77777777" w:rsidR="00EA4373" w:rsidRDefault="00EA4373" w:rsidP="00EA4373">
            <w:pPr>
              <w:pStyle w:val="TOC1"/>
            </w:pPr>
            <w:r>
              <w:t>Business Process</w:t>
            </w:r>
          </w:p>
        </w:tc>
        <w:tc>
          <w:tcPr>
            <w:tcW w:w="739" w:type="dxa"/>
            <w:shd w:val="clear" w:color="auto" w:fill="D9D9D9" w:themeFill="background1" w:themeFillShade="D9"/>
          </w:tcPr>
          <w:p w14:paraId="68F48D22" w14:textId="77777777" w:rsidR="00EA4373" w:rsidRDefault="00EA4373" w:rsidP="00EA4373">
            <w:pPr>
              <w:pStyle w:val="TOC1"/>
            </w:pPr>
          </w:p>
        </w:tc>
        <w:tc>
          <w:tcPr>
            <w:tcW w:w="811" w:type="dxa"/>
            <w:shd w:val="clear" w:color="auto" w:fill="auto"/>
          </w:tcPr>
          <w:p w14:paraId="08D733BC" w14:textId="77777777" w:rsidR="00EA4373" w:rsidRDefault="00EA4373" w:rsidP="00EA4373">
            <w:pPr>
              <w:pStyle w:val="TOC1"/>
            </w:pPr>
            <w:r>
              <w:t>10</w:t>
            </w:r>
          </w:p>
        </w:tc>
        <w:tc>
          <w:tcPr>
            <w:tcW w:w="811" w:type="dxa"/>
            <w:shd w:val="clear" w:color="auto" w:fill="auto"/>
          </w:tcPr>
          <w:p w14:paraId="42E879BB" w14:textId="77777777" w:rsidR="00EA4373" w:rsidRDefault="00EA4373" w:rsidP="00EA4373">
            <w:pPr>
              <w:pStyle w:val="TOC1"/>
            </w:pPr>
            <w:r>
              <w:t>10</w:t>
            </w:r>
          </w:p>
        </w:tc>
        <w:tc>
          <w:tcPr>
            <w:tcW w:w="811" w:type="dxa"/>
            <w:shd w:val="clear" w:color="auto" w:fill="auto"/>
          </w:tcPr>
          <w:p w14:paraId="6B92CAE1" w14:textId="77777777" w:rsidR="00EA4373" w:rsidRDefault="00EA4373" w:rsidP="00EA4373">
            <w:pPr>
              <w:pStyle w:val="TOC1"/>
            </w:pPr>
            <w:r>
              <w:t>10</w:t>
            </w:r>
          </w:p>
        </w:tc>
        <w:tc>
          <w:tcPr>
            <w:tcW w:w="811" w:type="dxa"/>
            <w:shd w:val="clear" w:color="auto" w:fill="auto"/>
          </w:tcPr>
          <w:p w14:paraId="797E12AB" w14:textId="77777777" w:rsidR="00EA4373" w:rsidRDefault="00EA4373" w:rsidP="00EA4373">
            <w:pPr>
              <w:pStyle w:val="TOC1"/>
            </w:pPr>
            <w:r>
              <w:t>10</w:t>
            </w:r>
          </w:p>
        </w:tc>
        <w:tc>
          <w:tcPr>
            <w:tcW w:w="811" w:type="dxa"/>
            <w:shd w:val="clear" w:color="auto" w:fill="auto"/>
          </w:tcPr>
          <w:p w14:paraId="749F30EA" w14:textId="77777777" w:rsidR="00EA4373" w:rsidRDefault="00EA4373" w:rsidP="00EA4373">
            <w:pPr>
              <w:pStyle w:val="TOC1"/>
            </w:pPr>
            <w:r>
              <w:t>10</w:t>
            </w:r>
          </w:p>
        </w:tc>
        <w:tc>
          <w:tcPr>
            <w:tcW w:w="811" w:type="dxa"/>
            <w:shd w:val="clear" w:color="auto" w:fill="auto"/>
          </w:tcPr>
          <w:p w14:paraId="1A247885" w14:textId="77777777" w:rsidR="00EA4373" w:rsidRDefault="00EA4373" w:rsidP="00EA4373">
            <w:pPr>
              <w:pStyle w:val="TOC1"/>
            </w:pPr>
            <w:r>
              <w:t>5</w:t>
            </w:r>
          </w:p>
        </w:tc>
        <w:tc>
          <w:tcPr>
            <w:tcW w:w="811" w:type="dxa"/>
            <w:shd w:val="clear" w:color="auto" w:fill="auto"/>
          </w:tcPr>
          <w:p w14:paraId="0430555F" w14:textId="77777777" w:rsidR="00EA4373" w:rsidRDefault="00EA4373" w:rsidP="00EA4373">
            <w:pPr>
              <w:pStyle w:val="TOC1"/>
            </w:pPr>
            <w:r>
              <w:t>5</w:t>
            </w:r>
          </w:p>
        </w:tc>
        <w:tc>
          <w:tcPr>
            <w:tcW w:w="811" w:type="dxa"/>
            <w:shd w:val="clear" w:color="auto" w:fill="auto"/>
          </w:tcPr>
          <w:p w14:paraId="4D47C2D3" w14:textId="77777777" w:rsidR="00EA4373" w:rsidRDefault="00EA4373" w:rsidP="00EA4373">
            <w:pPr>
              <w:pStyle w:val="TOC1"/>
            </w:pPr>
            <w:r>
              <w:t>5</w:t>
            </w:r>
          </w:p>
        </w:tc>
        <w:tc>
          <w:tcPr>
            <w:tcW w:w="811" w:type="dxa"/>
            <w:shd w:val="clear" w:color="auto" w:fill="D9D9D9" w:themeFill="background1" w:themeFillShade="D9"/>
          </w:tcPr>
          <w:p w14:paraId="550A0406" w14:textId="77777777" w:rsidR="00EA4373" w:rsidRDefault="00EA4373" w:rsidP="00EA4373">
            <w:pPr>
              <w:pStyle w:val="TOC1"/>
            </w:pPr>
          </w:p>
        </w:tc>
      </w:tr>
      <w:tr w:rsidR="00EA4373" w14:paraId="070D2F5C" w14:textId="77777777" w:rsidTr="00EA4373">
        <w:trPr>
          <w:jc w:val="center"/>
        </w:trPr>
        <w:tc>
          <w:tcPr>
            <w:tcW w:w="1250" w:type="dxa"/>
            <w:shd w:val="clear" w:color="auto" w:fill="auto"/>
          </w:tcPr>
          <w:p w14:paraId="2109C239" w14:textId="77777777" w:rsidR="00EA4373" w:rsidRDefault="00EA4373" w:rsidP="00EA4373">
            <w:pPr>
              <w:pStyle w:val="TOC1"/>
            </w:pPr>
          </w:p>
        </w:tc>
        <w:tc>
          <w:tcPr>
            <w:tcW w:w="739" w:type="dxa"/>
            <w:shd w:val="clear" w:color="auto" w:fill="D9D9D9" w:themeFill="background1" w:themeFillShade="D9"/>
          </w:tcPr>
          <w:p w14:paraId="0E6CB796" w14:textId="77777777" w:rsidR="00EA4373" w:rsidRDefault="00EA4373" w:rsidP="00EA4373">
            <w:pPr>
              <w:pStyle w:val="TOC1"/>
            </w:pPr>
          </w:p>
        </w:tc>
        <w:tc>
          <w:tcPr>
            <w:tcW w:w="811" w:type="dxa"/>
            <w:shd w:val="clear" w:color="auto" w:fill="auto"/>
          </w:tcPr>
          <w:p w14:paraId="7BCBB5C7" w14:textId="77777777" w:rsidR="00EA4373" w:rsidRDefault="00EA4373" w:rsidP="00EA4373">
            <w:pPr>
              <w:pStyle w:val="TOC1"/>
            </w:pPr>
            <w:r>
              <w:t>120</w:t>
            </w:r>
          </w:p>
        </w:tc>
        <w:tc>
          <w:tcPr>
            <w:tcW w:w="811" w:type="dxa"/>
            <w:shd w:val="clear" w:color="auto" w:fill="auto"/>
          </w:tcPr>
          <w:p w14:paraId="51098DA6" w14:textId="77777777" w:rsidR="00EA4373" w:rsidRDefault="00EA4373" w:rsidP="00EA4373">
            <w:pPr>
              <w:pStyle w:val="TOC1"/>
            </w:pPr>
            <w:r>
              <w:t>180</w:t>
            </w:r>
          </w:p>
        </w:tc>
        <w:tc>
          <w:tcPr>
            <w:tcW w:w="811" w:type="dxa"/>
            <w:shd w:val="clear" w:color="auto" w:fill="auto"/>
          </w:tcPr>
          <w:p w14:paraId="768C0AF8" w14:textId="77777777" w:rsidR="00EA4373" w:rsidRDefault="00EA4373" w:rsidP="00EA4373">
            <w:pPr>
              <w:pStyle w:val="TOC1"/>
            </w:pPr>
            <w:r>
              <w:t>120</w:t>
            </w:r>
          </w:p>
        </w:tc>
        <w:tc>
          <w:tcPr>
            <w:tcW w:w="811" w:type="dxa"/>
            <w:shd w:val="clear" w:color="auto" w:fill="auto"/>
          </w:tcPr>
          <w:p w14:paraId="758DBAFC" w14:textId="77777777" w:rsidR="00EA4373" w:rsidRDefault="00EA4373" w:rsidP="00EA4373">
            <w:pPr>
              <w:pStyle w:val="TOC1"/>
            </w:pPr>
            <w:r>
              <w:t>180</w:t>
            </w:r>
          </w:p>
        </w:tc>
        <w:tc>
          <w:tcPr>
            <w:tcW w:w="811" w:type="dxa"/>
            <w:shd w:val="clear" w:color="auto" w:fill="auto"/>
          </w:tcPr>
          <w:p w14:paraId="594B4F27" w14:textId="77777777" w:rsidR="00EA4373" w:rsidRDefault="00EA4373" w:rsidP="00EA4373">
            <w:pPr>
              <w:pStyle w:val="TOC1"/>
            </w:pPr>
            <w:r>
              <w:t>120</w:t>
            </w:r>
          </w:p>
        </w:tc>
        <w:tc>
          <w:tcPr>
            <w:tcW w:w="811" w:type="dxa"/>
            <w:shd w:val="clear" w:color="auto" w:fill="auto"/>
          </w:tcPr>
          <w:p w14:paraId="392883E1" w14:textId="77777777" w:rsidR="00EA4373" w:rsidRDefault="00EA4373" w:rsidP="00EA4373">
            <w:pPr>
              <w:pStyle w:val="TOC1"/>
            </w:pPr>
            <w:r>
              <w:t>180</w:t>
            </w:r>
          </w:p>
        </w:tc>
        <w:tc>
          <w:tcPr>
            <w:tcW w:w="811" w:type="dxa"/>
            <w:shd w:val="clear" w:color="auto" w:fill="auto"/>
          </w:tcPr>
          <w:p w14:paraId="62581A1D" w14:textId="77777777" w:rsidR="00EA4373" w:rsidRDefault="00EA4373" w:rsidP="00EA4373">
            <w:pPr>
              <w:pStyle w:val="TOC1"/>
            </w:pPr>
            <w:r>
              <w:t>120</w:t>
            </w:r>
          </w:p>
        </w:tc>
        <w:tc>
          <w:tcPr>
            <w:tcW w:w="811" w:type="dxa"/>
            <w:shd w:val="clear" w:color="auto" w:fill="auto"/>
          </w:tcPr>
          <w:p w14:paraId="68EEC065" w14:textId="77777777" w:rsidR="00EA4373" w:rsidRDefault="00EA4373" w:rsidP="00EA4373">
            <w:pPr>
              <w:pStyle w:val="TOC1"/>
            </w:pPr>
            <w:r>
              <w:t>180</w:t>
            </w:r>
          </w:p>
        </w:tc>
        <w:tc>
          <w:tcPr>
            <w:tcW w:w="811" w:type="dxa"/>
            <w:shd w:val="clear" w:color="auto" w:fill="D9D9D9" w:themeFill="background1" w:themeFillShade="D9"/>
          </w:tcPr>
          <w:p w14:paraId="2A57D82E" w14:textId="77777777" w:rsidR="00EA4373" w:rsidRDefault="00EA4373" w:rsidP="00EA4373">
            <w:pPr>
              <w:pStyle w:val="TOC1"/>
            </w:pPr>
          </w:p>
        </w:tc>
      </w:tr>
    </w:tbl>
    <w:p w14:paraId="1FDE9D50" w14:textId="77777777" w:rsidR="00EA4373" w:rsidRDefault="00EA4373" w:rsidP="00EA4373">
      <w:pPr>
        <w:pStyle w:val="TOC1"/>
      </w:pPr>
    </w:p>
    <w:p w14:paraId="3A45C514" w14:textId="06DF17E5" w:rsidR="00EA4373" w:rsidRDefault="004F2DE8" w:rsidP="00EA4373">
      <w:r>
        <w:t xml:space="preserve">Table 6.4 </w:t>
      </w:r>
      <w:r w:rsidR="00EA4373">
        <w:t>presents an exemplary distribution of ECTS points between specific Learning Outcomes and related Learning Units for Data Science Professional group DSP04-DSP09. The total amount of ECTS points for all learning outcomes in a specific competence group is based on the high level distribution in</w:t>
      </w:r>
      <w:r>
        <w:t xml:space="preserve"> Table 6.1</w:t>
      </w:r>
      <w:r w:rsidR="00EA4373">
        <w:t>. Distribution to specific Learning Outcomes results from the importance of related Learning Units which can belong to different tiers (Tier-1, Tier-2, Elective).</w:t>
      </w:r>
    </w:p>
    <w:p w14:paraId="21A660E4" w14:textId="77777777" w:rsidR="00EA4373" w:rsidRDefault="00EA4373" w:rsidP="00EA4373"/>
    <w:p w14:paraId="06DFCF64" w14:textId="5C45092B" w:rsidR="00EA4373" w:rsidRDefault="00EA4373" w:rsidP="00EA4373">
      <w:r>
        <w:t xml:space="preserve">Details for other DSP professional groups can be found in </w:t>
      </w:r>
      <w:r>
        <w:fldChar w:fldCharType="begin"/>
      </w:r>
      <w:r>
        <w:instrText xml:space="preserve"> REF _Ref459037474 \h </w:instrText>
      </w:r>
      <w:r>
        <w:fldChar w:fldCharType="separate"/>
      </w:r>
      <w:r w:rsidR="00DE2506">
        <w:t>Appendix C. Example ECTS points assignment to different Data Science Professional groups</w:t>
      </w:r>
      <w:r>
        <w:fldChar w:fldCharType="end"/>
      </w:r>
      <w:r>
        <w:t>.</w:t>
      </w:r>
    </w:p>
    <w:p w14:paraId="5323EA85" w14:textId="77777777" w:rsidR="00EA4373" w:rsidRPr="00210145" w:rsidRDefault="00EA4373" w:rsidP="00EA4373"/>
    <w:p w14:paraId="23E8DD30" w14:textId="055C55D4" w:rsidR="00EA4373" w:rsidRPr="00E159D6" w:rsidRDefault="00EA4373" w:rsidP="00EA4373">
      <w:pPr>
        <w:pStyle w:val="Caption"/>
        <w:jc w:val="center"/>
        <w:rPr>
          <w:lang w:val="en-US"/>
        </w:rPr>
      </w:pPr>
      <w:bookmarkStart w:id="137" w:name="_Ref459043496"/>
      <w:bookmarkStart w:id="138" w:name="_Toc460413807"/>
      <w:r w:rsidRPr="00E159D6">
        <w:rPr>
          <w:lang w:val="en-US"/>
        </w:rPr>
        <w:t xml:space="preserve">Table </w:t>
      </w:r>
      <w:bookmarkEnd w:id="137"/>
      <w:r w:rsidR="007D7DDC">
        <w:rPr>
          <w:lang w:val="en-US"/>
        </w:rPr>
        <w:t xml:space="preserve">6.4 </w:t>
      </w:r>
      <w:r w:rsidR="007D7DDC" w:rsidRPr="00E159D6">
        <w:rPr>
          <w:lang w:val="en-US"/>
        </w:rPr>
        <w:t>Distribution</w:t>
      </w:r>
      <w:r w:rsidRPr="00E159D6">
        <w:rPr>
          <w:lang w:val="en-US"/>
        </w:rPr>
        <w:t xml:space="preserve"> of ECTS credit points between specific learning outcomes for profiles DSP04-09</w:t>
      </w:r>
      <w:bookmarkEnd w:id="138"/>
      <w:r w:rsidR="001E21F9">
        <w:rPr>
          <w:lang w:val="en-US"/>
        </w:rPr>
        <w:t xml:space="preserve"> Data Science</w:t>
      </w:r>
      <w:r w:rsidR="00814B97">
        <w:rPr>
          <w:lang w:val="en-US"/>
        </w:rPr>
        <w:t xml:space="preserve"> Professionals</w:t>
      </w:r>
    </w:p>
    <w:p w14:paraId="377A515B" w14:textId="77777777" w:rsidR="00EA4373" w:rsidRPr="00AD4199" w:rsidRDefault="00EA4373" w:rsidP="00EA4373"/>
    <w:tbl>
      <w:tblPr>
        <w:tblW w:w="92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8"/>
        <w:gridCol w:w="3599"/>
        <w:gridCol w:w="850"/>
        <w:gridCol w:w="851"/>
        <w:gridCol w:w="850"/>
        <w:gridCol w:w="851"/>
        <w:gridCol w:w="709"/>
        <w:gridCol w:w="802"/>
      </w:tblGrid>
      <w:tr w:rsidR="00EA4373" w:rsidRPr="00606347" w14:paraId="572DED62" w14:textId="77777777" w:rsidTr="00EA4373">
        <w:trPr>
          <w:trHeight w:val="288"/>
          <w:tblHeader/>
          <w:jc w:val="center"/>
        </w:trPr>
        <w:tc>
          <w:tcPr>
            <w:tcW w:w="748" w:type="dxa"/>
            <w:vMerge w:val="restart"/>
            <w:shd w:val="clear" w:color="auto" w:fill="EEECE1" w:themeFill="background2"/>
            <w:hideMark/>
          </w:tcPr>
          <w:p w14:paraId="6A8FDE82" w14:textId="77777777" w:rsidR="00EA4373" w:rsidRPr="00606347" w:rsidRDefault="00EA4373" w:rsidP="00EA4373">
            <w:pPr>
              <w:rPr>
                <w:color w:val="000000"/>
                <w:sz w:val="18"/>
                <w:szCs w:val="18"/>
              </w:rPr>
            </w:pPr>
            <w:r w:rsidRPr="00606347">
              <w:rPr>
                <w:color w:val="000000"/>
                <w:sz w:val="18"/>
                <w:szCs w:val="18"/>
              </w:rPr>
              <w:t>LO ID</w:t>
            </w:r>
          </w:p>
        </w:tc>
        <w:tc>
          <w:tcPr>
            <w:tcW w:w="3599" w:type="dxa"/>
            <w:vMerge w:val="restart"/>
            <w:shd w:val="clear" w:color="auto" w:fill="EEECE1" w:themeFill="background2"/>
            <w:noWrap/>
            <w:hideMark/>
          </w:tcPr>
          <w:p w14:paraId="2C5801E3" w14:textId="77777777" w:rsidR="00EA4373" w:rsidRPr="00606347" w:rsidRDefault="00EA4373" w:rsidP="00EA4373">
            <w:pPr>
              <w:rPr>
                <w:color w:val="000000"/>
                <w:sz w:val="18"/>
                <w:szCs w:val="18"/>
              </w:rPr>
            </w:pPr>
            <w:r w:rsidRPr="00606347">
              <w:rPr>
                <w:bCs/>
                <w:color w:val="000000"/>
                <w:sz w:val="18"/>
                <w:szCs w:val="18"/>
              </w:rPr>
              <w:t>Data Science Competence</w:t>
            </w:r>
          </w:p>
          <w:p w14:paraId="474D2114" w14:textId="77777777" w:rsidR="00EA4373" w:rsidRPr="00606347" w:rsidRDefault="00EA4373" w:rsidP="00EA4373">
            <w:pPr>
              <w:rPr>
                <w:sz w:val="18"/>
                <w:szCs w:val="18"/>
              </w:rPr>
            </w:pPr>
          </w:p>
        </w:tc>
        <w:tc>
          <w:tcPr>
            <w:tcW w:w="4913" w:type="dxa"/>
            <w:gridSpan w:val="6"/>
            <w:shd w:val="clear" w:color="auto" w:fill="EEECE1" w:themeFill="background2"/>
            <w:noWrap/>
            <w:hideMark/>
          </w:tcPr>
          <w:p w14:paraId="74FADE45" w14:textId="77777777" w:rsidR="00EA4373" w:rsidRPr="00606347" w:rsidRDefault="00EA4373" w:rsidP="00EA4373">
            <w:pPr>
              <w:rPr>
                <w:color w:val="000000"/>
                <w:sz w:val="18"/>
                <w:szCs w:val="18"/>
              </w:rPr>
            </w:pPr>
            <w:r>
              <w:rPr>
                <w:color w:val="000000"/>
                <w:sz w:val="18"/>
                <w:szCs w:val="18"/>
              </w:rPr>
              <w:t>ECTS credit points</w:t>
            </w:r>
            <w:r w:rsidRPr="00606347">
              <w:rPr>
                <w:color w:val="000000"/>
                <w:sz w:val="18"/>
                <w:szCs w:val="18"/>
              </w:rPr>
              <w:t xml:space="preserve"> by Knowledge levels</w:t>
            </w:r>
            <w:r>
              <w:rPr>
                <w:color w:val="000000"/>
                <w:sz w:val="18"/>
                <w:szCs w:val="18"/>
              </w:rPr>
              <w:t>.</w:t>
            </w:r>
          </w:p>
        </w:tc>
      </w:tr>
      <w:tr w:rsidR="00EA4373" w:rsidRPr="00606347" w14:paraId="7928F624" w14:textId="77777777" w:rsidTr="00EA4373">
        <w:trPr>
          <w:trHeight w:val="250"/>
          <w:tblHeader/>
          <w:jc w:val="center"/>
        </w:trPr>
        <w:tc>
          <w:tcPr>
            <w:tcW w:w="748" w:type="dxa"/>
            <w:vMerge/>
            <w:shd w:val="clear" w:color="auto" w:fill="EEECE1" w:themeFill="background2"/>
            <w:hideMark/>
          </w:tcPr>
          <w:p w14:paraId="17F8AD3C" w14:textId="77777777" w:rsidR="00EA4373" w:rsidRPr="00606347" w:rsidRDefault="00EA4373" w:rsidP="00EA4373">
            <w:pPr>
              <w:rPr>
                <w:color w:val="000000"/>
                <w:sz w:val="18"/>
                <w:szCs w:val="18"/>
              </w:rPr>
            </w:pPr>
          </w:p>
        </w:tc>
        <w:tc>
          <w:tcPr>
            <w:tcW w:w="3599" w:type="dxa"/>
            <w:vMerge/>
            <w:shd w:val="clear" w:color="auto" w:fill="EEECE1" w:themeFill="background2"/>
            <w:noWrap/>
            <w:hideMark/>
          </w:tcPr>
          <w:p w14:paraId="3A1A881A" w14:textId="77777777" w:rsidR="00EA4373" w:rsidRPr="00606347" w:rsidRDefault="00EA4373" w:rsidP="00EA4373">
            <w:pPr>
              <w:rPr>
                <w:b/>
                <w:bCs/>
                <w:color w:val="000000"/>
                <w:sz w:val="18"/>
                <w:szCs w:val="18"/>
              </w:rPr>
            </w:pPr>
          </w:p>
        </w:tc>
        <w:tc>
          <w:tcPr>
            <w:tcW w:w="1701" w:type="dxa"/>
            <w:gridSpan w:val="2"/>
            <w:shd w:val="clear" w:color="auto" w:fill="EEECE1" w:themeFill="background2"/>
            <w:noWrap/>
            <w:hideMark/>
          </w:tcPr>
          <w:p w14:paraId="26E414DB" w14:textId="77777777" w:rsidR="00EA4373" w:rsidRPr="00606347" w:rsidRDefault="00EA4373" w:rsidP="00EA4373">
            <w:pPr>
              <w:rPr>
                <w:b/>
                <w:bCs/>
                <w:color w:val="000000"/>
                <w:sz w:val="18"/>
                <w:szCs w:val="18"/>
              </w:rPr>
            </w:pPr>
            <w:r w:rsidRPr="00606347">
              <w:rPr>
                <w:b/>
                <w:bCs/>
                <w:color w:val="000000"/>
                <w:sz w:val="18"/>
                <w:szCs w:val="18"/>
              </w:rPr>
              <w:t>Familiarity</w:t>
            </w:r>
          </w:p>
        </w:tc>
        <w:tc>
          <w:tcPr>
            <w:tcW w:w="1701" w:type="dxa"/>
            <w:gridSpan w:val="2"/>
            <w:shd w:val="clear" w:color="auto" w:fill="EEECE1" w:themeFill="background2"/>
          </w:tcPr>
          <w:p w14:paraId="1700CD02" w14:textId="77777777" w:rsidR="00EA4373" w:rsidRPr="00606347" w:rsidRDefault="00EA4373" w:rsidP="00EA4373">
            <w:pPr>
              <w:rPr>
                <w:b/>
                <w:bCs/>
                <w:color w:val="000000"/>
                <w:sz w:val="18"/>
                <w:szCs w:val="18"/>
              </w:rPr>
            </w:pPr>
            <w:r w:rsidRPr="00606347">
              <w:rPr>
                <w:b/>
                <w:bCs/>
                <w:color w:val="000000"/>
                <w:sz w:val="18"/>
                <w:szCs w:val="18"/>
              </w:rPr>
              <w:t>Usage</w:t>
            </w:r>
          </w:p>
        </w:tc>
        <w:tc>
          <w:tcPr>
            <w:tcW w:w="1511" w:type="dxa"/>
            <w:gridSpan w:val="2"/>
            <w:shd w:val="clear" w:color="auto" w:fill="EEECE1" w:themeFill="background2"/>
          </w:tcPr>
          <w:p w14:paraId="14C58917" w14:textId="77777777" w:rsidR="00EA4373" w:rsidRPr="00606347" w:rsidRDefault="00EA4373" w:rsidP="00EA4373">
            <w:pPr>
              <w:rPr>
                <w:b/>
                <w:bCs/>
                <w:color w:val="000000"/>
                <w:sz w:val="18"/>
                <w:szCs w:val="18"/>
              </w:rPr>
            </w:pPr>
            <w:r w:rsidRPr="00606347">
              <w:rPr>
                <w:b/>
                <w:bCs/>
                <w:color w:val="000000"/>
                <w:sz w:val="18"/>
                <w:szCs w:val="18"/>
              </w:rPr>
              <w:t>Creation</w:t>
            </w:r>
          </w:p>
        </w:tc>
      </w:tr>
      <w:tr w:rsidR="00EA4373" w:rsidRPr="00606347" w14:paraId="266A2949" w14:textId="77777777" w:rsidTr="00EA4373">
        <w:trPr>
          <w:trHeight w:val="236"/>
          <w:tblHeader/>
          <w:jc w:val="center"/>
        </w:trPr>
        <w:tc>
          <w:tcPr>
            <w:tcW w:w="748" w:type="dxa"/>
            <w:vMerge/>
            <w:shd w:val="clear" w:color="auto" w:fill="EEECE1" w:themeFill="background2"/>
          </w:tcPr>
          <w:p w14:paraId="3377CB86" w14:textId="77777777" w:rsidR="00EA4373" w:rsidRPr="00606347" w:rsidRDefault="00EA4373" w:rsidP="00EA4373">
            <w:pPr>
              <w:rPr>
                <w:color w:val="000000"/>
                <w:sz w:val="18"/>
                <w:szCs w:val="18"/>
              </w:rPr>
            </w:pPr>
          </w:p>
        </w:tc>
        <w:tc>
          <w:tcPr>
            <w:tcW w:w="3599" w:type="dxa"/>
            <w:vMerge/>
            <w:shd w:val="clear" w:color="auto" w:fill="EEECE1" w:themeFill="background2"/>
            <w:noWrap/>
          </w:tcPr>
          <w:p w14:paraId="15C7A4AE" w14:textId="77777777" w:rsidR="00EA4373" w:rsidRPr="00606347" w:rsidRDefault="00EA4373" w:rsidP="00EA4373">
            <w:pPr>
              <w:rPr>
                <w:b/>
                <w:bCs/>
                <w:color w:val="000000"/>
                <w:sz w:val="18"/>
                <w:szCs w:val="18"/>
              </w:rPr>
            </w:pPr>
          </w:p>
        </w:tc>
        <w:tc>
          <w:tcPr>
            <w:tcW w:w="850" w:type="dxa"/>
            <w:shd w:val="clear" w:color="auto" w:fill="EEECE1" w:themeFill="background2"/>
            <w:noWrap/>
          </w:tcPr>
          <w:p w14:paraId="27056840" w14:textId="77777777" w:rsidR="00EA4373" w:rsidRPr="00606347" w:rsidRDefault="00EA4373" w:rsidP="00EA4373">
            <w:pPr>
              <w:rPr>
                <w:b/>
                <w:bCs/>
                <w:color w:val="000000"/>
                <w:sz w:val="18"/>
                <w:szCs w:val="18"/>
              </w:rPr>
            </w:pPr>
            <w:r>
              <w:rPr>
                <w:b/>
                <w:bCs/>
                <w:color w:val="000000"/>
                <w:sz w:val="18"/>
                <w:szCs w:val="18"/>
              </w:rPr>
              <w:t>BSc</w:t>
            </w:r>
          </w:p>
        </w:tc>
        <w:tc>
          <w:tcPr>
            <w:tcW w:w="851" w:type="dxa"/>
            <w:shd w:val="clear" w:color="auto" w:fill="EEECE1" w:themeFill="background2"/>
          </w:tcPr>
          <w:p w14:paraId="157D2C34" w14:textId="77777777" w:rsidR="00EA4373" w:rsidRPr="00606347" w:rsidRDefault="00EA4373" w:rsidP="00EA4373">
            <w:pPr>
              <w:rPr>
                <w:b/>
                <w:bCs/>
                <w:color w:val="000000"/>
                <w:sz w:val="18"/>
                <w:szCs w:val="18"/>
              </w:rPr>
            </w:pPr>
            <w:r>
              <w:rPr>
                <w:b/>
                <w:bCs/>
                <w:color w:val="000000"/>
                <w:sz w:val="18"/>
                <w:szCs w:val="18"/>
              </w:rPr>
              <w:t>MSc</w:t>
            </w:r>
          </w:p>
        </w:tc>
        <w:tc>
          <w:tcPr>
            <w:tcW w:w="850" w:type="dxa"/>
            <w:shd w:val="clear" w:color="auto" w:fill="EEECE1" w:themeFill="background2"/>
          </w:tcPr>
          <w:p w14:paraId="7E158F45" w14:textId="77777777" w:rsidR="00EA4373" w:rsidRPr="00606347" w:rsidRDefault="00EA4373" w:rsidP="00EA4373">
            <w:pPr>
              <w:rPr>
                <w:b/>
                <w:bCs/>
                <w:color w:val="000000"/>
                <w:sz w:val="18"/>
                <w:szCs w:val="18"/>
              </w:rPr>
            </w:pPr>
            <w:r>
              <w:rPr>
                <w:b/>
                <w:bCs/>
                <w:color w:val="000000"/>
                <w:sz w:val="18"/>
                <w:szCs w:val="18"/>
              </w:rPr>
              <w:t>BSc</w:t>
            </w:r>
          </w:p>
        </w:tc>
        <w:tc>
          <w:tcPr>
            <w:tcW w:w="851" w:type="dxa"/>
            <w:shd w:val="clear" w:color="auto" w:fill="EEECE1" w:themeFill="background2"/>
          </w:tcPr>
          <w:p w14:paraId="1C2635BE" w14:textId="77777777" w:rsidR="00EA4373" w:rsidRPr="00606347" w:rsidRDefault="00EA4373" w:rsidP="00EA4373">
            <w:pPr>
              <w:rPr>
                <w:b/>
                <w:bCs/>
                <w:color w:val="000000"/>
                <w:sz w:val="18"/>
                <w:szCs w:val="18"/>
              </w:rPr>
            </w:pPr>
            <w:r>
              <w:rPr>
                <w:b/>
                <w:bCs/>
                <w:color w:val="000000"/>
                <w:sz w:val="18"/>
                <w:szCs w:val="18"/>
              </w:rPr>
              <w:t>MSc</w:t>
            </w:r>
          </w:p>
        </w:tc>
        <w:tc>
          <w:tcPr>
            <w:tcW w:w="709" w:type="dxa"/>
            <w:shd w:val="clear" w:color="auto" w:fill="EEECE1" w:themeFill="background2"/>
          </w:tcPr>
          <w:p w14:paraId="00E86E41" w14:textId="77777777" w:rsidR="00EA4373" w:rsidRPr="00606347" w:rsidRDefault="00EA4373" w:rsidP="00EA4373">
            <w:pPr>
              <w:rPr>
                <w:b/>
                <w:bCs/>
                <w:color w:val="000000"/>
                <w:sz w:val="18"/>
                <w:szCs w:val="18"/>
              </w:rPr>
            </w:pPr>
            <w:r>
              <w:rPr>
                <w:b/>
                <w:bCs/>
                <w:color w:val="000000"/>
                <w:sz w:val="18"/>
                <w:szCs w:val="18"/>
              </w:rPr>
              <w:t>BSc</w:t>
            </w:r>
          </w:p>
        </w:tc>
        <w:tc>
          <w:tcPr>
            <w:tcW w:w="802" w:type="dxa"/>
            <w:shd w:val="clear" w:color="auto" w:fill="EEECE1" w:themeFill="background2"/>
          </w:tcPr>
          <w:p w14:paraId="6FDA57E0" w14:textId="77777777" w:rsidR="00EA4373" w:rsidRPr="00606347" w:rsidRDefault="00EA4373" w:rsidP="00EA4373">
            <w:pPr>
              <w:rPr>
                <w:b/>
                <w:bCs/>
                <w:color w:val="000000"/>
                <w:sz w:val="18"/>
                <w:szCs w:val="18"/>
              </w:rPr>
            </w:pPr>
            <w:r>
              <w:rPr>
                <w:b/>
                <w:bCs/>
                <w:color w:val="000000"/>
                <w:sz w:val="18"/>
                <w:szCs w:val="18"/>
              </w:rPr>
              <w:t>MSc</w:t>
            </w:r>
          </w:p>
        </w:tc>
      </w:tr>
      <w:tr w:rsidR="00EA4373" w:rsidRPr="00606347" w14:paraId="162A29D8" w14:textId="77777777" w:rsidTr="00EA4373">
        <w:trPr>
          <w:trHeight w:val="288"/>
          <w:jc w:val="center"/>
        </w:trPr>
        <w:tc>
          <w:tcPr>
            <w:tcW w:w="9260" w:type="dxa"/>
            <w:gridSpan w:val="8"/>
            <w:shd w:val="clear" w:color="auto" w:fill="auto"/>
            <w:noWrap/>
            <w:hideMark/>
          </w:tcPr>
          <w:p w14:paraId="51BE8CBE" w14:textId="77777777" w:rsidR="00EA4373" w:rsidRPr="00606347" w:rsidRDefault="00EA4373" w:rsidP="00EA4373">
            <w:pPr>
              <w:rPr>
                <w:b/>
                <w:color w:val="000000"/>
                <w:szCs w:val="18"/>
              </w:rPr>
            </w:pPr>
            <w:r w:rsidRPr="00606347">
              <w:rPr>
                <w:b/>
                <w:color w:val="000000"/>
                <w:szCs w:val="18"/>
              </w:rPr>
              <w:t>Data Science Data Analytics</w:t>
            </w:r>
            <w:r w:rsidRPr="00606347">
              <w:rPr>
                <w:color w:val="000000"/>
                <w:sz w:val="18"/>
                <w:szCs w:val="18"/>
              </w:rPr>
              <w:t> </w:t>
            </w:r>
          </w:p>
        </w:tc>
      </w:tr>
      <w:tr w:rsidR="00EA4373" w:rsidRPr="00606347" w14:paraId="0B8F3AF1" w14:textId="77777777" w:rsidTr="00EA4373">
        <w:trPr>
          <w:trHeight w:val="1017"/>
          <w:jc w:val="center"/>
        </w:trPr>
        <w:tc>
          <w:tcPr>
            <w:tcW w:w="748" w:type="dxa"/>
            <w:shd w:val="clear" w:color="auto" w:fill="auto"/>
            <w:noWrap/>
            <w:hideMark/>
          </w:tcPr>
          <w:p w14:paraId="6A940E9F" w14:textId="77777777" w:rsidR="00EA4373" w:rsidRPr="00606347" w:rsidRDefault="00EA4373" w:rsidP="00EA4373">
            <w:pPr>
              <w:rPr>
                <w:b/>
                <w:sz w:val="18"/>
                <w:szCs w:val="18"/>
              </w:rPr>
            </w:pPr>
            <w:r w:rsidRPr="00606347">
              <w:rPr>
                <w:b/>
                <w:sz w:val="18"/>
                <w:szCs w:val="18"/>
              </w:rPr>
              <w:t>LO1-DA</w:t>
            </w:r>
          </w:p>
        </w:tc>
        <w:tc>
          <w:tcPr>
            <w:tcW w:w="3599" w:type="dxa"/>
            <w:shd w:val="clear" w:color="auto" w:fill="auto"/>
            <w:hideMark/>
          </w:tcPr>
          <w:p w14:paraId="4D01CAB8" w14:textId="77777777" w:rsidR="00EA4373" w:rsidRPr="00606347" w:rsidRDefault="00EA4373" w:rsidP="00EA4373">
            <w:pPr>
              <w:rPr>
                <w:b/>
                <w:sz w:val="18"/>
                <w:szCs w:val="18"/>
              </w:rPr>
            </w:pPr>
            <w:r w:rsidRPr="00606347">
              <w:rPr>
                <w:b/>
                <w:sz w:val="18"/>
                <w:szCs w:val="18"/>
              </w:rPr>
              <w:t>DSDA-DA - Use appropriate statistical techniques and predictive analytics on available data to deliver insights and discover new relations.</w:t>
            </w:r>
          </w:p>
        </w:tc>
        <w:tc>
          <w:tcPr>
            <w:tcW w:w="850" w:type="dxa"/>
            <w:shd w:val="clear" w:color="auto" w:fill="auto"/>
            <w:noWrap/>
            <w:hideMark/>
          </w:tcPr>
          <w:p w14:paraId="58CAD054" w14:textId="77777777" w:rsidR="00EA4373" w:rsidRPr="00606347" w:rsidRDefault="00EA4373" w:rsidP="00EA4373">
            <w:pPr>
              <w:rPr>
                <w:b/>
                <w:sz w:val="18"/>
                <w:szCs w:val="18"/>
              </w:rPr>
            </w:pPr>
            <w:r>
              <w:rPr>
                <w:b/>
                <w:sz w:val="18"/>
                <w:szCs w:val="18"/>
              </w:rPr>
              <w:t>30</w:t>
            </w:r>
          </w:p>
        </w:tc>
        <w:tc>
          <w:tcPr>
            <w:tcW w:w="851" w:type="dxa"/>
            <w:shd w:val="clear" w:color="auto" w:fill="D9D9D9" w:themeFill="background1" w:themeFillShade="D9"/>
          </w:tcPr>
          <w:p w14:paraId="77A71E66" w14:textId="77777777" w:rsidR="00EA4373" w:rsidRPr="00606347" w:rsidRDefault="00EA4373" w:rsidP="00EA4373">
            <w:pPr>
              <w:rPr>
                <w:b/>
                <w:sz w:val="18"/>
                <w:szCs w:val="18"/>
              </w:rPr>
            </w:pPr>
          </w:p>
        </w:tc>
        <w:tc>
          <w:tcPr>
            <w:tcW w:w="850" w:type="dxa"/>
            <w:shd w:val="clear" w:color="auto" w:fill="auto"/>
          </w:tcPr>
          <w:p w14:paraId="614620DE" w14:textId="77777777" w:rsidR="00EA4373" w:rsidRPr="00606347" w:rsidRDefault="00EA4373" w:rsidP="00EA4373">
            <w:pPr>
              <w:rPr>
                <w:b/>
                <w:sz w:val="18"/>
                <w:szCs w:val="18"/>
              </w:rPr>
            </w:pPr>
            <w:r>
              <w:rPr>
                <w:b/>
                <w:sz w:val="18"/>
                <w:szCs w:val="18"/>
              </w:rPr>
              <w:t>25</w:t>
            </w:r>
          </w:p>
        </w:tc>
        <w:tc>
          <w:tcPr>
            <w:tcW w:w="851" w:type="dxa"/>
            <w:shd w:val="clear" w:color="auto" w:fill="auto"/>
          </w:tcPr>
          <w:p w14:paraId="5A67E18D" w14:textId="77777777" w:rsidR="00EA4373" w:rsidRPr="00606347" w:rsidRDefault="00EA4373" w:rsidP="00EA4373">
            <w:pPr>
              <w:rPr>
                <w:b/>
                <w:sz w:val="18"/>
                <w:szCs w:val="18"/>
              </w:rPr>
            </w:pPr>
            <w:r>
              <w:rPr>
                <w:b/>
                <w:sz w:val="18"/>
                <w:szCs w:val="18"/>
              </w:rPr>
              <w:t>30</w:t>
            </w:r>
          </w:p>
        </w:tc>
        <w:tc>
          <w:tcPr>
            <w:tcW w:w="709" w:type="dxa"/>
            <w:shd w:val="clear" w:color="auto" w:fill="D9D9D9" w:themeFill="background1" w:themeFillShade="D9"/>
          </w:tcPr>
          <w:p w14:paraId="5E44D68E" w14:textId="77777777" w:rsidR="00EA4373" w:rsidRPr="00606347" w:rsidRDefault="00EA4373" w:rsidP="00EA4373">
            <w:pPr>
              <w:rPr>
                <w:b/>
                <w:sz w:val="18"/>
                <w:szCs w:val="18"/>
              </w:rPr>
            </w:pPr>
          </w:p>
        </w:tc>
        <w:tc>
          <w:tcPr>
            <w:tcW w:w="802" w:type="dxa"/>
            <w:shd w:val="clear" w:color="auto" w:fill="auto"/>
          </w:tcPr>
          <w:p w14:paraId="11E7FADA" w14:textId="77777777" w:rsidR="00EA4373" w:rsidRPr="00606347" w:rsidRDefault="00EA4373" w:rsidP="00EA4373">
            <w:pPr>
              <w:rPr>
                <w:b/>
                <w:sz w:val="18"/>
                <w:szCs w:val="18"/>
              </w:rPr>
            </w:pPr>
            <w:r>
              <w:rPr>
                <w:b/>
                <w:sz w:val="18"/>
                <w:szCs w:val="18"/>
              </w:rPr>
              <w:t>25</w:t>
            </w:r>
          </w:p>
        </w:tc>
      </w:tr>
      <w:tr w:rsidR="00EA4373" w:rsidRPr="00606347" w14:paraId="6CF3A5CA" w14:textId="77777777" w:rsidTr="00EA4373">
        <w:trPr>
          <w:trHeight w:val="564"/>
          <w:jc w:val="center"/>
        </w:trPr>
        <w:tc>
          <w:tcPr>
            <w:tcW w:w="748" w:type="dxa"/>
            <w:shd w:val="clear" w:color="auto" w:fill="auto"/>
            <w:noWrap/>
            <w:hideMark/>
          </w:tcPr>
          <w:p w14:paraId="10D4D671" w14:textId="77777777" w:rsidR="00EA4373" w:rsidRPr="00606347" w:rsidRDefault="00EA4373" w:rsidP="00EA4373">
            <w:pPr>
              <w:rPr>
                <w:color w:val="000000"/>
                <w:sz w:val="18"/>
                <w:szCs w:val="18"/>
              </w:rPr>
            </w:pPr>
            <w:r w:rsidRPr="00606347">
              <w:rPr>
                <w:color w:val="000000"/>
                <w:sz w:val="18"/>
                <w:szCs w:val="18"/>
              </w:rPr>
              <w:t>LO1.01</w:t>
            </w:r>
          </w:p>
        </w:tc>
        <w:tc>
          <w:tcPr>
            <w:tcW w:w="3599" w:type="dxa"/>
            <w:shd w:val="clear" w:color="auto" w:fill="auto"/>
            <w:hideMark/>
          </w:tcPr>
          <w:p w14:paraId="50336AF1" w14:textId="77777777" w:rsidR="00EA4373" w:rsidRPr="00606347" w:rsidRDefault="00EA4373" w:rsidP="00EA4373">
            <w:pPr>
              <w:rPr>
                <w:color w:val="000000"/>
                <w:sz w:val="18"/>
                <w:szCs w:val="18"/>
              </w:rPr>
            </w:pPr>
            <w:r w:rsidRPr="00606347">
              <w:rPr>
                <w:color w:val="000000"/>
                <w:sz w:val="18"/>
                <w:szCs w:val="18"/>
              </w:rPr>
              <w:t>DSDA01 - Use predictive analytics to analyze big data and discover new relations.</w:t>
            </w:r>
          </w:p>
        </w:tc>
        <w:tc>
          <w:tcPr>
            <w:tcW w:w="850" w:type="dxa"/>
            <w:shd w:val="clear" w:color="auto" w:fill="auto"/>
            <w:noWrap/>
            <w:hideMark/>
          </w:tcPr>
          <w:p w14:paraId="5F9A7ABD"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446380AC" w14:textId="77777777" w:rsidR="00EA4373" w:rsidRPr="00606347" w:rsidRDefault="00EA4373" w:rsidP="00EA4373">
            <w:pPr>
              <w:rPr>
                <w:color w:val="000000"/>
                <w:sz w:val="18"/>
                <w:szCs w:val="18"/>
              </w:rPr>
            </w:pPr>
          </w:p>
        </w:tc>
        <w:tc>
          <w:tcPr>
            <w:tcW w:w="850" w:type="dxa"/>
            <w:shd w:val="clear" w:color="auto" w:fill="auto"/>
          </w:tcPr>
          <w:p w14:paraId="384C226C"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auto"/>
          </w:tcPr>
          <w:p w14:paraId="5BD15E34"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0A17C9FC" w14:textId="77777777" w:rsidR="00EA4373" w:rsidRPr="00606347" w:rsidRDefault="00EA4373" w:rsidP="00EA4373">
            <w:pPr>
              <w:rPr>
                <w:color w:val="000000"/>
                <w:sz w:val="18"/>
                <w:szCs w:val="18"/>
              </w:rPr>
            </w:pPr>
          </w:p>
        </w:tc>
        <w:tc>
          <w:tcPr>
            <w:tcW w:w="802" w:type="dxa"/>
            <w:shd w:val="clear" w:color="auto" w:fill="auto"/>
          </w:tcPr>
          <w:p w14:paraId="4DAC7AE6" w14:textId="77777777" w:rsidR="00EA4373" w:rsidRPr="00606347" w:rsidRDefault="00EA4373" w:rsidP="00EA4373">
            <w:pPr>
              <w:rPr>
                <w:color w:val="000000"/>
                <w:sz w:val="18"/>
                <w:szCs w:val="18"/>
              </w:rPr>
            </w:pPr>
            <w:r>
              <w:rPr>
                <w:color w:val="000000"/>
                <w:sz w:val="18"/>
                <w:szCs w:val="18"/>
              </w:rPr>
              <w:t>5</w:t>
            </w:r>
          </w:p>
        </w:tc>
      </w:tr>
      <w:tr w:rsidR="00EA4373" w:rsidRPr="00606347" w14:paraId="28DECDA1" w14:textId="77777777" w:rsidTr="00EA4373">
        <w:trPr>
          <w:trHeight w:val="576"/>
          <w:jc w:val="center"/>
        </w:trPr>
        <w:tc>
          <w:tcPr>
            <w:tcW w:w="748" w:type="dxa"/>
            <w:shd w:val="clear" w:color="auto" w:fill="auto"/>
            <w:noWrap/>
            <w:hideMark/>
          </w:tcPr>
          <w:p w14:paraId="5A2C2739" w14:textId="77777777" w:rsidR="00EA4373" w:rsidRPr="00606347" w:rsidRDefault="00EA4373" w:rsidP="00EA4373">
            <w:pPr>
              <w:rPr>
                <w:color w:val="000000"/>
                <w:sz w:val="18"/>
                <w:szCs w:val="18"/>
              </w:rPr>
            </w:pPr>
            <w:r w:rsidRPr="00606347">
              <w:rPr>
                <w:color w:val="000000"/>
                <w:sz w:val="18"/>
                <w:szCs w:val="18"/>
              </w:rPr>
              <w:t>LO1.02</w:t>
            </w:r>
          </w:p>
        </w:tc>
        <w:tc>
          <w:tcPr>
            <w:tcW w:w="3599" w:type="dxa"/>
            <w:shd w:val="clear" w:color="auto" w:fill="auto"/>
            <w:hideMark/>
          </w:tcPr>
          <w:p w14:paraId="6AE9A4D3" w14:textId="77777777" w:rsidR="00EA4373" w:rsidRPr="00606347" w:rsidRDefault="00EA4373" w:rsidP="00EA4373">
            <w:pPr>
              <w:rPr>
                <w:color w:val="000000"/>
                <w:sz w:val="18"/>
                <w:szCs w:val="18"/>
              </w:rPr>
            </w:pPr>
            <w:r w:rsidRPr="00606347">
              <w:rPr>
                <w:color w:val="000000"/>
                <w:sz w:val="18"/>
                <w:szCs w:val="18"/>
              </w:rPr>
              <w:t>DSDA02 - Use appropriate statistical techniques on available data to deliver insights.</w:t>
            </w:r>
          </w:p>
        </w:tc>
        <w:tc>
          <w:tcPr>
            <w:tcW w:w="850" w:type="dxa"/>
            <w:shd w:val="clear" w:color="auto" w:fill="auto"/>
            <w:noWrap/>
          </w:tcPr>
          <w:p w14:paraId="20651ACE"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61C216E4" w14:textId="77777777" w:rsidR="00EA4373" w:rsidRPr="00606347" w:rsidRDefault="00EA4373" w:rsidP="00EA4373">
            <w:pPr>
              <w:rPr>
                <w:color w:val="000000"/>
                <w:sz w:val="18"/>
                <w:szCs w:val="18"/>
              </w:rPr>
            </w:pPr>
          </w:p>
        </w:tc>
        <w:tc>
          <w:tcPr>
            <w:tcW w:w="850" w:type="dxa"/>
            <w:shd w:val="clear" w:color="auto" w:fill="auto"/>
          </w:tcPr>
          <w:p w14:paraId="6DF522A9"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auto"/>
          </w:tcPr>
          <w:p w14:paraId="703F9491"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52338386" w14:textId="77777777" w:rsidR="00EA4373" w:rsidRPr="00606347" w:rsidRDefault="00EA4373" w:rsidP="00EA4373">
            <w:pPr>
              <w:rPr>
                <w:color w:val="000000"/>
                <w:sz w:val="18"/>
                <w:szCs w:val="18"/>
              </w:rPr>
            </w:pPr>
          </w:p>
        </w:tc>
        <w:tc>
          <w:tcPr>
            <w:tcW w:w="802" w:type="dxa"/>
            <w:shd w:val="clear" w:color="auto" w:fill="auto"/>
          </w:tcPr>
          <w:p w14:paraId="1D498778" w14:textId="77777777" w:rsidR="00EA4373" w:rsidRPr="00606347" w:rsidRDefault="00EA4373" w:rsidP="00EA4373">
            <w:pPr>
              <w:rPr>
                <w:color w:val="000000"/>
                <w:sz w:val="18"/>
                <w:szCs w:val="18"/>
              </w:rPr>
            </w:pPr>
          </w:p>
        </w:tc>
      </w:tr>
      <w:tr w:rsidR="00EA4373" w:rsidRPr="00606347" w14:paraId="471D9A74" w14:textId="77777777" w:rsidTr="00EA4373">
        <w:trPr>
          <w:trHeight w:val="432"/>
          <w:jc w:val="center"/>
        </w:trPr>
        <w:tc>
          <w:tcPr>
            <w:tcW w:w="748" w:type="dxa"/>
            <w:shd w:val="clear" w:color="auto" w:fill="auto"/>
            <w:noWrap/>
            <w:hideMark/>
          </w:tcPr>
          <w:p w14:paraId="06835476" w14:textId="77777777" w:rsidR="00EA4373" w:rsidRPr="00606347" w:rsidRDefault="00EA4373" w:rsidP="00EA4373">
            <w:pPr>
              <w:rPr>
                <w:color w:val="000000"/>
                <w:sz w:val="18"/>
                <w:szCs w:val="18"/>
              </w:rPr>
            </w:pPr>
            <w:r w:rsidRPr="00606347">
              <w:rPr>
                <w:color w:val="000000"/>
                <w:sz w:val="18"/>
                <w:szCs w:val="18"/>
              </w:rPr>
              <w:t>LO1.03</w:t>
            </w:r>
          </w:p>
        </w:tc>
        <w:tc>
          <w:tcPr>
            <w:tcW w:w="3599" w:type="dxa"/>
            <w:shd w:val="clear" w:color="auto" w:fill="auto"/>
            <w:hideMark/>
          </w:tcPr>
          <w:p w14:paraId="774BE477" w14:textId="77777777" w:rsidR="00EA4373" w:rsidRPr="00606347" w:rsidRDefault="00EA4373" w:rsidP="00EA4373">
            <w:pPr>
              <w:rPr>
                <w:color w:val="000000"/>
                <w:sz w:val="18"/>
                <w:szCs w:val="18"/>
              </w:rPr>
            </w:pPr>
            <w:r w:rsidRPr="00606347">
              <w:rPr>
                <w:color w:val="000000"/>
                <w:sz w:val="18"/>
                <w:szCs w:val="18"/>
              </w:rPr>
              <w:t>DSDA03 - Develop specialized analytics to enable agile decision making.</w:t>
            </w:r>
          </w:p>
        </w:tc>
        <w:tc>
          <w:tcPr>
            <w:tcW w:w="850" w:type="dxa"/>
            <w:shd w:val="clear" w:color="auto" w:fill="auto"/>
            <w:noWrap/>
          </w:tcPr>
          <w:p w14:paraId="3588B2E0"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584308C6" w14:textId="77777777" w:rsidR="00EA4373" w:rsidRPr="00606347" w:rsidRDefault="00EA4373" w:rsidP="00EA4373">
            <w:pPr>
              <w:rPr>
                <w:color w:val="000000"/>
                <w:sz w:val="18"/>
                <w:szCs w:val="18"/>
              </w:rPr>
            </w:pPr>
          </w:p>
        </w:tc>
        <w:tc>
          <w:tcPr>
            <w:tcW w:w="850" w:type="dxa"/>
            <w:shd w:val="clear" w:color="auto" w:fill="auto"/>
          </w:tcPr>
          <w:p w14:paraId="1EB4861F"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auto"/>
          </w:tcPr>
          <w:p w14:paraId="0E8A2636"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64E89C03" w14:textId="77777777" w:rsidR="00EA4373" w:rsidRPr="00606347" w:rsidRDefault="00EA4373" w:rsidP="00EA4373">
            <w:pPr>
              <w:rPr>
                <w:color w:val="000000"/>
                <w:sz w:val="18"/>
                <w:szCs w:val="18"/>
              </w:rPr>
            </w:pPr>
          </w:p>
        </w:tc>
        <w:tc>
          <w:tcPr>
            <w:tcW w:w="802" w:type="dxa"/>
            <w:shd w:val="clear" w:color="auto" w:fill="auto"/>
          </w:tcPr>
          <w:p w14:paraId="4AB61A59" w14:textId="77777777" w:rsidR="00EA4373" w:rsidRPr="00606347" w:rsidRDefault="00EA4373" w:rsidP="00EA4373">
            <w:pPr>
              <w:rPr>
                <w:color w:val="000000"/>
                <w:sz w:val="18"/>
                <w:szCs w:val="18"/>
              </w:rPr>
            </w:pPr>
            <w:r>
              <w:rPr>
                <w:color w:val="000000"/>
                <w:sz w:val="18"/>
                <w:szCs w:val="18"/>
              </w:rPr>
              <w:t>5</w:t>
            </w:r>
          </w:p>
        </w:tc>
      </w:tr>
      <w:tr w:rsidR="00EA4373" w:rsidRPr="00606347" w14:paraId="7AA76F22" w14:textId="77777777" w:rsidTr="00EA4373">
        <w:trPr>
          <w:trHeight w:val="864"/>
          <w:jc w:val="center"/>
        </w:trPr>
        <w:tc>
          <w:tcPr>
            <w:tcW w:w="748" w:type="dxa"/>
            <w:shd w:val="clear" w:color="auto" w:fill="auto"/>
            <w:noWrap/>
            <w:hideMark/>
          </w:tcPr>
          <w:p w14:paraId="55BB30FA" w14:textId="77777777" w:rsidR="00EA4373" w:rsidRPr="00606347" w:rsidRDefault="00EA4373" w:rsidP="00EA4373">
            <w:pPr>
              <w:rPr>
                <w:color w:val="000000"/>
                <w:sz w:val="18"/>
                <w:szCs w:val="18"/>
              </w:rPr>
            </w:pPr>
            <w:r w:rsidRPr="00606347">
              <w:rPr>
                <w:color w:val="000000"/>
                <w:sz w:val="18"/>
                <w:szCs w:val="18"/>
              </w:rPr>
              <w:t>LO1.04</w:t>
            </w:r>
          </w:p>
        </w:tc>
        <w:tc>
          <w:tcPr>
            <w:tcW w:w="3599" w:type="dxa"/>
            <w:shd w:val="clear" w:color="auto" w:fill="auto"/>
            <w:hideMark/>
          </w:tcPr>
          <w:p w14:paraId="0952C2B0" w14:textId="77777777" w:rsidR="00EA4373" w:rsidRPr="00606347" w:rsidRDefault="00EA4373" w:rsidP="00EA4373">
            <w:pPr>
              <w:rPr>
                <w:color w:val="000000"/>
                <w:sz w:val="18"/>
                <w:szCs w:val="18"/>
              </w:rPr>
            </w:pPr>
            <w:r w:rsidRPr="00606347">
              <w:rPr>
                <w:color w:val="000000"/>
                <w:sz w:val="18"/>
                <w:szCs w:val="18"/>
              </w:rPr>
              <w:t>DSDA04 - Research and analyze complex data sets, combine different sources and types of data to improve analysis.</w:t>
            </w:r>
          </w:p>
        </w:tc>
        <w:tc>
          <w:tcPr>
            <w:tcW w:w="850" w:type="dxa"/>
            <w:shd w:val="clear" w:color="auto" w:fill="auto"/>
            <w:noWrap/>
          </w:tcPr>
          <w:p w14:paraId="47038193"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6C8EC19C" w14:textId="77777777" w:rsidR="00EA4373" w:rsidRPr="00606347" w:rsidRDefault="00EA4373" w:rsidP="00EA4373">
            <w:pPr>
              <w:rPr>
                <w:color w:val="000000"/>
                <w:sz w:val="18"/>
                <w:szCs w:val="18"/>
              </w:rPr>
            </w:pPr>
          </w:p>
        </w:tc>
        <w:tc>
          <w:tcPr>
            <w:tcW w:w="850" w:type="dxa"/>
            <w:shd w:val="clear" w:color="auto" w:fill="auto"/>
          </w:tcPr>
          <w:p w14:paraId="3BA67C60"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auto"/>
          </w:tcPr>
          <w:p w14:paraId="7CFE4EB4"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431E5BCE" w14:textId="77777777" w:rsidR="00EA4373" w:rsidRPr="00606347" w:rsidRDefault="00EA4373" w:rsidP="00EA4373">
            <w:pPr>
              <w:rPr>
                <w:color w:val="000000"/>
                <w:sz w:val="18"/>
                <w:szCs w:val="18"/>
              </w:rPr>
            </w:pPr>
          </w:p>
        </w:tc>
        <w:tc>
          <w:tcPr>
            <w:tcW w:w="802" w:type="dxa"/>
            <w:shd w:val="clear" w:color="auto" w:fill="auto"/>
          </w:tcPr>
          <w:p w14:paraId="7EB4D6F5" w14:textId="77777777" w:rsidR="00EA4373" w:rsidRPr="00606347" w:rsidRDefault="00EA4373" w:rsidP="00EA4373">
            <w:pPr>
              <w:rPr>
                <w:color w:val="000000"/>
                <w:sz w:val="18"/>
                <w:szCs w:val="18"/>
              </w:rPr>
            </w:pPr>
            <w:r>
              <w:rPr>
                <w:color w:val="000000"/>
                <w:sz w:val="18"/>
                <w:szCs w:val="18"/>
              </w:rPr>
              <w:t>5</w:t>
            </w:r>
          </w:p>
        </w:tc>
      </w:tr>
      <w:tr w:rsidR="00EA4373" w:rsidRPr="00606347" w14:paraId="676284CE" w14:textId="77777777" w:rsidTr="00EA4373">
        <w:trPr>
          <w:trHeight w:val="576"/>
          <w:jc w:val="center"/>
        </w:trPr>
        <w:tc>
          <w:tcPr>
            <w:tcW w:w="748" w:type="dxa"/>
            <w:shd w:val="clear" w:color="auto" w:fill="auto"/>
            <w:noWrap/>
            <w:hideMark/>
          </w:tcPr>
          <w:p w14:paraId="045F6E8E" w14:textId="77777777" w:rsidR="00EA4373" w:rsidRPr="00606347" w:rsidRDefault="00EA4373" w:rsidP="00EA4373">
            <w:pPr>
              <w:rPr>
                <w:color w:val="000000"/>
                <w:sz w:val="18"/>
                <w:szCs w:val="18"/>
              </w:rPr>
            </w:pPr>
            <w:r w:rsidRPr="00606347">
              <w:rPr>
                <w:color w:val="000000"/>
                <w:sz w:val="18"/>
                <w:szCs w:val="18"/>
              </w:rPr>
              <w:t>LO1.05</w:t>
            </w:r>
          </w:p>
        </w:tc>
        <w:tc>
          <w:tcPr>
            <w:tcW w:w="3599" w:type="dxa"/>
            <w:shd w:val="clear" w:color="auto" w:fill="auto"/>
            <w:hideMark/>
          </w:tcPr>
          <w:p w14:paraId="5C20F329" w14:textId="77777777" w:rsidR="00EA4373" w:rsidRPr="00606347" w:rsidRDefault="00EA4373" w:rsidP="00EA4373">
            <w:pPr>
              <w:rPr>
                <w:color w:val="000000"/>
                <w:sz w:val="18"/>
                <w:szCs w:val="18"/>
              </w:rPr>
            </w:pPr>
            <w:r w:rsidRPr="00606347">
              <w:rPr>
                <w:color w:val="000000"/>
                <w:sz w:val="18"/>
                <w:szCs w:val="18"/>
              </w:rPr>
              <w:t>DSDA05 - Use different data analytics platforms to process complex data.</w:t>
            </w:r>
          </w:p>
        </w:tc>
        <w:tc>
          <w:tcPr>
            <w:tcW w:w="850" w:type="dxa"/>
            <w:shd w:val="clear" w:color="auto" w:fill="auto"/>
            <w:noWrap/>
          </w:tcPr>
          <w:p w14:paraId="771D40DC"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384E3760" w14:textId="77777777" w:rsidR="00EA4373" w:rsidRPr="00606347" w:rsidRDefault="00EA4373" w:rsidP="00EA4373">
            <w:pPr>
              <w:rPr>
                <w:color w:val="000000"/>
                <w:sz w:val="18"/>
                <w:szCs w:val="18"/>
              </w:rPr>
            </w:pPr>
          </w:p>
        </w:tc>
        <w:tc>
          <w:tcPr>
            <w:tcW w:w="850" w:type="dxa"/>
            <w:shd w:val="clear" w:color="auto" w:fill="auto"/>
          </w:tcPr>
          <w:p w14:paraId="2BAF36AB"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auto"/>
          </w:tcPr>
          <w:p w14:paraId="7BD0FAF6"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1B389C17" w14:textId="77777777" w:rsidR="00EA4373" w:rsidRPr="00606347" w:rsidRDefault="00EA4373" w:rsidP="00EA4373">
            <w:pPr>
              <w:rPr>
                <w:color w:val="000000"/>
                <w:sz w:val="18"/>
                <w:szCs w:val="18"/>
              </w:rPr>
            </w:pPr>
          </w:p>
        </w:tc>
        <w:tc>
          <w:tcPr>
            <w:tcW w:w="802" w:type="dxa"/>
            <w:shd w:val="clear" w:color="auto" w:fill="auto"/>
          </w:tcPr>
          <w:p w14:paraId="65C8E769" w14:textId="77777777" w:rsidR="00EA4373" w:rsidRPr="00606347" w:rsidRDefault="00EA4373" w:rsidP="00EA4373">
            <w:pPr>
              <w:rPr>
                <w:color w:val="000000"/>
                <w:sz w:val="18"/>
                <w:szCs w:val="18"/>
              </w:rPr>
            </w:pPr>
            <w:r>
              <w:rPr>
                <w:color w:val="000000"/>
                <w:sz w:val="18"/>
                <w:szCs w:val="18"/>
              </w:rPr>
              <w:t>5</w:t>
            </w:r>
          </w:p>
        </w:tc>
      </w:tr>
      <w:tr w:rsidR="00EA4373" w:rsidRPr="00606347" w14:paraId="2E6AABF8" w14:textId="77777777" w:rsidTr="00EA4373">
        <w:trPr>
          <w:trHeight w:val="288"/>
          <w:jc w:val="center"/>
        </w:trPr>
        <w:tc>
          <w:tcPr>
            <w:tcW w:w="748" w:type="dxa"/>
            <w:shd w:val="clear" w:color="auto" w:fill="auto"/>
            <w:noWrap/>
            <w:hideMark/>
          </w:tcPr>
          <w:p w14:paraId="498DAE9F" w14:textId="77777777" w:rsidR="00EA4373" w:rsidRPr="00606347" w:rsidRDefault="00EA4373" w:rsidP="00EA4373">
            <w:pPr>
              <w:rPr>
                <w:color w:val="000000"/>
                <w:sz w:val="18"/>
                <w:szCs w:val="18"/>
              </w:rPr>
            </w:pPr>
            <w:r w:rsidRPr="00606347">
              <w:rPr>
                <w:color w:val="000000"/>
                <w:sz w:val="18"/>
                <w:szCs w:val="18"/>
              </w:rPr>
              <w:t>LO1.06</w:t>
            </w:r>
          </w:p>
        </w:tc>
        <w:tc>
          <w:tcPr>
            <w:tcW w:w="3599" w:type="dxa"/>
            <w:shd w:val="clear" w:color="auto" w:fill="auto"/>
            <w:hideMark/>
          </w:tcPr>
          <w:p w14:paraId="5B70F728" w14:textId="77777777" w:rsidR="00EA4373" w:rsidRPr="00606347" w:rsidRDefault="00EA4373" w:rsidP="00EA4373">
            <w:pPr>
              <w:rPr>
                <w:color w:val="000000"/>
                <w:sz w:val="18"/>
                <w:szCs w:val="18"/>
              </w:rPr>
            </w:pPr>
            <w:r w:rsidRPr="00606347">
              <w:rPr>
                <w:color w:val="000000"/>
                <w:sz w:val="18"/>
                <w:szCs w:val="18"/>
              </w:rPr>
              <w:t>DSDA06 - Visualise complex and variable data.</w:t>
            </w:r>
          </w:p>
        </w:tc>
        <w:tc>
          <w:tcPr>
            <w:tcW w:w="850" w:type="dxa"/>
            <w:shd w:val="clear" w:color="auto" w:fill="auto"/>
            <w:noWrap/>
          </w:tcPr>
          <w:p w14:paraId="17C69ADE" w14:textId="77777777" w:rsidR="00EA4373" w:rsidRPr="00606347" w:rsidRDefault="00EA4373" w:rsidP="00EA4373">
            <w:pPr>
              <w:rPr>
                <w:sz w:val="18"/>
                <w:szCs w:val="18"/>
              </w:rPr>
            </w:pPr>
            <w:r>
              <w:rPr>
                <w:sz w:val="18"/>
                <w:szCs w:val="18"/>
              </w:rPr>
              <w:t>5</w:t>
            </w:r>
          </w:p>
        </w:tc>
        <w:tc>
          <w:tcPr>
            <w:tcW w:w="851" w:type="dxa"/>
            <w:shd w:val="clear" w:color="auto" w:fill="D9D9D9" w:themeFill="background1" w:themeFillShade="D9"/>
          </w:tcPr>
          <w:p w14:paraId="392FE840" w14:textId="77777777" w:rsidR="00EA4373" w:rsidRPr="00606347" w:rsidRDefault="00EA4373" w:rsidP="00EA4373">
            <w:pPr>
              <w:rPr>
                <w:sz w:val="18"/>
                <w:szCs w:val="18"/>
              </w:rPr>
            </w:pPr>
          </w:p>
        </w:tc>
        <w:tc>
          <w:tcPr>
            <w:tcW w:w="850" w:type="dxa"/>
            <w:shd w:val="clear" w:color="auto" w:fill="auto"/>
          </w:tcPr>
          <w:p w14:paraId="7DEDC287" w14:textId="77777777" w:rsidR="00EA4373" w:rsidRPr="00606347" w:rsidRDefault="00EA4373" w:rsidP="00EA4373">
            <w:pPr>
              <w:rPr>
                <w:sz w:val="18"/>
                <w:szCs w:val="18"/>
              </w:rPr>
            </w:pPr>
          </w:p>
        </w:tc>
        <w:tc>
          <w:tcPr>
            <w:tcW w:w="851" w:type="dxa"/>
            <w:shd w:val="clear" w:color="auto" w:fill="auto"/>
          </w:tcPr>
          <w:p w14:paraId="254CA8BC" w14:textId="77777777" w:rsidR="00EA4373" w:rsidRPr="00606347" w:rsidRDefault="00EA4373" w:rsidP="00EA4373">
            <w:pPr>
              <w:rPr>
                <w:sz w:val="18"/>
                <w:szCs w:val="18"/>
              </w:rPr>
            </w:pPr>
            <w:r>
              <w:rPr>
                <w:sz w:val="18"/>
                <w:szCs w:val="18"/>
              </w:rPr>
              <w:t>5</w:t>
            </w:r>
          </w:p>
        </w:tc>
        <w:tc>
          <w:tcPr>
            <w:tcW w:w="709" w:type="dxa"/>
            <w:shd w:val="clear" w:color="auto" w:fill="D9D9D9" w:themeFill="background1" w:themeFillShade="D9"/>
          </w:tcPr>
          <w:p w14:paraId="08F1F929" w14:textId="77777777" w:rsidR="00EA4373" w:rsidRPr="00606347" w:rsidRDefault="00EA4373" w:rsidP="00EA4373">
            <w:pPr>
              <w:rPr>
                <w:sz w:val="18"/>
                <w:szCs w:val="18"/>
              </w:rPr>
            </w:pPr>
          </w:p>
        </w:tc>
        <w:tc>
          <w:tcPr>
            <w:tcW w:w="802" w:type="dxa"/>
            <w:shd w:val="clear" w:color="auto" w:fill="auto"/>
          </w:tcPr>
          <w:p w14:paraId="45F04A99" w14:textId="77777777" w:rsidR="00EA4373" w:rsidRPr="00606347" w:rsidRDefault="00EA4373" w:rsidP="00EA4373">
            <w:pPr>
              <w:rPr>
                <w:sz w:val="18"/>
                <w:szCs w:val="18"/>
              </w:rPr>
            </w:pPr>
            <w:r>
              <w:rPr>
                <w:sz w:val="18"/>
                <w:szCs w:val="18"/>
              </w:rPr>
              <w:t>5</w:t>
            </w:r>
          </w:p>
        </w:tc>
      </w:tr>
      <w:tr w:rsidR="00EA4373" w:rsidRPr="00606347" w14:paraId="2F965EF4" w14:textId="77777777" w:rsidTr="00EA4373">
        <w:trPr>
          <w:trHeight w:val="288"/>
          <w:jc w:val="center"/>
        </w:trPr>
        <w:tc>
          <w:tcPr>
            <w:tcW w:w="9260" w:type="dxa"/>
            <w:gridSpan w:val="8"/>
            <w:shd w:val="clear" w:color="auto" w:fill="auto"/>
            <w:hideMark/>
          </w:tcPr>
          <w:p w14:paraId="4D542182" w14:textId="77777777" w:rsidR="00EA4373" w:rsidRPr="00606347" w:rsidRDefault="00EA4373" w:rsidP="00EA4373">
            <w:pPr>
              <w:rPr>
                <w:b/>
                <w:bCs/>
                <w:sz w:val="18"/>
                <w:szCs w:val="18"/>
              </w:rPr>
            </w:pPr>
            <w:r w:rsidRPr="00606347">
              <w:rPr>
                <w:b/>
                <w:bCs/>
                <w:sz w:val="18"/>
                <w:szCs w:val="18"/>
              </w:rPr>
              <w:t>Data Science Data Management</w:t>
            </w:r>
          </w:p>
        </w:tc>
      </w:tr>
      <w:tr w:rsidR="00EA4373" w:rsidRPr="00606347" w14:paraId="1F66E0C0" w14:textId="77777777" w:rsidTr="00EA4373">
        <w:trPr>
          <w:trHeight w:val="915"/>
          <w:jc w:val="center"/>
        </w:trPr>
        <w:tc>
          <w:tcPr>
            <w:tcW w:w="748" w:type="dxa"/>
            <w:shd w:val="clear" w:color="auto" w:fill="auto"/>
            <w:noWrap/>
            <w:hideMark/>
          </w:tcPr>
          <w:p w14:paraId="36C5919B" w14:textId="77777777" w:rsidR="00EA4373" w:rsidRPr="00606347" w:rsidRDefault="00EA4373" w:rsidP="00EA4373">
            <w:pPr>
              <w:rPr>
                <w:b/>
                <w:sz w:val="18"/>
                <w:szCs w:val="18"/>
              </w:rPr>
            </w:pPr>
            <w:r w:rsidRPr="00606347">
              <w:rPr>
                <w:b/>
                <w:sz w:val="18"/>
                <w:szCs w:val="18"/>
              </w:rPr>
              <w:t>LO2-DM</w:t>
            </w:r>
          </w:p>
        </w:tc>
        <w:tc>
          <w:tcPr>
            <w:tcW w:w="3599" w:type="dxa"/>
            <w:shd w:val="clear" w:color="auto" w:fill="auto"/>
            <w:hideMark/>
          </w:tcPr>
          <w:p w14:paraId="546FAE6A" w14:textId="77777777" w:rsidR="00EA4373" w:rsidRPr="00606347" w:rsidRDefault="00EA4373" w:rsidP="00EA4373">
            <w:pPr>
              <w:rPr>
                <w:b/>
                <w:sz w:val="18"/>
                <w:szCs w:val="18"/>
              </w:rPr>
            </w:pPr>
            <w:r w:rsidRPr="00606347">
              <w:rPr>
                <w:b/>
                <w:bCs/>
                <w:sz w:val="18"/>
                <w:szCs w:val="18"/>
              </w:rPr>
              <w:t>DSDM-DM</w:t>
            </w:r>
            <w:r w:rsidRPr="00606347">
              <w:rPr>
                <w:b/>
                <w:sz w:val="18"/>
                <w:szCs w:val="18"/>
              </w:rPr>
              <w:t xml:space="preserve"> - Develop and implement data management strategy for data collection, storage, preservation, and availability for further processing.</w:t>
            </w:r>
          </w:p>
        </w:tc>
        <w:tc>
          <w:tcPr>
            <w:tcW w:w="850" w:type="dxa"/>
            <w:shd w:val="clear" w:color="auto" w:fill="D9D9D9" w:themeFill="background1" w:themeFillShade="D9"/>
            <w:noWrap/>
            <w:hideMark/>
          </w:tcPr>
          <w:p w14:paraId="5B8300CE" w14:textId="77777777" w:rsidR="00EA4373" w:rsidRPr="00606347" w:rsidRDefault="00EA4373" w:rsidP="00EA4373">
            <w:pPr>
              <w:rPr>
                <w:b/>
                <w:sz w:val="18"/>
                <w:szCs w:val="18"/>
              </w:rPr>
            </w:pPr>
          </w:p>
        </w:tc>
        <w:tc>
          <w:tcPr>
            <w:tcW w:w="851" w:type="dxa"/>
            <w:shd w:val="clear" w:color="auto" w:fill="D9D9D9" w:themeFill="background1" w:themeFillShade="D9"/>
          </w:tcPr>
          <w:p w14:paraId="4BC2D90B" w14:textId="77777777" w:rsidR="00EA4373" w:rsidRPr="00606347" w:rsidRDefault="00EA4373" w:rsidP="00EA4373">
            <w:pPr>
              <w:rPr>
                <w:b/>
                <w:sz w:val="18"/>
                <w:szCs w:val="18"/>
              </w:rPr>
            </w:pPr>
          </w:p>
        </w:tc>
        <w:tc>
          <w:tcPr>
            <w:tcW w:w="850" w:type="dxa"/>
            <w:shd w:val="clear" w:color="auto" w:fill="auto"/>
          </w:tcPr>
          <w:p w14:paraId="0D0D5EA7" w14:textId="77777777" w:rsidR="00EA4373" w:rsidRPr="00606347" w:rsidRDefault="00EA4373" w:rsidP="00EA4373">
            <w:pPr>
              <w:rPr>
                <w:b/>
                <w:sz w:val="18"/>
                <w:szCs w:val="18"/>
              </w:rPr>
            </w:pPr>
            <w:r>
              <w:rPr>
                <w:b/>
                <w:sz w:val="18"/>
                <w:szCs w:val="18"/>
              </w:rPr>
              <w:t>5</w:t>
            </w:r>
          </w:p>
        </w:tc>
        <w:tc>
          <w:tcPr>
            <w:tcW w:w="851" w:type="dxa"/>
            <w:shd w:val="clear" w:color="auto" w:fill="D9D9D9" w:themeFill="background1" w:themeFillShade="D9"/>
          </w:tcPr>
          <w:p w14:paraId="54F4F679" w14:textId="77777777" w:rsidR="00EA4373" w:rsidRPr="00606347" w:rsidRDefault="00EA4373" w:rsidP="00EA4373">
            <w:pPr>
              <w:rPr>
                <w:b/>
                <w:sz w:val="18"/>
                <w:szCs w:val="18"/>
              </w:rPr>
            </w:pPr>
          </w:p>
        </w:tc>
        <w:tc>
          <w:tcPr>
            <w:tcW w:w="709" w:type="dxa"/>
            <w:shd w:val="clear" w:color="auto" w:fill="D9D9D9" w:themeFill="background1" w:themeFillShade="D9"/>
          </w:tcPr>
          <w:p w14:paraId="54A05693" w14:textId="77777777" w:rsidR="00EA4373" w:rsidRPr="00606347" w:rsidRDefault="00EA4373" w:rsidP="00EA4373">
            <w:pPr>
              <w:rPr>
                <w:b/>
                <w:sz w:val="18"/>
                <w:szCs w:val="18"/>
              </w:rPr>
            </w:pPr>
          </w:p>
        </w:tc>
        <w:tc>
          <w:tcPr>
            <w:tcW w:w="802" w:type="dxa"/>
            <w:shd w:val="clear" w:color="auto" w:fill="auto"/>
          </w:tcPr>
          <w:p w14:paraId="26261E58" w14:textId="77777777" w:rsidR="00EA4373" w:rsidRPr="00606347" w:rsidRDefault="00EA4373" w:rsidP="00EA4373">
            <w:pPr>
              <w:rPr>
                <w:b/>
                <w:sz w:val="18"/>
                <w:szCs w:val="18"/>
              </w:rPr>
            </w:pPr>
            <w:r>
              <w:rPr>
                <w:b/>
                <w:sz w:val="18"/>
                <w:szCs w:val="18"/>
              </w:rPr>
              <w:t>5</w:t>
            </w:r>
          </w:p>
        </w:tc>
      </w:tr>
      <w:tr w:rsidR="00EA4373" w:rsidRPr="00606347" w14:paraId="3A55C931" w14:textId="77777777" w:rsidTr="00EA4373">
        <w:trPr>
          <w:trHeight w:val="701"/>
          <w:jc w:val="center"/>
        </w:trPr>
        <w:tc>
          <w:tcPr>
            <w:tcW w:w="748" w:type="dxa"/>
            <w:shd w:val="clear" w:color="auto" w:fill="auto"/>
            <w:noWrap/>
            <w:hideMark/>
          </w:tcPr>
          <w:p w14:paraId="48C8E3DE" w14:textId="77777777" w:rsidR="00EA4373" w:rsidRPr="00606347" w:rsidRDefault="00EA4373" w:rsidP="00EA4373">
            <w:pPr>
              <w:rPr>
                <w:color w:val="000000"/>
                <w:sz w:val="18"/>
                <w:szCs w:val="18"/>
              </w:rPr>
            </w:pPr>
            <w:r w:rsidRPr="00606347">
              <w:rPr>
                <w:color w:val="000000"/>
                <w:sz w:val="18"/>
                <w:szCs w:val="18"/>
              </w:rPr>
              <w:t>LO2.01</w:t>
            </w:r>
          </w:p>
        </w:tc>
        <w:tc>
          <w:tcPr>
            <w:tcW w:w="3599" w:type="dxa"/>
            <w:shd w:val="clear" w:color="auto" w:fill="auto"/>
            <w:hideMark/>
          </w:tcPr>
          <w:p w14:paraId="5DDA8560" w14:textId="77777777" w:rsidR="00EA4373" w:rsidRPr="00606347" w:rsidRDefault="00EA4373" w:rsidP="00EA4373">
            <w:pPr>
              <w:rPr>
                <w:color w:val="000000"/>
                <w:sz w:val="18"/>
                <w:szCs w:val="18"/>
              </w:rPr>
            </w:pPr>
            <w:r w:rsidRPr="00606347">
              <w:rPr>
                <w:color w:val="000000"/>
                <w:sz w:val="18"/>
                <w:szCs w:val="18"/>
              </w:rPr>
              <w:t>DSDM01 - Develop and implement data strategy, in particular, in a form of Data Management Plan (DMP).</w:t>
            </w:r>
          </w:p>
        </w:tc>
        <w:tc>
          <w:tcPr>
            <w:tcW w:w="850" w:type="dxa"/>
            <w:shd w:val="clear" w:color="auto" w:fill="D9D9D9" w:themeFill="background1" w:themeFillShade="D9"/>
            <w:noWrap/>
          </w:tcPr>
          <w:p w14:paraId="233BA9E4"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42F14687" w14:textId="77777777" w:rsidR="00EA4373" w:rsidRPr="00606347" w:rsidRDefault="00EA4373" w:rsidP="00EA4373">
            <w:pPr>
              <w:rPr>
                <w:color w:val="000000"/>
                <w:sz w:val="18"/>
                <w:szCs w:val="18"/>
              </w:rPr>
            </w:pPr>
          </w:p>
        </w:tc>
        <w:tc>
          <w:tcPr>
            <w:tcW w:w="850" w:type="dxa"/>
            <w:shd w:val="clear" w:color="auto" w:fill="auto"/>
          </w:tcPr>
          <w:p w14:paraId="3D2B7372"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46F8C46A"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5093F4D8" w14:textId="77777777" w:rsidR="00EA4373" w:rsidRPr="00606347" w:rsidRDefault="00EA4373" w:rsidP="00EA4373">
            <w:pPr>
              <w:rPr>
                <w:color w:val="000000"/>
                <w:sz w:val="18"/>
                <w:szCs w:val="18"/>
              </w:rPr>
            </w:pPr>
          </w:p>
        </w:tc>
        <w:tc>
          <w:tcPr>
            <w:tcW w:w="802" w:type="dxa"/>
            <w:shd w:val="clear" w:color="auto" w:fill="auto"/>
          </w:tcPr>
          <w:p w14:paraId="5724D03E" w14:textId="77777777" w:rsidR="00EA4373" w:rsidRPr="00606347" w:rsidRDefault="00EA4373" w:rsidP="00EA4373">
            <w:pPr>
              <w:rPr>
                <w:color w:val="000000"/>
                <w:sz w:val="18"/>
                <w:szCs w:val="18"/>
              </w:rPr>
            </w:pPr>
          </w:p>
        </w:tc>
      </w:tr>
      <w:tr w:rsidR="00EA4373" w:rsidRPr="00606347" w14:paraId="388369FE" w14:textId="77777777" w:rsidTr="00EA4373">
        <w:trPr>
          <w:trHeight w:val="576"/>
          <w:jc w:val="center"/>
        </w:trPr>
        <w:tc>
          <w:tcPr>
            <w:tcW w:w="748" w:type="dxa"/>
            <w:shd w:val="clear" w:color="auto" w:fill="auto"/>
            <w:noWrap/>
            <w:hideMark/>
          </w:tcPr>
          <w:p w14:paraId="08144182" w14:textId="77777777" w:rsidR="00EA4373" w:rsidRPr="00606347" w:rsidRDefault="00EA4373" w:rsidP="00EA4373">
            <w:pPr>
              <w:rPr>
                <w:color w:val="000000"/>
                <w:sz w:val="18"/>
                <w:szCs w:val="18"/>
              </w:rPr>
            </w:pPr>
            <w:r w:rsidRPr="00606347">
              <w:rPr>
                <w:color w:val="000000"/>
                <w:sz w:val="18"/>
                <w:szCs w:val="18"/>
              </w:rPr>
              <w:t>LO2.02</w:t>
            </w:r>
          </w:p>
        </w:tc>
        <w:tc>
          <w:tcPr>
            <w:tcW w:w="3599" w:type="dxa"/>
            <w:shd w:val="clear" w:color="auto" w:fill="auto"/>
            <w:hideMark/>
          </w:tcPr>
          <w:p w14:paraId="0C21D080" w14:textId="77777777" w:rsidR="00EA4373" w:rsidRPr="00606347" w:rsidRDefault="00EA4373" w:rsidP="00EA4373">
            <w:pPr>
              <w:rPr>
                <w:color w:val="000000"/>
                <w:sz w:val="18"/>
                <w:szCs w:val="18"/>
              </w:rPr>
            </w:pPr>
            <w:r w:rsidRPr="00606347">
              <w:rPr>
                <w:color w:val="000000"/>
                <w:sz w:val="18"/>
                <w:szCs w:val="18"/>
              </w:rPr>
              <w:t>DSDM02 - Develop and implement relevant data models, including metadata.</w:t>
            </w:r>
          </w:p>
        </w:tc>
        <w:tc>
          <w:tcPr>
            <w:tcW w:w="850" w:type="dxa"/>
            <w:shd w:val="clear" w:color="auto" w:fill="D9D9D9" w:themeFill="background1" w:themeFillShade="D9"/>
            <w:noWrap/>
          </w:tcPr>
          <w:p w14:paraId="084881CA"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60A7DA34" w14:textId="77777777" w:rsidR="00EA4373" w:rsidRPr="00606347" w:rsidRDefault="00EA4373" w:rsidP="00EA4373">
            <w:pPr>
              <w:rPr>
                <w:color w:val="000000"/>
                <w:sz w:val="18"/>
                <w:szCs w:val="18"/>
              </w:rPr>
            </w:pPr>
          </w:p>
        </w:tc>
        <w:tc>
          <w:tcPr>
            <w:tcW w:w="850" w:type="dxa"/>
            <w:shd w:val="clear" w:color="auto" w:fill="auto"/>
          </w:tcPr>
          <w:p w14:paraId="226AE318"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D9D9D9" w:themeFill="background1" w:themeFillShade="D9"/>
          </w:tcPr>
          <w:p w14:paraId="7996E043"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2C2674A9" w14:textId="77777777" w:rsidR="00EA4373" w:rsidRPr="00606347" w:rsidRDefault="00EA4373" w:rsidP="00EA4373">
            <w:pPr>
              <w:rPr>
                <w:color w:val="000000"/>
                <w:sz w:val="18"/>
                <w:szCs w:val="18"/>
              </w:rPr>
            </w:pPr>
          </w:p>
        </w:tc>
        <w:tc>
          <w:tcPr>
            <w:tcW w:w="802" w:type="dxa"/>
            <w:shd w:val="clear" w:color="auto" w:fill="auto"/>
          </w:tcPr>
          <w:p w14:paraId="5A5636DC" w14:textId="77777777" w:rsidR="00EA4373" w:rsidRPr="00606347" w:rsidRDefault="00EA4373" w:rsidP="00EA4373">
            <w:pPr>
              <w:rPr>
                <w:color w:val="000000"/>
                <w:sz w:val="18"/>
                <w:szCs w:val="18"/>
              </w:rPr>
            </w:pPr>
            <w:r>
              <w:rPr>
                <w:color w:val="000000"/>
                <w:sz w:val="18"/>
                <w:szCs w:val="18"/>
              </w:rPr>
              <w:t>2</w:t>
            </w:r>
          </w:p>
        </w:tc>
      </w:tr>
      <w:tr w:rsidR="00EA4373" w:rsidRPr="00606347" w14:paraId="122C2E4A" w14:textId="77777777" w:rsidTr="00EA4373">
        <w:trPr>
          <w:trHeight w:val="549"/>
          <w:jc w:val="center"/>
        </w:trPr>
        <w:tc>
          <w:tcPr>
            <w:tcW w:w="748" w:type="dxa"/>
            <w:shd w:val="clear" w:color="auto" w:fill="auto"/>
            <w:noWrap/>
            <w:hideMark/>
          </w:tcPr>
          <w:p w14:paraId="24860779" w14:textId="77777777" w:rsidR="00EA4373" w:rsidRPr="00606347" w:rsidRDefault="00EA4373" w:rsidP="00EA4373">
            <w:pPr>
              <w:rPr>
                <w:color w:val="000000"/>
                <w:sz w:val="18"/>
                <w:szCs w:val="18"/>
              </w:rPr>
            </w:pPr>
            <w:r w:rsidRPr="00606347">
              <w:rPr>
                <w:color w:val="000000"/>
                <w:sz w:val="18"/>
                <w:szCs w:val="18"/>
              </w:rPr>
              <w:t>LO2.03</w:t>
            </w:r>
          </w:p>
        </w:tc>
        <w:tc>
          <w:tcPr>
            <w:tcW w:w="3599" w:type="dxa"/>
            <w:shd w:val="clear" w:color="auto" w:fill="auto"/>
            <w:hideMark/>
          </w:tcPr>
          <w:p w14:paraId="44D96A66" w14:textId="77777777" w:rsidR="00EA4373" w:rsidRPr="00606347" w:rsidRDefault="00EA4373" w:rsidP="00EA4373">
            <w:pPr>
              <w:rPr>
                <w:color w:val="000000"/>
                <w:sz w:val="18"/>
                <w:szCs w:val="18"/>
              </w:rPr>
            </w:pPr>
            <w:r w:rsidRPr="00606347">
              <w:rPr>
                <w:color w:val="000000"/>
                <w:sz w:val="18"/>
                <w:szCs w:val="18"/>
              </w:rPr>
              <w:t>DSDM03 - Collect and integrate different data source and provide them for further analysis.</w:t>
            </w:r>
          </w:p>
        </w:tc>
        <w:tc>
          <w:tcPr>
            <w:tcW w:w="850" w:type="dxa"/>
            <w:shd w:val="clear" w:color="auto" w:fill="D9D9D9" w:themeFill="background1" w:themeFillShade="D9"/>
            <w:noWrap/>
          </w:tcPr>
          <w:p w14:paraId="63D3A2CB"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49193A7C" w14:textId="77777777" w:rsidR="00EA4373" w:rsidRPr="00606347" w:rsidRDefault="00EA4373" w:rsidP="00EA4373">
            <w:pPr>
              <w:rPr>
                <w:color w:val="000000"/>
                <w:sz w:val="18"/>
                <w:szCs w:val="18"/>
              </w:rPr>
            </w:pPr>
          </w:p>
        </w:tc>
        <w:tc>
          <w:tcPr>
            <w:tcW w:w="850" w:type="dxa"/>
            <w:shd w:val="clear" w:color="auto" w:fill="auto"/>
          </w:tcPr>
          <w:p w14:paraId="67E580BC"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D9D9D9" w:themeFill="background1" w:themeFillShade="D9"/>
          </w:tcPr>
          <w:p w14:paraId="6A889665"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14FE8253" w14:textId="77777777" w:rsidR="00EA4373" w:rsidRPr="00606347" w:rsidRDefault="00EA4373" w:rsidP="00EA4373">
            <w:pPr>
              <w:rPr>
                <w:color w:val="000000"/>
                <w:sz w:val="18"/>
                <w:szCs w:val="18"/>
              </w:rPr>
            </w:pPr>
          </w:p>
        </w:tc>
        <w:tc>
          <w:tcPr>
            <w:tcW w:w="802" w:type="dxa"/>
            <w:shd w:val="clear" w:color="auto" w:fill="auto"/>
          </w:tcPr>
          <w:p w14:paraId="02DA77A2" w14:textId="77777777" w:rsidR="00EA4373" w:rsidRPr="00606347" w:rsidRDefault="00EA4373" w:rsidP="00EA4373">
            <w:pPr>
              <w:rPr>
                <w:color w:val="000000"/>
                <w:sz w:val="18"/>
                <w:szCs w:val="18"/>
              </w:rPr>
            </w:pPr>
            <w:r>
              <w:rPr>
                <w:color w:val="000000"/>
                <w:sz w:val="18"/>
                <w:szCs w:val="18"/>
              </w:rPr>
              <w:t>2</w:t>
            </w:r>
          </w:p>
        </w:tc>
      </w:tr>
      <w:tr w:rsidR="00EA4373" w:rsidRPr="00606347" w14:paraId="24118966" w14:textId="77777777" w:rsidTr="00EA4373">
        <w:trPr>
          <w:trHeight w:val="699"/>
          <w:jc w:val="center"/>
        </w:trPr>
        <w:tc>
          <w:tcPr>
            <w:tcW w:w="748" w:type="dxa"/>
            <w:shd w:val="clear" w:color="auto" w:fill="auto"/>
            <w:noWrap/>
            <w:hideMark/>
          </w:tcPr>
          <w:p w14:paraId="43F87559" w14:textId="77777777" w:rsidR="00EA4373" w:rsidRPr="00606347" w:rsidRDefault="00EA4373" w:rsidP="00EA4373">
            <w:pPr>
              <w:rPr>
                <w:color w:val="000000"/>
                <w:sz w:val="18"/>
                <w:szCs w:val="18"/>
              </w:rPr>
            </w:pPr>
            <w:r w:rsidRPr="00606347">
              <w:rPr>
                <w:color w:val="000000"/>
                <w:sz w:val="18"/>
                <w:szCs w:val="18"/>
              </w:rPr>
              <w:t>LO2.04</w:t>
            </w:r>
          </w:p>
        </w:tc>
        <w:tc>
          <w:tcPr>
            <w:tcW w:w="3599" w:type="dxa"/>
            <w:shd w:val="clear" w:color="auto" w:fill="auto"/>
            <w:hideMark/>
          </w:tcPr>
          <w:p w14:paraId="2DBAA51C" w14:textId="77777777" w:rsidR="00EA4373" w:rsidRPr="00606347" w:rsidRDefault="00EA4373" w:rsidP="00EA4373">
            <w:pPr>
              <w:rPr>
                <w:color w:val="000000"/>
                <w:sz w:val="18"/>
                <w:szCs w:val="18"/>
              </w:rPr>
            </w:pPr>
            <w:r w:rsidRPr="00606347">
              <w:rPr>
                <w:color w:val="000000"/>
                <w:sz w:val="18"/>
                <w:szCs w:val="18"/>
              </w:rPr>
              <w:t>DSDM04 - Develop and maintain a historical data repository of analysis results (data provenance).</w:t>
            </w:r>
          </w:p>
        </w:tc>
        <w:tc>
          <w:tcPr>
            <w:tcW w:w="850" w:type="dxa"/>
            <w:shd w:val="clear" w:color="auto" w:fill="D9D9D9" w:themeFill="background1" w:themeFillShade="D9"/>
            <w:noWrap/>
          </w:tcPr>
          <w:p w14:paraId="6C5CEB7A"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43C28C06" w14:textId="77777777" w:rsidR="00EA4373" w:rsidRPr="00606347" w:rsidRDefault="00EA4373" w:rsidP="00EA4373">
            <w:pPr>
              <w:rPr>
                <w:color w:val="000000"/>
                <w:sz w:val="18"/>
                <w:szCs w:val="18"/>
              </w:rPr>
            </w:pPr>
          </w:p>
        </w:tc>
        <w:tc>
          <w:tcPr>
            <w:tcW w:w="850" w:type="dxa"/>
            <w:shd w:val="clear" w:color="auto" w:fill="auto"/>
          </w:tcPr>
          <w:p w14:paraId="1982A0D1" w14:textId="77777777" w:rsidR="00EA4373" w:rsidRPr="00606347" w:rsidRDefault="00EA4373" w:rsidP="00EA4373">
            <w:pPr>
              <w:rPr>
                <w:color w:val="000000"/>
                <w:sz w:val="18"/>
                <w:szCs w:val="18"/>
              </w:rPr>
            </w:pPr>
            <w:r>
              <w:rPr>
                <w:color w:val="000000"/>
                <w:sz w:val="18"/>
                <w:szCs w:val="18"/>
              </w:rPr>
              <w:t>1</w:t>
            </w:r>
          </w:p>
        </w:tc>
        <w:tc>
          <w:tcPr>
            <w:tcW w:w="851" w:type="dxa"/>
            <w:shd w:val="clear" w:color="auto" w:fill="D9D9D9" w:themeFill="background1" w:themeFillShade="D9"/>
          </w:tcPr>
          <w:p w14:paraId="43603536"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5CE636CD" w14:textId="77777777" w:rsidR="00EA4373" w:rsidRPr="00606347" w:rsidRDefault="00EA4373" w:rsidP="00EA4373">
            <w:pPr>
              <w:rPr>
                <w:color w:val="000000"/>
                <w:sz w:val="18"/>
                <w:szCs w:val="18"/>
              </w:rPr>
            </w:pPr>
          </w:p>
        </w:tc>
        <w:tc>
          <w:tcPr>
            <w:tcW w:w="802" w:type="dxa"/>
            <w:shd w:val="clear" w:color="auto" w:fill="auto"/>
          </w:tcPr>
          <w:p w14:paraId="06D13CAE" w14:textId="77777777" w:rsidR="00EA4373" w:rsidRPr="00606347" w:rsidRDefault="00EA4373" w:rsidP="00EA4373">
            <w:pPr>
              <w:rPr>
                <w:color w:val="000000"/>
                <w:sz w:val="18"/>
                <w:szCs w:val="18"/>
              </w:rPr>
            </w:pPr>
            <w:r>
              <w:rPr>
                <w:color w:val="000000"/>
                <w:sz w:val="18"/>
                <w:szCs w:val="18"/>
              </w:rPr>
              <w:t>1</w:t>
            </w:r>
          </w:p>
        </w:tc>
      </w:tr>
      <w:tr w:rsidR="00EA4373" w:rsidRPr="00606347" w14:paraId="4B2AD38D" w14:textId="77777777" w:rsidTr="00EA4373">
        <w:trPr>
          <w:trHeight w:val="576"/>
          <w:jc w:val="center"/>
        </w:trPr>
        <w:tc>
          <w:tcPr>
            <w:tcW w:w="748" w:type="dxa"/>
            <w:shd w:val="clear" w:color="auto" w:fill="auto"/>
            <w:noWrap/>
            <w:hideMark/>
          </w:tcPr>
          <w:p w14:paraId="4FD0CBA5" w14:textId="77777777" w:rsidR="00EA4373" w:rsidRPr="00606347" w:rsidRDefault="00EA4373" w:rsidP="00EA4373">
            <w:pPr>
              <w:rPr>
                <w:color w:val="000000"/>
                <w:sz w:val="18"/>
                <w:szCs w:val="18"/>
              </w:rPr>
            </w:pPr>
            <w:r w:rsidRPr="00606347">
              <w:rPr>
                <w:color w:val="000000"/>
                <w:sz w:val="18"/>
                <w:szCs w:val="18"/>
              </w:rPr>
              <w:t>LO2.05</w:t>
            </w:r>
          </w:p>
        </w:tc>
        <w:tc>
          <w:tcPr>
            <w:tcW w:w="3599" w:type="dxa"/>
            <w:shd w:val="clear" w:color="auto" w:fill="auto"/>
            <w:hideMark/>
          </w:tcPr>
          <w:p w14:paraId="18215E9F" w14:textId="77777777" w:rsidR="00EA4373" w:rsidRPr="00606347" w:rsidRDefault="00EA4373" w:rsidP="00EA4373">
            <w:pPr>
              <w:rPr>
                <w:color w:val="000000"/>
                <w:sz w:val="18"/>
                <w:szCs w:val="18"/>
              </w:rPr>
            </w:pPr>
            <w:r w:rsidRPr="00606347">
              <w:rPr>
                <w:color w:val="000000"/>
                <w:sz w:val="18"/>
                <w:szCs w:val="18"/>
              </w:rPr>
              <w:t>DSDM05 - Ensure data quality, accessibility, publications (data curation).</w:t>
            </w:r>
          </w:p>
        </w:tc>
        <w:tc>
          <w:tcPr>
            <w:tcW w:w="850" w:type="dxa"/>
            <w:shd w:val="clear" w:color="auto" w:fill="D9D9D9" w:themeFill="background1" w:themeFillShade="D9"/>
            <w:noWrap/>
          </w:tcPr>
          <w:p w14:paraId="5337BFE5"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1CC98EA2" w14:textId="77777777" w:rsidR="00EA4373" w:rsidRPr="00606347" w:rsidRDefault="00EA4373" w:rsidP="00EA4373">
            <w:pPr>
              <w:rPr>
                <w:color w:val="000000"/>
                <w:sz w:val="18"/>
                <w:szCs w:val="18"/>
              </w:rPr>
            </w:pPr>
          </w:p>
        </w:tc>
        <w:tc>
          <w:tcPr>
            <w:tcW w:w="850" w:type="dxa"/>
            <w:shd w:val="clear" w:color="auto" w:fill="auto"/>
          </w:tcPr>
          <w:p w14:paraId="7B71998A"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501C4848"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680DC374" w14:textId="77777777" w:rsidR="00EA4373" w:rsidRPr="00606347" w:rsidRDefault="00EA4373" w:rsidP="00EA4373">
            <w:pPr>
              <w:rPr>
                <w:color w:val="000000"/>
                <w:sz w:val="18"/>
                <w:szCs w:val="18"/>
              </w:rPr>
            </w:pPr>
          </w:p>
        </w:tc>
        <w:tc>
          <w:tcPr>
            <w:tcW w:w="802" w:type="dxa"/>
            <w:shd w:val="clear" w:color="auto" w:fill="auto"/>
          </w:tcPr>
          <w:p w14:paraId="7310160D" w14:textId="77777777" w:rsidR="00EA4373" w:rsidRPr="00606347" w:rsidRDefault="00EA4373" w:rsidP="00EA4373">
            <w:pPr>
              <w:rPr>
                <w:color w:val="000000"/>
                <w:sz w:val="18"/>
                <w:szCs w:val="18"/>
              </w:rPr>
            </w:pPr>
          </w:p>
        </w:tc>
      </w:tr>
      <w:tr w:rsidR="00EA4373" w:rsidRPr="00606347" w14:paraId="6529CC09" w14:textId="77777777" w:rsidTr="00EA4373">
        <w:trPr>
          <w:trHeight w:val="576"/>
          <w:jc w:val="center"/>
        </w:trPr>
        <w:tc>
          <w:tcPr>
            <w:tcW w:w="748" w:type="dxa"/>
            <w:shd w:val="clear" w:color="auto" w:fill="auto"/>
            <w:noWrap/>
            <w:hideMark/>
          </w:tcPr>
          <w:p w14:paraId="4502B88A" w14:textId="77777777" w:rsidR="00EA4373" w:rsidRPr="00606347" w:rsidRDefault="00EA4373" w:rsidP="00EA4373">
            <w:pPr>
              <w:rPr>
                <w:color w:val="000000"/>
                <w:sz w:val="18"/>
                <w:szCs w:val="18"/>
              </w:rPr>
            </w:pPr>
            <w:r w:rsidRPr="00606347">
              <w:rPr>
                <w:color w:val="000000"/>
                <w:sz w:val="18"/>
                <w:szCs w:val="18"/>
              </w:rPr>
              <w:t>LO2.06</w:t>
            </w:r>
          </w:p>
        </w:tc>
        <w:tc>
          <w:tcPr>
            <w:tcW w:w="3599" w:type="dxa"/>
            <w:shd w:val="clear" w:color="auto" w:fill="auto"/>
            <w:hideMark/>
          </w:tcPr>
          <w:p w14:paraId="146E6AB1" w14:textId="77777777" w:rsidR="00EA4373" w:rsidRPr="00606347" w:rsidRDefault="00EA4373" w:rsidP="00EA4373">
            <w:pPr>
              <w:rPr>
                <w:color w:val="000000"/>
                <w:sz w:val="18"/>
                <w:szCs w:val="18"/>
              </w:rPr>
            </w:pPr>
            <w:r w:rsidRPr="00606347">
              <w:rPr>
                <w:color w:val="000000"/>
                <w:sz w:val="18"/>
                <w:szCs w:val="18"/>
              </w:rPr>
              <w:t>DSDM06 - Manage IPR and ethical issues in data management.</w:t>
            </w:r>
          </w:p>
        </w:tc>
        <w:tc>
          <w:tcPr>
            <w:tcW w:w="850" w:type="dxa"/>
            <w:shd w:val="clear" w:color="auto" w:fill="D9D9D9" w:themeFill="background1" w:themeFillShade="D9"/>
            <w:noWrap/>
          </w:tcPr>
          <w:p w14:paraId="6AFFB2A2" w14:textId="77777777" w:rsidR="00EA4373" w:rsidRPr="00606347" w:rsidRDefault="00EA4373" w:rsidP="00EA4373">
            <w:pPr>
              <w:rPr>
                <w:sz w:val="18"/>
                <w:szCs w:val="18"/>
              </w:rPr>
            </w:pPr>
          </w:p>
        </w:tc>
        <w:tc>
          <w:tcPr>
            <w:tcW w:w="851" w:type="dxa"/>
            <w:shd w:val="clear" w:color="auto" w:fill="D9D9D9" w:themeFill="background1" w:themeFillShade="D9"/>
          </w:tcPr>
          <w:p w14:paraId="6E74E2BD" w14:textId="77777777" w:rsidR="00EA4373" w:rsidRPr="00606347" w:rsidRDefault="00EA4373" w:rsidP="00EA4373">
            <w:pPr>
              <w:rPr>
                <w:sz w:val="18"/>
                <w:szCs w:val="18"/>
              </w:rPr>
            </w:pPr>
          </w:p>
        </w:tc>
        <w:tc>
          <w:tcPr>
            <w:tcW w:w="850" w:type="dxa"/>
            <w:shd w:val="clear" w:color="auto" w:fill="auto"/>
          </w:tcPr>
          <w:p w14:paraId="152B7076" w14:textId="77777777" w:rsidR="00EA4373" w:rsidRPr="00606347" w:rsidRDefault="00EA4373" w:rsidP="00EA4373">
            <w:pPr>
              <w:rPr>
                <w:sz w:val="18"/>
                <w:szCs w:val="18"/>
              </w:rPr>
            </w:pPr>
          </w:p>
        </w:tc>
        <w:tc>
          <w:tcPr>
            <w:tcW w:w="851" w:type="dxa"/>
            <w:shd w:val="clear" w:color="auto" w:fill="D9D9D9" w:themeFill="background1" w:themeFillShade="D9"/>
          </w:tcPr>
          <w:p w14:paraId="3E8625D3" w14:textId="77777777" w:rsidR="00EA4373" w:rsidRPr="00606347" w:rsidRDefault="00EA4373" w:rsidP="00EA4373">
            <w:pPr>
              <w:rPr>
                <w:sz w:val="18"/>
                <w:szCs w:val="18"/>
              </w:rPr>
            </w:pPr>
          </w:p>
        </w:tc>
        <w:tc>
          <w:tcPr>
            <w:tcW w:w="709" w:type="dxa"/>
            <w:shd w:val="clear" w:color="auto" w:fill="D9D9D9" w:themeFill="background1" w:themeFillShade="D9"/>
          </w:tcPr>
          <w:p w14:paraId="3B65EA04" w14:textId="77777777" w:rsidR="00EA4373" w:rsidRPr="00606347" w:rsidRDefault="00EA4373" w:rsidP="00EA4373">
            <w:pPr>
              <w:rPr>
                <w:sz w:val="18"/>
                <w:szCs w:val="18"/>
              </w:rPr>
            </w:pPr>
          </w:p>
        </w:tc>
        <w:tc>
          <w:tcPr>
            <w:tcW w:w="802" w:type="dxa"/>
            <w:shd w:val="clear" w:color="auto" w:fill="auto"/>
          </w:tcPr>
          <w:p w14:paraId="4FCF778A" w14:textId="77777777" w:rsidR="00EA4373" w:rsidRPr="00606347" w:rsidRDefault="00EA4373" w:rsidP="00EA4373">
            <w:pPr>
              <w:rPr>
                <w:sz w:val="18"/>
                <w:szCs w:val="18"/>
              </w:rPr>
            </w:pPr>
          </w:p>
        </w:tc>
      </w:tr>
      <w:tr w:rsidR="00EA4373" w:rsidRPr="00606347" w14:paraId="0C9F8427" w14:textId="77777777" w:rsidTr="00EA4373">
        <w:trPr>
          <w:trHeight w:val="288"/>
          <w:jc w:val="center"/>
        </w:trPr>
        <w:tc>
          <w:tcPr>
            <w:tcW w:w="9260" w:type="dxa"/>
            <w:gridSpan w:val="8"/>
            <w:shd w:val="clear" w:color="auto" w:fill="auto"/>
            <w:hideMark/>
          </w:tcPr>
          <w:p w14:paraId="0F856C7C" w14:textId="77777777" w:rsidR="00EA4373" w:rsidRPr="00606347" w:rsidRDefault="00EA4373" w:rsidP="00EA4373">
            <w:pPr>
              <w:rPr>
                <w:b/>
                <w:bCs/>
                <w:sz w:val="18"/>
                <w:szCs w:val="18"/>
              </w:rPr>
            </w:pPr>
            <w:r w:rsidRPr="00606347">
              <w:rPr>
                <w:b/>
                <w:sz w:val="18"/>
                <w:szCs w:val="18"/>
              </w:rPr>
              <w:t>Data Science Engineering</w:t>
            </w:r>
          </w:p>
        </w:tc>
      </w:tr>
      <w:tr w:rsidR="00EA4373" w:rsidRPr="00606347" w14:paraId="47A89BBA" w14:textId="77777777" w:rsidTr="00EA4373">
        <w:trPr>
          <w:trHeight w:val="983"/>
          <w:jc w:val="center"/>
        </w:trPr>
        <w:tc>
          <w:tcPr>
            <w:tcW w:w="748" w:type="dxa"/>
            <w:shd w:val="clear" w:color="auto" w:fill="auto"/>
            <w:hideMark/>
          </w:tcPr>
          <w:p w14:paraId="5E9D7AFF" w14:textId="77777777" w:rsidR="00EA4373" w:rsidRPr="00606347" w:rsidRDefault="00EA4373" w:rsidP="00EA4373">
            <w:pPr>
              <w:rPr>
                <w:b/>
                <w:sz w:val="18"/>
                <w:szCs w:val="18"/>
              </w:rPr>
            </w:pPr>
            <w:r w:rsidRPr="00606347">
              <w:rPr>
                <w:b/>
                <w:sz w:val="18"/>
                <w:szCs w:val="18"/>
              </w:rPr>
              <w:t>LO3-ENG</w:t>
            </w:r>
          </w:p>
        </w:tc>
        <w:tc>
          <w:tcPr>
            <w:tcW w:w="3599" w:type="dxa"/>
            <w:shd w:val="clear" w:color="auto" w:fill="auto"/>
            <w:hideMark/>
          </w:tcPr>
          <w:p w14:paraId="5A8476A1" w14:textId="5786FF69" w:rsidR="00EA4373" w:rsidRPr="00606347" w:rsidRDefault="00EA4373" w:rsidP="00EA4373">
            <w:pPr>
              <w:rPr>
                <w:b/>
                <w:sz w:val="18"/>
                <w:szCs w:val="18"/>
              </w:rPr>
            </w:pPr>
            <w:r w:rsidRPr="00606347">
              <w:rPr>
                <w:b/>
                <w:sz w:val="18"/>
                <w:szCs w:val="18"/>
              </w:rPr>
              <w:t>DS</w:t>
            </w:r>
            <w:r>
              <w:rPr>
                <w:b/>
                <w:sz w:val="18"/>
                <w:szCs w:val="18"/>
              </w:rPr>
              <w:t>ENG</w:t>
            </w:r>
            <w:r w:rsidRPr="00606347">
              <w:rPr>
                <w:b/>
                <w:sz w:val="18"/>
                <w:szCs w:val="18"/>
              </w:rPr>
              <w:t xml:space="preserve">-ENG - Use engineering principles to research, design, develop and implement </w:t>
            </w:r>
            <w:r w:rsidR="00372FAB" w:rsidRPr="00606347">
              <w:rPr>
                <w:b/>
                <w:sz w:val="18"/>
                <w:szCs w:val="18"/>
              </w:rPr>
              <w:t>new instruments</w:t>
            </w:r>
            <w:r w:rsidRPr="00606347">
              <w:rPr>
                <w:b/>
                <w:sz w:val="18"/>
                <w:szCs w:val="18"/>
              </w:rPr>
              <w:t xml:space="preserve"> and applications for data collection, analysis and management.</w:t>
            </w:r>
          </w:p>
        </w:tc>
        <w:tc>
          <w:tcPr>
            <w:tcW w:w="850" w:type="dxa"/>
            <w:shd w:val="clear" w:color="auto" w:fill="auto"/>
            <w:noWrap/>
            <w:hideMark/>
          </w:tcPr>
          <w:p w14:paraId="26C7F135" w14:textId="77777777" w:rsidR="00EA4373" w:rsidRPr="00606347" w:rsidRDefault="00EA4373" w:rsidP="00EA4373">
            <w:pPr>
              <w:rPr>
                <w:b/>
                <w:sz w:val="18"/>
                <w:szCs w:val="18"/>
              </w:rPr>
            </w:pPr>
            <w:r>
              <w:rPr>
                <w:b/>
                <w:sz w:val="18"/>
                <w:szCs w:val="18"/>
              </w:rPr>
              <w:t>25</w:t>
            </w:r>
          </w:p>
        </w:tc>
        <w:tc>
          <w:tcPr>
            <w:tcW w:w="851" w:type="dxa"/>
            <w:shd w:val="clear" w:color="auto" w:fill="D9D9D9" w:themeFill="background1" w:themeFillShade="D9"/>
          </w:tcPr>
          <w:p w14:paraId="5F7D3540" w14:textId="77777777" w:rsidR="00EA4373" w:rsidRPr="00606347" w:rsidRDefault="00EA4373" w:rsidP="00EA4373">
            <w:pPr>
              <w:rPr>
                <w:b/>
                <w:sz w:val="18"/>
                <w:szCs w:val="18"/>
              </w:rPr>
            </w:pPr>
          </w:p>
        </w:tc>
        <w:tc>
          <w:tcPr>
            <w:tcW w:w="850" w:type="dxa"/>
            <w:shd w:val="clear" w:color="auto" w:fill="auto"/>
          </w:tcPr>
          <w:p w14:paraId="6170BE87" w14:textId="77777777" w:rsidR="00EA4373" w:rsidRPr="00606347" w:rsidRDefault="00EA4373" w:rsidP="00EA4373">
            <w:pPr>
              <w:rPr>
                <w:b/>
                <w:sz w:val="18"/>
                <w:szCs w:val="18"/>
              </w:rPr>
            </w:pPr>
            <w:r>
              <w:rPr>
                <w:b/>
                <w:sz w:val="18"/>
                <w:szCs w:val="18"/>
              </w:rPr>
              <w:t>30</w:t>
            </w:r>
          </w:p>
        </w:tc>
        <w:tc>
          <w:tcPr>
            <w:tcW w:w="851" w:type="dxa"/>
            <w:shd w:val="clear" w:color="auto" w:fill="auto"/>
          </w:tcPr>
          <w:p w14:paraId="3D4A188F" w14:textId="77777777" w:rsidR="00EA4373" w:rsidRPr="00606347" w:rsidRDefault="00EA4373" w:rsidP="00EA4373">
            <w:pPr>
              <w:rPr>
                <w:b/>
                <w:sz w:val="18"/>
                <w:szCs w:val="18"/>
              </w:rPr>
            </w:pPr>
            <w:r>
              <w:rPr>
                <w:b/>
                <w:sz w:val="18"/>
                <w:szCs w:val="18"/>
              </w:rPr>
              <w:t>25</w:t>
            </w:r>
          </w:p>
        </w:tc>
        <w:tc>
          <w:tcPr>
            <w:tcW w:w="709" w:type="dxa"/>
            <w:shd w:val="clear" w:color="auto" w:fill="D9D9D9" w:themeFill="background1" w:themeFillShade="D9"/>
          </w:tcPr>
          <w:p w14:paraId="5E9D05C8" w14:textId="77777777" w:rsidR="00EA4373" w:rsidRPr="00606347" w:rsidRDefault="00EA4373" w:rsidP="00EA4373">
            <w:pPr>
              <w:rPr>
                <w:b/>
                <w:sz w:val="18"/>
                <w:szCs w:val="18"/>
              </w:rPr>
            </w:pPr>
          </w:p>
        </w:tc>
        <w:tc>
          <w:tcPr>
            <w:tcW w:w="802" w:type="dxa"/>
            <w:shd w:val="clear" w:color="auto" w:fill="auto"/>
          </w:tcPr>
          <w:p w14:paraId="48F3AFB5" w14:textId="77777777" w:rsidR="00EA4373" w:rsidRPr="00606347" w:rsidRDefault="00EA4373" w:rsidP="00EA4373">
            <w:pPr>
              <w:rPr>
                <w:b/>
                <w:sz w:val="18"/>
                <w:szCs w:val="18"/>
              </w:rPr>
            </w:pPr>
            <w:r>
              <w:rPr>
                <w:b/>
                <w:sz w:val="18"/>
                <w:szCs w:val="18"/>
              </w:rPr>
              <w:t>30</w:t>
            </w:r>
          </w:p>
        </w:tc>
      </w:tr>
      <w:tr w:rsidR="00EA4373" w:rsidRPr="00606347" w14:paraId="5EDC92ED" w14:textId="77777777" w:rsidTr="00EA4373">
        <w:trPr>
          <w:trHeight w:val="1080"/>
          <w:jc w:val="center"/>
        </w:trPr>
        <w:tc>
          <w:tcPr>
            <w:tcW w:w="748" w:type="dxa"/>
            <w:shd w:val="clear" w:color="auto" w:fill="auto"/>
            <w:hideMark/>
          </w:tcPr>
          <w:p w14:paraId="2A6B1AC5" w14:textId="77777777" w:rsidR="00EA4373" w:rsidRPr="00606347" w:rsidRDefault="00EA4373" w:rsidP="00EA4373">
            <w:pPr>
              <w:rPr>
                <w:color w:val="000000"/>
                <w:sz w:val="18"/>
                <w:szCs w:val="18"/>
              </w:rPr>
            </w:pPr>
            <w:r w:rsidRPr="00606347">
              <w:rPr>
                <w:color w:val="000000"/>
                <w:sz w:val="18"/>
                <w:szCs w:val="18"/>
              </w:rPr>
              <w:t>LO3.01</w:t>
            </w:r>
          </w:p>
        </w:tc>
        <w:tc>
          <w:tcPr>
            <w:tcW w:w="3599" w:type="dxa"/>
            <w:shd w:val="clear" w:color="auto" w:fill="auto"/>
            <w:hideMark/>
          </w:tcPr>
          <w:p w14:paraId="69EEB621" w14:textId="77777777" w:rsidR="00EA4373" w:rsidRPr="00606347" w:rsidRDefault="00EA4373" w:rsidP="00EA4373">
            <w:pPr>
              <w:rPr>
                <w:color w:val="000000"/>
                <w:sz w:val="18"/>
                <w:szCs w:val="18"/>
              </w:rPr>
            </w:pPr>
            <w:r w:rsidRPr="00606347">
              <w:rPr>
                <w:color w:val="000000"/>
                <w:sz w:val="18"/>
                <w:szCs w:val="18"/>
              </w:rPr>
              <w:t>DSENG01 - Use engineering principles to research, design, prototype data analytics applications, or develop structures, instruments, machines, experiments, processes, systems.</w:t>
            </w:r>
          </w:p>
        </w:tc>
        <w:tc>
          <w:tcPr>
            <w:tcW w:w="850" w:type="dxa"/>
            <w:shd w:val="clear" w:color="auto" w:fill="auto"/>
            <w:noWrap/>
            <w:hideMark/>
          </w:tcPr>
          <w:p w14:paraId="05CE0388"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4B6A2F54" w14:textId="77777777" w:rsidR="00EA4373" w:rsidRPr="00606347" w:rsidRDefault="00EA4373" w:rsidP="00EA4373">
            <w:pPr>
              <w:rPr>
                <w:color w:val="000000"/>
                <w:sz w:val="18"/>
                <w:szCs w:val="18"/>
              </w:rPr>
            </w:pPr>
          </w:p>
        </w:tc>
        <w:tc>
          <w:tcPr>
            <w:tcW w:w="850" w:type="dxa"/>
            <w:shd w:val="clear" w:color="auto" w:fill="auto"/>
          </w:tcPr>
          <w:p w14:paraId="43A688D3" w14:textId="77777777" w:rsidR="00EA4373" w:rsidRPr="00606347" w:rsidRDefault="00EA4373" w:rsidP="00EA4373">
            <w:pPr>
              <w:rPr>
                <w:color w:val="000000"/>
                <w:sz w:val="18"/>
                <w:szCs w:val="18"/>
              </w:rPr>
            </w:pPr>
            <w:r>
              <w:rPr>
                <w:color w:val="000000"/>
                <w:sz w:val="18"/>
                <w:szCs w:val="18"/>
              </w:rPr>
              <w:t>10</w:t>
            </w:r>
          </w:p>
        </w:tc>
        <w:tc>
          <w:tcPr>
            <w:tcW w:w="851" w:type="dxa"/>
            <w:shd w:val="clear" w:color="auto" w:fill="auto"/>
          </w:tcPr>
          <w:p w14:paraId="66DBE24A"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1C851058" w14:textId="77777777" w:rsidR="00EA4373" w:rsidRPr="00606347" w:rsidRDefault="00EA4373" w:rsidP="00EA4373">
            <w:pPr>
              <w:rPr>
                <w:color w:val="000000"/>
                <w:sz w:val="18"/>
                <w:szCs w:val="18"/>
              </w:rPr>
            </w:pPr>
          </w:p>
        </w:tc>
        <w:tc>
          <w:tcPr>
            <w:tcW w:w="802" w:type="dxa"/>
            <w:shd w:val="clear" w:color="auto" w:fill="auto"/>
          </w:tcPr>
          <w:p w14:paraId="37D0C32E" w14:textId="77777777" w:rsidR="00EA4373" w:rsidRPr="00606347" w:rsidRDefault="00EA4373" w:rsidP="00EA4373">
            <w:pPr>
              <w:rPr>
                <w:color w:val="000000"/>
                <w:sz w:val="18"/>
                <w:szCs w:val="18"/>
              </w:rPr>
            </w:pPr>
            <w:r>
              <w:rPr>
                <w:color w:val="000000"/>
                <w:sz w:val="18"/>
                <w:szCs w:val="18"/>
              </w:rPr>
              <w:t>10</w:t>
            </w:r>
          </w:p>
        </w:tc>
      </w:tr>
      <w:tr w:rsidR="00EA4373" w:rsidRPr="00606347" w14:paraId="5C683828" w14:textId="77777777" w:rsidTr="00EA4373">
        <w:trPr>
          <w:trHeight w:val="648"/>
          <w:jc w:val="center"/>
        </w:trPr>
        <w:tc>
          <w:tcPr>
            <w:tcW w:w="748" w:type="dxa"/>
            <w:shd w:val="clear" w:color="auto" w:fill="auto"/>
            <w:hideMark/>
          </w:tcPr>
          <w:p w14:paraId="4EFD786C" w14:textId="77777777" w:rsidR="00EA4373" w:rsidRPr="00606347" w:rsidRDefault="00EA4373" w:rsidP="00EA4373">
            <w:pPr>
              <w:rPr>
                <w:color w:val="000000"/>
                <w:sz w:val="18"/>
                <w:szCs w:val="18"/>
              </w:rPr>
            </w:pPr>
            <w:r w:rsidRPr="00606347">
              <w:rPr>
                <w:color w:val="000000"/>
                <w:sz w:val="18"/>
                <w:szCs w:val="18"/>
              </w:rPr>
              <w:t>LO3.02</w:t>
            </w:r>
          </w:p>
        </w:tc>
        <w:tc>
          <w:tcPr>
            <w:tcW w:w="3599" w:type="dxa"/>
            <w:shd w:val="clear" w:color="auto" w:fill="auto"/>
            <w:hideMark/>
          </w:tcPr>
          <w:p w14:paraId="6D019768" w14:textId="77777777" w:rsidR="00EA4373" w:rsidRPr="00606347" w:rsidRDefault="00EA4373" w:rsidP="00EA4373">
            <w:pPr>
              <w:rPr>
                <w:color w:val="000000"/>
                <w:sz w:val="18"/>
                <w:szCs w:val="18"/>
              </w:rPr>
            </w:pPr>
            <w:r w:rsidRPr="00606347">
              <w:rPr>
                <w:color w:val="000000"/>
                <w:sz w:val="18"/>
                <w:szCs w:val="18"/>
              </w:rPr>
              <w:t>DSENG02 - Develop and apply computational solutions to domain related problems using wide range of data analytics platforms.</w:t>
            </w:r>
          </w:p>
        </w:tc>
        <w:tc>
          <w:tcPr>
            <w:tcW w:w="850" w:type="dxa"/>
            <w:shd w:val="clear" w:color="auto" w:fill="auto"/>
            <w:noWrap/>
            <w:hideMark/>
          </w:tcPr>
          <w:p w14:paraId="711A5841"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1AB8AFF9" w14:textId="77777777" w:rsidR="00EA4373" w:rsidRPr="00606347" w:rsidRDefault="00EA4373" w:rsidP="00EA4373">
            <w:pPr>
              <w:rPr>
                <w:color w:val="000000"/>
                <w:sz w:val="18"/>
                <w:szCs w:val="18"/>
              </w:rPr>
            </w:pPr>
          </w:p>
        </w:tc>
        <w:tc>
          <w:tcPr>
            <w:tcW w:w="850" w:type="dxa"/>
            <w:shd w:val="clear" w:color="auto" w:fill="auto"/>
          </w:tcPr>
          <w:p w14:paraId="3A43AEC3"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auto"/>
          </w:tcPr>
          <w:p w14:paraId="5194375F"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3E1D0AC2" w14:textId="77777777" w:rsidR="00EA4373" w:rsidRPr="00606347" w:rsidRDefault="00EA4373" w:rsidP="00EA4373">
            <w:pPr>
              <w:rPr>
                <w:color w:val="000000"/>
                <w:sz w:val="18"/>
                <w:szCs w:val="18"/>
              </w:rPr>
            </w:pPr>
          </w:p>
        </w:tc>
        <w:tc>
          <w:tcPr>
            <w:tcW w:w="802" w:type="dxa"/>
            <w:shd w:val="clear" w:color="auto" w:fill="auto"/>
          </w:tcPr>
          <w:p w14:paraId="7B3286BF" w14:textId="77777777" w:rsidR="00EA4373" w:rsidRPr="00606347" w:rsidRDefault="00EA4373" w:rsidP="00EA4373">
            <w:pPr>
              <w:rPr>
                <w:color w:val="000000"/>
                <w:sz w:val="18"/>
                <w:szCs w:val="18"/>
              </w:rPr>
            </w:pPr>
            <w:r>
              <w:rPr>
                <w:color w:val="000000"/>
                <w:sz w:val="18"/>
                <w:szCs w:val="18"/>
              </w:rPr>
              <w:t>5</w:t>
            </w:r>
          </w:p>
        </w:tc>
      </w:tr>
      <w:tr w:rsidR="00EA4373" w:rsidRPr="00606347" w14:paraId="69A9553C" w14:textId="77777777" w:rsidTr="00EA4373">
        <w:trPr>
          <w:trHeight w:val="576"/>
          <w:jc w:val="center"/>
        </w:trPr>
        <w:tc>
          <w:tcPr>
            <w:tcW w:w="748" w:type="dxa"/>
            <w:shd w:val="clear" w:color="auto" w:fill="auto"/>
            <w:hideMark/>
          </w:tcPr>
          <w:p w14:paraId="253F5097" w14:textId="77777777" w:rsidR="00EA4373" w:rsidRPr="00606347" w:rsidRDefault="00EA4373" w:rsidP="00EA4373">
            <w:pPr>
              <w:rPr>
                <w:color w:val="000000"/>
                <w:sz w:val="18"/>
                <w:szCs w:val="18"/>
              </w:rPr>
            </w:pPr>
            <w:r w:rsidRPr="00606347">
              <w:rPr>
                <w:color w:val="000000"/>
                <w:sz w:val="18"/>
                <w:szCs w:val="18"/>
              </w:rPr>
              <w:t>LO3.03</w:t>
            </w:r>
          </w:p>
        </w:tc>
        <w:tc>
          <w:tcPr>
            <w:tcW w:w="3599" w:type="dxa"/>
            <w:shd w:val="clear" w:color="auto" w:fill="auto"/>
            <w:hideMark/>
          </w:tcPr>
          <w:p w14:paraId="09038694" w14:textId="77777777" w:rsidR="00EA4373" w:rsidRPr="00606347" w:rsidRDefault="00EA4373" w:rsidP="00EA4373">
            <w:pPr>
              <w:rPr>
                <w:color w:val="000000"/>
                <w:sz w:val="18"/>
                <w:szCs w:val="18"/>
              </w:rPr>
            </w:pPr>
            <w:r w:rsidRPr="00606347">
              <w:rPr>
                <w:color w:val="000000"/>
                <w:sz w:val="18"/>
                <w:szCs w:val="18"/>
              </w:rPr>
              <w:t>DSENG03 - Develops specialized data analysis tools to support executive decision making.</w:t>
            </w:r>
          </w:p>
        </w:tc>
        <w:tc>
          <w:tcPr>
            <w:tcW w:w="850" w:type="dxa"/>
            <w:shd w:val="clear" w:color="auto" w:fill="auto"/>
            <w:noWrap/>
            <w:hideMark/>
          </w:tcPr>
          <w:p w14:paraId="674E8772"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4AAF1CA5" w14:textId="77777777" w:rsidR="00EA4373" w:rsidRPr="00606347" w:rsidRDefault="00EA4373" w:rsidP="00EA4373">
            <w:pPr>
              <w:rPr>
                <w:color w:val="000000"/>
                <w:sz w:val="18"/>
                <w:szCs w:val="18"/>
              </w:rPr>
            </w:pPr>
          </w:p>
        </w:tc>
        <w:tc>
          <w:tcPr>
            <w:tcW w:w="850" w:type="dxa"/>
            <w:shd w:val="clear" w:color="auto" w:fill="auto"/>
          </w:tcPr>
          <w:p w14:paraId="3AEAC5ED"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auto"/>
          </w:tcPr>
          <w:p w14:paraId="5BB7E2B9"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3881B3F1" w14:textId="77777777" w:rsidR="00EA4373" w:rsidRPr="00606347" w:rsidRDefault="00EA4373" w:rsidP="00EA4373">
            <w:pPr>
              <w:rPr>
                <w:color w:val="000000"/>
                <w:sz w:val="18"/>
                <w:szCs w:val="18"/>
              </w:rPr>
            </w:pPr>
          </w:p>
        </w:tc>
        <w:tc>
          <w:tcPr>
            <w:tcW w:w="802" w:type="dxa"/>
            <w:shd w:val="clear" w:color="auto" w:fill="auto"/>
          </w:tcPr>
          <w:p w14:paraId="62E0EB22" w14:textId="77777777" w:rsidR="00EA4373" w:rsidRPr="00606347" w:rsidRDefault="00EA4373" w:rsidP="00EA4373">
            <w:pPr>
              <w:rPr>
                <w:color w:val="000000"/>
                <w:sz w:val="18"/>
                <w:szCs w:val="18"/>
              </w:rPr>
            </w:pPr>
            <w:r>
              <w:rPr>
                <w:color w:val="000000"/>
                <w:sz w:val="18"/>
                <w:szCs w:val="18"/>
              </w:rPr>
              <w:t>5</w:t>
            </w:r>
          </w:p>
        </w:tc>
      </w:tr>
      <w:tr w:rsidR="00EA4373" w:rsidRPr="00606347" w14:paraId="177E9D2B" w14:textId="77777777" w:rsidTr="00EA4373">
        <w:trPr>
          <w:trHeight w:val="576"/>
          <w:jc w:val="center"/>
        </w:trPr>
        <w:tc>
          <w:tcPr>
            <w:tcW w:w="748" w:type="dxa"/>
            <w:shd w:val="clear" w:color="auto" w:fill="auto"/>
            <w:hideMark/>
          </w:tcPr>
          <w:p w14:paraId="2037CF7E" w14:textId="77777777" w:rsidR="00EA4373" w:rsidRPr="00606347" w:rsidRDefault="00EA4373" w:rsidP="00EA4373">
            <w:pPr>
              <w:rPr>
                <w:color w:val="000000"/>
                <w:sz w:val="18"/>
                <w:szCs w:val="18"/>
              </w:rPr>
            </w:pPr>
            <w:r w:rsidRPr="00606347">
              <w:rPr>
                <w:color w:val="000000"/>
                <w:sz w:val="18"/>
                <w:szCs w:val="18"/>
              </w:rPr>
              <w:t>LO3.04</w:t>
            </w:r>
          </w:p>
        </w:tc>
        <w:tc>
          <w:tcPr>
            <w:tcW w:w="3599" w:type="dxa"/>
            <w:shd w:val="clear" w:color="auto" w:fill="auto"/>
            <w:hideMark/>
          </w:tcPr>
          <w:p w14:paraId="181FCF72" w14:textId="77777777" w:rsidR="00EA4373" w:rsidRPr="00411728" w:rsidRDefault="00EA4373" w:rsidP="00EA4373">
            <w:pPr>
              <w:rPr>
                <w:color w:val="000000" w:themeColor="text1"/>
                <w:sz w:val="18"/>
                <w:szCs w:val="18"/>
              </w:rPr>
            </w:pPr>
            <w:r w:rsidRPr="00411728">
              <w:rPr>
                <w:color w:val="000000" w:themeColor="text1"/>
                <w:sz w:val="18"/>
                <w:szCs w:val="18"/>
              </w:rPr>
              <w:t>DSENG04 - Design, build, operate database technologies.</w:t>
            </w:r>
          </w:p>
        </w:tc>
        <w:tc>
          <w:tcPr>
            <w:tcW w:w="850" w:type="dxa"/>
            <w:shd w:val="clear" w:color="auto" w:fill="auto"/>
            <w:noWrap/>
            <w:hideMark/>
          </w:tcPr>
          <w:p w14:paraId="17660482"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3FC7BCA1" w14:textId="77777777" w:rsidR="00EA4373" w:rsidRPr="00606347" w:rsidRDefault="00EA4373" w:rsidP="00EA4373">
            <w:pPr>
              <w:rPr>
                <w:color w:val="000000"/>
                <w:sz w:val="18"/>
                <w:szCs w:val="18"/>
              </w:rPr>
            </w:pPr>
          </w:p>
        </w:tc>
        <w:tc>
          <w:tcPr>
            <w:tcW w:w="850" w:type="dxa"/>
            <w:shd w:val="clear" w:color="auto" w:fill="auto"/>
          </w:tcPr>
          <w:p w14:paraId="6C9C3850"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auto"/>
          </w:tcPr>
          <w:p w14:paraId="40294E5F"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0BB06F5A" w14:textId="77777777" w:rsidR="00EA4373" w:rsidRPr="00606347" w:rsidRDefault="00EA4373" w:rsidP="00EA4373">
            <w:pPr>
              <w:rPr>
                <w:color w:val="000000"/>
                <w:sz w:val="18"/>
                <w:szCs w:val="18"/>
              </w:rPr>
            </w:pPr>
          </w:p>
        </w:tc>
        <w:tc>
          <w:tcPr>
            <w:tcW w:w="802" w:type="dxa"/>
            <w:shd w:val="clear" w:color="auto" w:fill="auto"/>
          </w:tcPr>
          <w:p w14:paraId="0AAC8533" w14:textId="77777777" w:rsidR="00EA4373" w:rsidRPr="00606347" w:rsidRDefault="00EA4373" w:rsidP="00EA4373">
            <w:pPr>
              <w:rPr>
                <w:color w:val="000000"/>
                <w:sz w:val="18"/>
                <w:szCs w:val="18"/>
              </w:rPr>
            </w:pPr>
            <w:r>
              <w:rPr>
                <w:color w:val="000000"/>
                <w:sz w:val="18"/>
                <w:szCs w:val="18"/>
              </w:rPr>
              <w:t>5</w:t>
            </w:r>
          </w:p>
        </w:tc>
      </w:tr>
      <w:tr w:rsidR="00EA4373" w:rsidRPr="00606347" w14:paraId="73400D62" w14:textId="77777777" w:rsidTr="00EA4373">
        <w:trPr>
          <w:trHeight w:val="576"/>
          <w:jc w:val="center"/>
        </w:trPr>
        <w:tc>
          <w:tcPr>
            <w:tcW w:w="748" w:type="dxa"/>
            <w:shd w:val="clear" w:color="auto" w:fill="auto"/>
            <w:hideMark/>
          </w:tcPr>
          <w:p w14:paraId="6F603177" w14:textId="77777777" w:rsidR="00EA4373" w:rsidRPr="00606347" w:rsidRDefault="00EA4373" w:rsidP="00EA4373">
            <w:pPr>
              <w:rPr>
                <w:color w:val="000000"/>
                <w:sz w:val="18"/>
                <w:szCs w:val="18"/>
              </w:rPr>
            </w:pPr>
            <w:r w:rsidRPr="00606347">
              <w:rPr>
                <w:color w:val="000000"/>
                <w:sz w:val="18"/>
                <w:szCs w:val="18"/>
              </w:rPr>
              <w:t>LO3.05</w:t>
            </w:r>
          </w:p>
        </w:tc>
        <w:tc>
          <w:tcPr>
            <w:tcW w:w="3599" w:type="dxa"/>
            <w:shd w:val="clear" w:color="auto" w:fill="auto"/>
            <w:hideMark/>
          </w:tcPr>
          <w:p w14:paraId="5856A0EF" w14:textId="77777777" w:rsidR="00EA4373" w:rsidRPr="00606347" w:rsidRDefault="00EA4373" w:rsidP="00EA4373">
            <w:pPr>
              <w:rPr>
                <w:color w:val="000000"/>
                <w:sz w:val="18"/>
                <w:szCs w:val="18"/>
              </w:rPr>
            </w:pPr>
            <w:r w:rsidRPr="00606347">
              <w:rPr>
                <w:color w:val="000000"/>
                <w:sz w:val="18"/>
                <w:szCs w:val="18"/>
              </w:rPr>
              <w:t>DSENG05 - Develop solutions for secure and reliable data access.</w:t>
            </w:r>
          </w:p>
        </w:tc>
        <w:tc>
          <w:tcPr>
            <w:tcW w:w="850" w:type="dxa"/>
            <w:shd w:val="clear" w:color="auto" w:fill="auto"/>
            <w:noWrap/>
            <w:hideMark/>
          </w:tcPr>
          <w:p w14:paraId="0E68D0A9"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6619A315" w14:textId="77777777" w:rsidR="00EA4373" w:rsidRPr="00606347" w:rsidRDefault="00EA4373" w:rsidP="00EA4373">
            <w:pPr>
              <w:rPr>
                <w:color w:val="000000"/>
                <w:sz w:val="18"/>
                <w:szCs w:val="18"/>
              </w:rPr>
            </w:pPr>
          </w:p>
        </w:tc>
        <w:tc>
          <w:tcPr>
            <w:tcW w:w="850" w:type="dxa"/>
            <w:shd w:val="clear" w:color="auto" w:fill="auto"/>
          </w:tcPr>
          <w:p w14:paraId="0092459C" w14:textId="77777777" w:rsidR="00EA4373" w:rsidRPr="00606347" w:rsidRDefault="00EA4373" w:rsidP="00EA4373">
            <w:pPr>
              <w:rPr>
                <w:color w:val="000000"/>
                <w:sz w:val="18"/>
                <w:szCs w:val="18"/>
              </w:rPr>
            </w:pPr>
          </w:p>
        </w:tc>
        <w:tc>
          <w:tcPr>
            <w:tcW w:w="851" w:type="dxa"/>
            <w:shd w:val="clear" w:color="auto" w:fill="auto"/>
          </w:tcPr>
          <w:p w14:paraId="06851125"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39EF7702" w14:textId="77777777" w:rsidR="00EA4373" w:rsidRPr="00606347" w:rsidRDefault="00EA4373" w:rsidP="00EA4373">
            <w:pPr>
              <w:rPr>
                <w:color w:val="000000"/>
                <w:sz w:val="18"/>
                <w:szCs w:val="18"/>
              </w:rPr>
            </w:pPr>
          </w:p>
        </w:tc>
        <w:tc>
          <w:tcPr>
            <w:tcW w:w="802" w:type="dxa"/>
            <w:shd w:val="clear" w:color="auto" w:fill="auto"/>
          </w:tcPr>
          <w:p w14:paraId="32B56067" w14:textId="77777777" w:rsidR="00EA4373" w:rsidRPr="00606347" w:rsidRDefault="00EA4373" w:rsidP="00EA4373">
            <w:pPr>
              <w:rPr>
                <w:color w:val="000000"/>
                <w:sz w:val="18"/>
                <w:szCs w:val="18"/>
              </w:rPr>
            </w:pPr>
          </w:p>
        </w:tc>
      </w:tr>
      <w:tr w:rsidR="00EA4373" w:rsidRPr="00606347" w14:paraId="6C16A30C" w14:textId="77777777" w:rsidTr="00EA4373">
        <w:trPr>
          <w:trHeight w:val="576"/>
          <w:jc w:val="center"/>
        </w:trPr>
        <w:tc>
          <w:tcPr>
            <w:tcW w:w="748" w:type="dxa"/>
            <w:shd w:val="clear" w:color="auto" w:fill="auto"/>
            <w:hideMark/>
          </w:tcPr>
          <w:p w14:paraId="7B4E4AC1" w14:textId="77777777" w:rsidR="00EA4373" w:rsidRPr="00606347" w:rsidRDefault="00EA4373" w:rsidP="00EA4373">
            <w:pPr>
              <w:rPr>
                <w:color w:val="000000"/>
                <w:sz w:val="18"/>
                <w:szCs w:val="18"/>
              </w:rPr>
            </w:pPr>
            <w:r w:rsidRPr="00606347">
              <w:rPr>
                <w:color w:val="000000"/>
                <w:sz w:val="18"/>
                <w:szCs w:val="18"/>
              </w:rPr>
              <w:t>LO3.06</w:t>
            </w:r>
          </w:p>
        </w:tc>
        <w:tc>
          <w:tcPr>
            <w:tcW w:w="3599" w:type="dxa"/>
            <w:shd w:val="clear" w:color="auto" w:fill="auto"/>
            <w:hideMark/>
          </w:tcPr>
          <w:p w14:paraId="0596CC85" w14:textId="77777777" w:rsidR="00EA4373" w:rsidRPr="00606347" w:rsidRDefault="00EA4373" w:rsidP="00EA4373">
            <w:pPr>
              <w:rPr>
                <w:color w:val="000000"/>
                <w:sz w:val="18"/>
                <w:szCs w:val="18"/>
              </w:rPr>
            </w:pPr>
            <w:r w:rsidRPr="00606347">
              <w:rPr>
                <w:color w:val="000000"/>
                <w:sz w:val="18"/>
                <w:szCs w:val="18"/>
              </w:rPr>
              <w:t>DSENG06 - Prototype new data analytics applications.</w:t>
            </w:r>
          </w:p>
        </w:tc>
        <w:tc>
          <w:tcPr>
            <w:tcW w:w="850" w:type="dxa"/>
            <w:shd w:val="clear" w:color="auto" w:fill="auto"/>
            <w:noWrap/>
            <w:hideMark/>
          </w:tcPr>
          <w:p w14:paraId="0530CE48"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3C6649F7" w14:textId="77777777" w:rsidR="00EA4373" w:rsidRPr="00606347" w:rsidRDefault="00EA4373" w:rsidP="00EA4373">
            <w:pPr>
              <w:rPr>
                <w:color w:val="000000"/>
                <w:sz w:val="18"/>
                <w:szCs w:val="18"/>
              </w:rPr>
            </w:pPr>
          </w:p>
        </w:tc>
        <w:tc>
          <w:tcPr>
            <w:tcW w:w="850" w:type="dxa"/>
            <w:shd w:val="clear" w:color="auto" w:fill="auto"/>
          </w:tcPr>
          <w:p w14:paraId="3B307035"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auto"/>
          </w:tcPr>
          <w:p w14:paraId="4C4D752C"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5295039B" w14:textId="77777777" w:rsidR="00EA4373" w:rsidRPr="00606347" w:rsidRDefault="00EA4373" w:rsidP="00EA4373">
            <w:pPr>
              <w:rPr>
                <w:color w:val="000000"/>
                <w:sz w:val="18"/>
                <w:szCs w:val="18"/>
              </w:rPr>
            </w:pPr>
          </w:p>
        </w:tc>
        <w:tc>
          <w:tcPr>
            <w:tcW w:w="802" w:type="dxa"/>
            <w:shd w:val="clear" w:color="auto" w:fill="auto"/>
          </w:tcPr>
          <w:p w14:paraId="39B83D5B" w14:textId="77777777" w:rsidR="00EA4373" w:rsidRPr="00606347" w:rsidRDefault="00EA4373" w:rsidP="00EA4373">
            <w:pPr>
              <w:rPr>
                <w:color w:val="000000"/>
                <w:sz w:val="18"/>
                <w:szCs w:val="18"/>
              </w:rPr>
            </w:pPr>
            <w:r>
              <w:rPr>
                <w:color w:val="000000"/>
                <w:sz w:val="18"/>
                <w:szCs w:val="18"/>
              </w:rPr>
              <w:t>5</w:t>
            </w:r>
          </w:p>
        </w:tc>
      </w:tr>
      <w:tr w:rsidR="00EA4373" w:rsidRPr="00606347" w14:paraId="523DE49D" w14:textId="77777777" w:rsidTr="00EA4373">
        <w:trPr>
          <w:trHeight w:val="288"/>
          <w:jc w:val="center"/>
        </w:trPr>
        <w:tc>
          <w:tcPr>
            <w:tcW w:w="9260" w:type="dxa"/>
            <w:gridSpan w:val="8"/>
            <w:shd w:val="clear" w:color="auto" w:fill="auto"/>
            <w:hideMark/>
          </w:tcPr>
          <w:p w14:paraId="3B79FF24" w14:textId="77777777" w:rsidR="00EA4373" w:rsidRPr="00606347" w:rsidRDefault="00EA4373" w:rsidP="00EA4373">
            <w:pPr>
              <w:rPr>
                <w:b/>
                <w:bCs/>
                <w:sz w:val="18"/>
                <w:szCs w:val="18"/>
              </w:rPr>
            </w:pPr>
            <w:r w:rsidRPr="00606347">
              <w:rPr>
                <w:b/>
                <w:bCs/>
                <w:sz w:val="18"/>
                <w:szCs w:val="18"/>
              </w:rPr>
              <w:t>Data Science Research Methods</w:t>
            </w:r>
          </w:p>
        </w:tc>
      </w:tr>
      <w:tr w:rsidR="00EA4373" w:rsidRPr="00606347" w14:paraId="1E5EA4C7" w14:textId="77777777" w:rsidTr="00EA4373">
        <w:trPr>
          <w:trHeight w:val="1381"/>
          <w:jc w:val="center"/>
        </w:trPr>
        <w:tc>
          <w:tcPr>
            <w:tcW w:w="748" w:type="dxa"/>
            <w:shd w:val="clear" w:color="auto" w:fill="auto"/>
            <w:hideMark/>
          </w:tcPr>
          <w:p w14:paraId="2B784164" w14:textId="77777777" w:rsidR="00EA4373" w:rsidRPr="00606347" w:rsidRDefault="00EA4373" w:rsidP="00EA4373">
            <w:pPr>
              <w:rPr>
                <w:b/>
                <w:sz w:val="18"/>
                <w:szCs w:val="18"/>
              </w:rPr>
            </w:pPr>
            <w:r w:rsidRPr="00606347">
              <w:rPr>
                <w:b/>
                <w:sz w:val="18"/>
                <w:szCs w:val="18"/>
              </w:rPr>
              <w:t>LO4-RM</w:t>
            </w:r>
          </w:p>
        </w:tc>
        <w:tc>
          <w:tcPr>
            <w:tcW w:w="3599" w:type="dxa"/>
            <w:shd w:val="clear" w:color="auto" w:fill="auto"/>
            <w:hideMark/>
          </w:tcPr>
          <w:p w14:paraId="3F715173" w14:textId="77777777" w:rsidR="00EA4373" w:rsidRPr="00606347" w:rsidRDefault="00EA4373" w:rsidP="00EA4373">
            <w:pPr>
              <w:rPr>
                <w:b/>
                <w:sz w:val="18"/>
                <w:szCs w:val="18"/>
              </w:rPr>
            </w:pPr>
            <w:r w:rsidRPr="00606347">
              <w:rPr>
                <w:b/>
                <w:sz w:val="18"/>
                <w:szCs w:val="18"/>
              </w:rPr>
              <w:t>DS</w:t>
            </w:r>
            <w:r>
              <w:rPr>
                <w:b/>
                <w:sz w:val="18"/>
                <w:szCs w:val="18"/>
              </w:rPr>
              <w:t>RM</w:t>
            </w:r>
            <w:r w:rsidRPr="00606347">
              <w:rPr>
                <w:b/>
                <w:sz w:val="18"/>
                <w:szCs w:val="18"/>
              </w:rPr>
              <w:t>-RM - Create new understandings and capabilities by using the scientific method (hypothesis, test/artefact, evaluation) or similar engineering methods to discover new approaches to create new knowledge and achieve research or organizational goals.</w:t>
            </w:r>
          </w:p>
        </w:tc>
        <w:tc>
          <w:tcPr>
            <w:tcW w:w="850" w:type="dxa"/>
            <w:shd w:val="clear" w:color="auto" w:fill="auto"/>
            <w:noWrap/>
          </w:tcPr>
          <w:p w14:paraId="794E847D" w14:textId="77777777" w:rsidR="00EA4373" w:rsidRPr="00606347" w:rsidRDefault="00EA4373" w:rsidP="00EA4373">
            <w:pPr>
              <w:rPr>
                <w:b/>
                <w:sz w:val="18"/>
                <w:szCs w:val="18"/>
              </w:rPr>
            </w:pPr>
            <w:r>
              <w:rPr>
                <w:b/>
                <w:sz w:val="18"/>
                <w:szCs w:val="18"/>
              </w:rPr>
              <w:t>5</w:t>
            </w:r>
          </w:p>
        </w:tc>
        <w:tc>
          <w:tcPr>
            <w:tcW w:w="851" w:type="dxa"/>
            <w:shd w:val="clear" w:color="auto" w:fill="D9D9D9" w:themeFill="background1" w:themeFillShade="D9"/>
          </w:tcPr>
          <w:p w14:paraId="543D95D6" w14:textId="77777777" w:rsidR="00EA4373" w:rsidRPr="00606347" w:rsidRDefault="00EA4373" w:rsidP="00EA4373">
            <w:pPr>
              <w:rPr>
                <w:b/>
                <w:sz w:val="18"/>
                <w:szCs w:val="18"/>
              </w:rPr>
            </w:pPr>
          </w:p>
        </w:tc>
        <w:tc>
          <w:tcPr>
            <w:tcW w:w="850" w:type="dxa"/>
            <w:shd w:val="clear" w:color="auto" w:fill="auto"/>
          </w:tcPr>
          <w:p w14:paraId="59AA1845" w14:textId="77777777" w:rsidR="00EA4373" w:rsidRPr="00606347" w:rsidRDefault="00EA4373" w:rsidP="00EA4373">
            <w:pPr>
              <w:rPr>
                <w:b/>
                <w:sz w:val="18"/>
                <w:szCs w:val="18"/>
              </w:rPr>
            </w:pPr>
            <w:r>
              <w:rPr>
                <w:b/>
                <w:sz w:val="18"/>
                <w:szCs w:val="18"/>
              </w:rPr>
              <w:t>5</w:t>
            </w:r>
          </w:p>
        </w:tc>
        <w:tc>
          <w:tcPr>
            <w:tcW w:w="851" w:type="dxa"/>
            <w:shd w:val="clear" w:color="auto" w:fill="auto"/>
          </w:tcPr>
          <w:p w14:paraId="6D71EDA0" w14:textId="77777777" w:rsidR="00EA4373" w:rsidRPr="00606347" w:rsidRDefault="00EA4373" w:rsidP="00EA4373">
            <w:pPr>
              <w:rPr>
                <w:b/>
                <w:sz w:val="18"/>
                <w:szCs w:val="18"/>
              </w:rPr>
            </w:pPr>
            <w:r>
              <w:rPr>
                <w:b/>
                <w:sz w:val="18"/>
                <w:szCs w:val="18"/>
              </w:rPr>
              <w:t>5</w:t>
            </w:r>
          </w:p>
        </w:tc>
        <w:tc>
          <w:tcPr>
            <w:tcW w:w="709" w:type="dxa"/>
            <w:shd w:val="clear" w:color="auto" w:fill="D9D9D9" w:themeFill="background1" w:themeFillShade="D9"/>
          </w:tcPr>
          <w:p w14:paraId="46B5F5CE" w14:textId="77777777" w:rsidR="00EA4373" w:rsidRPr="00606347" w:rsidRDefault="00EA4373" w:rsidP="00EA4373">
            <w:pPr>
              <w:rPr>
                <w:b/>
                <w:sz w:val="18"/>
                <w:szCs w:val="18"/>
              </w:rPr>
            </w:pPr>
          </w:p>
        </w:tc>
        <w:tc>
          <w:tcPr>
            <w:tcW w:w="802" w:type="dxa"/>
            <w:shd w:val="clear" w:color="auto" w:fill="auto"/>
          </w:tcPr>
          <w:p w14:paraId="4DA3C237" w14:textId="77777777" w:rsidR="00EA4373" w:rsidRPr="00606347" w:rsidRDefault="00EA4373" w:rsidP="00EA4373">
            <w:pPr>
              <w:rPr>
                <w:b/>
                <w:sz w:val="18"/>
                <w:szCs w:val="18"/>
              </w:rPr>
            </w:pPr>
            <w:r>
              <w:rPr>
                <w:b/>
                <w:sz w:val="18"/>
                <w:szCs w:val="18"/>
              </w:rPr>
              <w:t>5</w:t>
            </w:r>
          </w:p>
        </w:tc>
      </w:tr>
      <w:tr w:rsidR="00EA4373" w:rsidRPr="00606347" w14:paraId="7C9F4C7E" w14:textId="77777777" w:rsidTr="00EA4373">
        <w:trPr>
          <w:trHeight w:val="1130"/>
          <w:jc w:val="center"/>
        </w:trPr>
        <w:tc>
          <w:tcPr>
            <w:tcW w:w="748" w:type="dxa"/>
            <w:shd w:val="clear" w:color="auto" w:fill="auto"/>
            <w:hideMark/>
          </w:tcPr>
          <w:p w14:paraId="2FE4363E" w14:textId="77777777" w:rsidR="00EA4373" w:rsidRPr="00606347" w:rsidRDefault="00EA4373" w:rsidP="00EA4373">
            <w:pPr>
              <w:rPr>
                <w:color w:val="000000"/>
                <w:sz w:val="18"/>
                <w:szCs w:val="18"/>
              </w:rPr>
            </w:pPr>
            <w:r w:rsidRPr="00606347">
              <w:rPr>
                <w:color w:val="000000"/>
                <w:sz w:val="18"/>
                <w:szCs w:val="18"/>
              </w:rPr>
              <w:t>LO4.01</w:t>
            </w:r>
          </w:p>
        </w:tc>
        <w:tc>
          <w:tcPr>
            <w:tcW w:w="3599" w:type="dxa"/>
            <w:shd w:val="clear" w:color="auto" w:fill="auto"/>
            <w:hideMark/>
          </w:tcPr>
          <w:p w14:paraId="6101BB18" w14:textId="77777777" w:rsidR="00EA4373" w:rsidRPr="00606347" w:rsidRDefault="00EA4373" w:rsidP="00EA4373">
            <w:pPr>
              <w:rPr>
                <w:color w:val="000000"/>
                <w:sz w:val="18"/>
                <w:szCs w:val="18"/>
              </w:rPr>
            </w:pPr>
            <w:r w:rsidRPr="00606347">
              <w:rPr>
                <w:color w:val="000000"/>
                <w:sz w:val="18"/>
                <w:szCs w:val="18"/>
              </w:rPr>
              <w:t>DSRM01 - Create new understandings and capabilities by using the scientific method (hypothesis, test, and evaluation) or similar engineering research and development methods.</w:t>
            </w:r>
          </w:p>
        </w:tc>
        <w:tc>
          <w:tcPr>
            <w:tcW w:w="850" w:type="dxa"/>
            <w:shd w:val="clear" w:color="auto" w:fill="auto"/>
            <w:noWrap/>
          </w:tcPr>
          <w:p w14:paraId="1A736801"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D9D9D9" w:themeFill="background1" w:themeFillShade="D9"/>
          </w:tcPr>
          <w:p w14:paraId="5869B17F" w14:textId="77777777" w:rsidR="00EA4373" w:rsidRPr="00606347" w:rsidRDefault="00EA4373" w:rsidP="00EA4373">
            <w:pPr>
              <w:rPr>
                <w:color w:val="000000"/>
                <w:sz w:val="18"/>
                <w:szCs w:val="18"/>
              </w:rPr>
            </w:pPr>
          </w:p>
        </w:tc>
        <w:tc>
          <w:tcPr>
            <w:tcW w:w="850" w:type="dxa"/>
            <w:shd w:val="clear" w:color="auto" w:fill="auto"/>
          </w:tcPr>
          <w:p w14:paraId="69CB4BBF"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auto"/>
          </w:tcPr>
          <w:p w14:paraId="3725CCD5"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402FD72E" w14:textId="77777777" w:rsidR="00EA4373" w:rsidRPr="00606347" w:rsidRDefault="00EA4373" w:rsidP="00EA4373">
            <w:pPr>
              <w:rPr>
                <w:color w:val="000000"/>
                <w:sz w:val="18"/>
                <w:szCs w:val="18"/>
              </w:rPr>
            </w:pPr>
          </w:p>
        </w:tc>
        <w:tc>
          <w:tcPr>
            <w:tcW w:w="802" w:type="dxa"/>
            <w:shd w:val="clear" w:color="auto" w:fill="auto"/>
          </w:tcPr>
          <w:p w14:paraId="065EC459" w14:textId="77777777" w:rsidR="00EA4373" w:rsidRPr="00606347" w:rsidRDefault="00EA4373" w:rsidP="00EA4373">
            <w:pPr>
              <w:rPr>
                <w:color w:val="000000"/>
                <w:sz w:val="18"/>
                <w:szCs w:val="18"/>
              </w:rPr>
            </w:pPr>
            <w:r>
              <w:rPr>
                <w:color w:val="000000"/>
                <w:sz w:val="18"/>
                <w:szCs w:val="18"/>
              </w:rPr>
              <w:t>2</w:t>
            </w:r>
          </w:p>
        </w:tc>
      </w:tr>
      <w:tr w:rsidR="00EA4373" w:rsidRPr="00606347" w14:paraId="391F51C7" w14:textId="77777777" w:rsidTr="00EA4373">
        <w:trPr>
          <w:trHeight w:val="1118"/>
          <w:jc w:val="center"/>
        </w:trPr>
        <w:tc>
          <w:tcPr>
            <w:tcW w:w="748" w:type="dxa"/>
            <w:shd w:val="clear" w:color="auto" w:fill="auto"/>
            <w:hideMark/>
          </w:tcPr>
          <w:p w14:paraId="06466687" w14:textId="77777777" w:rsidR="00EA4373" w:rsidRPr="00606347" w:rsidRDefault="00EA4373" w:rsidP="00EA4373">
            <w:pPr>
              <w:rPr>
                <w:color w:val="000000"/>
                <w:sz w:val="18"/>
                <w:szCs w:val="18"/>
              </w:rPr>
            </w:pPr>
            <w:r w:rsidRPr="00606347">
              <w:rPr>
                <w:color w:val="000000"/>
                <w:sz w:val="18"/>
                <w:szCs w:val="18"/>
              </w:rPr>
              <w:t>LO4.02</w:t>
            </w:r>
          </w:p>
        </w:tc>
        <w:tc>
          <w:tcPr>
            <w:tcW w:w="3599" w:type="dxa"/>
            <w:shd w:val="clear" w:color="auto" w:fill="auto"/>
            <w:hideMark/>
          </w:tcPr>
          <w:p w14:paraId="55D7FA1F" w14:textId="77777777" w:rsidR="00EA4373" w:rsidRPr="00606347" w:rsidRDefault="00EA4373" w:rsidP="00EA4373">
            <w:pPr>
              <w:rPr>
                <w:color w:val="000000"/>
                <w:sz w:val="18"/>
                <w:szCs w:val="18"/>
              </w:rPr>
            </w:pPr>
            <w:r w:rsidRPr="00606347">
              <w:rPr>
                <w:color w:val="000000"/>
                <w:sz w:val="18"/>
                <w:szCs w:val="18"/>
              </w:rPr>
              <w:t>DSRM02 - Direct systematic study toward a fuller knowledge or understanding of the observable facts, and discovers new approaches to achieve research or organizational goals.</w:t>
            </w:r>
          </w:p>
        </w:tc>
        <w:tc>
          <w:tcPr>
            <w:tcW w:w="850" w:type="dxa"/>
            <w:shd w:val="clear" w:color="auto" w:fill="auto"/>
            <w:noWrap/>
          </w:tcPr>
          <w:p w14:paraId="59A35020"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D9D9D9" w:themeFill="background1" w:themeFillShade="D9"/>
          </w:tcPr>
          <w:p w14:paraId="6945C5CC" w14:textId="77777777" w:rsidR="00EA4373" w:rsidRPr="00606347" w:rsidRDefault="00EA4373" w:rsidP="00EA4373">
            <w:pPr>
              <w:rPr>
                <w:color w:val="000000"/>
                <w:sz w:val="18"/>
                <w:szCs w:val="18"/>
              </w:rPr>
            </w:pPr>
          </w:p>
        </w:tc>
        <w:tc>
          <w:tcPr>
            <w:tcW w:w="850" w:type="dxa"/>
            <w:shd w:val="clear" w:color="auto" w:fill="auto"/>
          </w:tcPr>
          <w:p w14:paraId="34C20BB6"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auto"/>
          </w:tcPr>
          <w:p w14:paraId="13480E7A" w14:textId="77777777" w:rsidR="00EA4373" w:rsidRPr="00606347" w:rsidRDefault="00EA4373" w:rsidP="00EA4373">
            <w:pPr>
              <w:rPr>
                <w:color w:val="000000"/>
                <w:sz w:val="18"/>
                <w:szCs w:val="18"/>
              </w:rPr>
            </w:pPr>
            <w:r>
              <w:rPr>
                <w:color w:val="000000"/>
                <w:sz w:val="18"/>
                <w:szCs w:val="18"/>
              </w:rPr>
              <w:t>2</w:t>
            </w:r>
          </w:p>
        </w:tc>
        <w:tc>
          <w:tcPr>
            <w:tcW w:w="709" w:type="dxa"/>
            <w:shd w:val="clear" w:color="auto" w:fill="D9D9D9" w:themeFill="background1" w:themeFillShade="D9"/>
          </w:tcPr>
          <w:p w14:paraId="4E600B20" w14:textId="77777777" w:rsidR="00EA4373" w:rsidRPr="00606347" w:rsidRDefault="00EA4373" w:rsidP="00EA4373">
            <w:pPr>
              <w:rPr>
                <w:color w:val="000000"/>
                <w:sz w:val="18"/>
                <w:szCs w:val="18"/>
              </w:rPr>
            </w:pPr>
          </w:p>
        </w:tc>
        <w:tc>
          <w:tcPr>
            <w:tcW w:w="802" w:type="dxa"/>
            <w:shd w:val="clear" w:color="auto" w:fill="auto"/>
          </w:tcPr>
          <w:p w14:paraId="5597BC4A" w14:textId="77777777" w:rsidR="00EA4373" w:rsidRPr="00606347" w:rsidRDefault="00EA4373" w:rsidP="00EA4373">
            <w:pPr>
              <w:rPr>
                <w:color w:val="000000"/>
                <w:sz w:val="18"/>
                <w:szCs w:val="18"/>
              </w:rPr>
            </w:pPr>
            <w:r>
              <w:rPr>
                <w:color w:val="000000"/>
                <w:sz w:val="18"/>
                <w:szCs w:val="18"/>
              </w:rPr>
              <w:t>2</w:t>
            </w:r>
          </w:p>
        </w:tc>
      </w:tr>
      <w:tr w:rsidR="00EA4373" w:rsidRPr="00606347" w14:paraId="17814149" w14:textId="77777777" w:rsidTr="00EA4373">
        <w:trPr>
          <w:trHeight w:val="1120"/>
          <w:jc w:val="center"/>
        </w:trPr>
        <w:tc>
          <w:tcPr>
            <w:tcW w:w="748" w:type="dxa"/>
            <w:shd w:val="clear" w:color="auto" w:fill="auto"/>
            <w:hideMark/>
          </w:tcPr>
          <w:p w14:paraId="0191128B" w14:textId="77777777" w:rsidR="00EA4373" w:rsidRPr="00606347" w:rsidRDefault="00EA4373" w:rsidP="00EA4373">
            <w:pPr>
              <w:rPr>
                <w:color w:val="000000"/>
                <w:sz w:val="18"/>
                <w:szCs w:val="18"/>
              </w:rPr>
            </w:pPr>
            <w:r w:rsidRPr="00606347">
              <w:rPr>
                <w:color w:val="000000"/>
                <w:sz w:val="18"/>
                <w:szCs w:val="18"/>
              </w:rPr>
              <w:t>LO4.03</w:t>
            </w:r>
          </w:p>
        </w:tc>
        <w:tc>
          <w:tcPr>
            <w:tcW w:w="3599" w:type="dxa"/>
            <w:shd w:val="clear" w:color="auto" w:fill="auto"/>
            <w:hideMark/>
          </w:tcPr>
          <w:p w14:paraId="35810A68" w14:textId="77777777" w:rsidR="00EA4373" w:rsidRPr="00606347" w:rsidRDefault="00EA4373" w:rsidP="00EA4373">
            <w:pPr>
              <w:rPr>
                <w:color w:val="000000"/>
                <w:sz w:val="18"/>
                <w:szCs w:val="18"/>
              </w:rPr>
            </w:pPr>
            <w:r w:rsidRPr="00606347">
              <w:rPr>
                <w:color w:val="000000"/>
                <w:sz w:val="18"/>
                <w:szCs w:val="18"/>
              </w:rPr>
              <w:t>DSRM03 - Undertakes creative work, making systematic use of investigation or experimentation, to discover or revise knowledge of reality, and uses this knowledge to devise new applications</w:t>
            </w:r>
          </w:p>
        </w:tc>
        <w:tc>
          <w:tcPr>
            <w:tcW w:w="850" w:type="dxa"/>
            <w:shd w:val="clear" w:color="auto" w:fill="auto"/>
            <w:noWrap/>
          </w:tcPr>
          <w:p w14:paraId="3278FC31"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666FC2E2" w14:textId="77777777" w:rsidR="00EA4373" w:rsidRPr="00606347" w:rsidRDefault="00EA4373" w:rsidP="00EA4373">
            <w:pPr>
              <w:rPr>
                <w:color w:val="000000"/>
                <w:sz w:val="18"/>
                <w:szCs w:val="18"/>
              </w:rPr>
            </w:pPr>
          </w:p>
        </w:tc>
        <w:tc>
          <w:tcPr>
            <w:tcW w:w="850" w:type="dxa"/>
            <w:shd w:val="clear" w:color="auto" w:fill="auto"/>
          </w:tcPr>
          <w:p w14:paraId="68944532" w14:textId="77777777" w:rsidR="00EA4373" w:rsidRPr="00606347" w:rsidRDefault="00EA4373" w:rsidP="00EA4373">
            <w:pPr>
              <w:rPr>
                <w:color w:val="000000"/>
                <w:sz w:val="18"/>
                <w:szCs w:val="18"/>
              </w:rPr>
            </w:pPr>
          </w:p>
        </w:tc>
        <w:tc>
          <w:tcPr>
            <w:tcW w:w="851" w:type="dxa"/>
            <w:shd w:val="clear" w:color="auto" w:fill="auto"/>
          </w:tcPr>
          <w:p w14:paraId="1B2F7AFD" w14:textId="77777777" w:rsidR="00EA4373" w:rsidRPr="00606347" w:rsidRDefault="00EA4373" w:rsidP="00EA4373">
            <w:pPr>
              <w:rPr>
                <w:color w:val="000000"/>
                <w:sz w:val="18"/>
                <w:szCs w:val="18"/>
              </w:rPr>
            </w:pPr>
            <w:r>
              <w:rPr>
                <w:color w:val="000000"/>
                <w:sz w:val="18"/>
                <w:szCs w:val="18"/>
              </w:rPr>
              <w:t>2</w:t>
            </w:r>
          </w:p>
        </w:tc>
        <w:tc>
          <w:tcPr>
            <w:tcW w:w="709" w:type="dxa"/>
            <w:shd w:val="clear" w:color="auto" w:fill="D9D9D9" w:themeFill="background1" w:themeFillShade="D9"/>
          </w:tcPr>
          <w:p w14:paraId="078DFE00" w14:textId="77777777" w:rsidR="00EA4373" w:rsidRPr="00606347" w:rsidRDefault="00EA4373" w:rsidP="00EA4373">
            <w:pPr>
              <w:rPr>
                <w:color w:val="000000"/>
                <w:sz w:val="18"/>
                <w:szCs w:val="18"/>
              </w:rPr>
            </w:pPr>
          </w:p>
        </w:tc>
        <w:tc>
          <w:tcPr>
            <w:tcW w:w="802" w:type="dxa"/>
            <w:shd w:val="clear" w:color="auto" w:fill="auto"/>
          </w:tcPr>
          <w:p w14:paraId="6D56016A" w14:textId="77777777" w:rsidR="00EA4373" w:rsidRPr="00606347" w:rsidRDefault="00EA4373" w:rsidP="00EA4373">
            <w:pPr>
              <w:rPr>
                <w:color w:val="000000"/>
                <w:sz w:val="18"/>
                <w:szCs w:val="18"/>
              </w:rPr>
            </w:pPr>
          </w:p>
        </w:tc>
      </w:tr>
      <w:tr w:rsidR="00EA4373" w:rsidRPr="00606347" w14:paraId="3EF51A4F" w14:textId="77777777" w:rsidTr="00EA4373">
        <w:trPr>
          <w:trHeight w:val="576"/>
          <w:jc w:val="center"/>
        </w:trPr>
        <w:tc>
          <w:tcPr>
            <w:tcW w:w="748" w:type="dxa"/>
            <w:shd w:val="clear" w:color="auto" w:fill="auto"/>
            <w:hideMark/>
          </w:tcPr>
          <w:p w14:paraId="54B25812" w14:textId="77777777" w:rsidR="00EA4373" w:rsidRPr="00606347" w:rsidRDefault="00EA4373" w:rsidP="00EA4373">
            <w:pPr>
              <w:rPr>
                <w:color w:val="000000"/>
                <w:sz w:val="18"/>
                <w:szCs w:val="18"/>
              </w:rPr>
            </w:pPr>
            <w:r w:rsidRPr="00606347">
              <w:rPr>
                <w:color w:val="000000"/>
                <w:sz w:val="18"/>
                <w:szCs w:val="18"/>
              </w:rPr>
              <w:t>LO4.04</w:t>
            </w:r>
          </w:p>
        </w:tc>
        <w:tc>
          <w:tcPr>
            <w:tcW w:w="3599" w:type="dxa"/>
            <w:shd w:val="clear" w:color="auto" w:fill="auto"/>
            <w:hideMark/>
          </w:tcPr>
          <w:p w14:paraId="58E9A07A" w14:textId="77777777" w:rsidR="00EA4373" w:rsidRPr="00606347" w:rsidRDefault="00EA4373" w:rsidP="00EA4373">
            <w:pPr>
              <w:rPr>
                <w:color w:val="000000"/>
                <w:sz w:val="18"/>
                <w:szCs w:val="18"/>
              </w:rPr>
            </w:pPr>
            <w:r w:rsidRPr="00606347">
              <w:rPr>
                <w:color w:val="000000"/>
                <w:sz w:val="18"/>
                <w:szCs w:val="18"/>
              </w:rPr>
              <w:t>DSRM04 - Ability to translate strategies into action plans and follow through to completion.</w:t>
            </w:r>
          </w:p>
        </w:tc>
        <w:tc>
          <w:tcPr>
            <w:tcW w:w="850" w:type="dxa"/>
            <w:shd w:val="clear" w:color="auto" w:fill="auto"/>
            <w:noWrap/>
          </w:tcPr>
          <w:p w14:paraId="15BE3E6A"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3E6D3708" w14:textId="77777777" w:rsidR="00EA4373" w:rsidRPr="00606347" w:rsidRDefault="00EA4373" w:rsidP="00EA4373">
            <w:pPr>
              <w:rPr>
                <w:color w:val="000000"/>
                <w:sz w:val="18"/>
                <w:szCs w:val="18"/>
              </w:rPr>
            </w:pPr>
          </w:p>
        </w:tc>
        <w:tc>
          <w:tcPr>
            <w:tcW w:w="850" w:type="dxa"/>
            <w:shd w:val="clear" w:color="auto" w:fill="auto"/>
          </w:tcPr>
          <w:p w14:paraId="7EE51587" w14:textId="77777777" w:rsidR="00EA4373" w:rsidRPr="00606347" w:rsidRDefault="00EA4373" w:rsidP="00EA4373">
            <w:pPr>
              <w:rPr>
                <w:color w:val="000000"/>
                <w:sz w:val="18"/>
                <w:szCs w:val="18"/>
              </w:rPr>
            </w:pPr>
          </w:p>
        </w:tc>
        <w:tc>
          <w:tcPr>
            <w:tcW w:w="851" w:type="dxa"/>
            <w:shd w:val="clear" w:color="auto" w:fill="auto"/>
          </w:tcPr>
          <w:p w14:paraId="3577E443"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537CC0DF" w14:textId="77777777" w:rsidR="00EA4373" w:rsidRPr="00606347" w:rsidRDefault="00EA4373" w:rsidP="00EA4373">
            <w:pPr>
              <w:rPr>
                <w:color w:val="000000"/>
                <w:sz w:val="18"/>
                <w:szCs w:val="18"/>
              </w:rPr>
            </w:pPr>
          </w:p>
        </w:tc>
        <w:tc>
          <w:tcPr>
            <w:tcW w:w="802" w:type="dxa"/>
            <w:shd w:val="clear" w:color="auto" w:fill="auto"/>
          </w:tcPr>
          <w:p w14:paraId="73FFFF61" w14:textId="77777777" w:rsidR="00EA4373" w:rsidRPr="00606347" w:rsidRDefault="00EA4373" w:rsidP="00EA4373">
            <w:pPr>
              <w:rPr>
                <w:color w:val="000000"/>
                <w:sz w:val="18"/>
                <w:szCs w:val="18"/>
              </w:rPr>
            </w:pPr>
            <w:r>
              <w:rPr>
                <w:color w:val="000000"/>
                <w:sz w:val="18"/>
                <w:szCs w:val="18"/>
              </w:rPr>
              <w:t>1</w:t>
            </w:r>
          </w:p>
        </w:tc>
      </w:tr>
      <w:tr w:rsidR="00EA4373" w:rsidRPr="00606347" w14:paraId="1768BA9A" w14:textId="77777777" w:rsidTr="00EA4373">
        <w:trPr>
          <w:trHeight w:val="576"/>
          <w:jc w:val="center"/>
        </w:trPr>
        <w:tc>
          <w:tcPr>
            <w:tcW w:w="748" w:type="dxa"/>
            <w:shd w:val="clear" w:color="auto" w:fill="auto"/>
            <w:hideMark/>
          </w:tcPr>
          <w:p w14:paraId="5BFF1C18" w14:textId="77777777" w:rsidR="00EA4373" w:rsidRPr="00606347" w:rsidRDefault="00EA4373" w:rsidP="00EA4373">
            <w:pPr>
              <w:rPr>
                <w:color w:val="000000"/>
                <w:sz w:val="18"/>
                <w:szCs w:val="18"/>
              </w:rPr>
            </w:pPr>
            <w:r w:rsidRPr="00606347">
              <w:rPr>
                <w:color w:val="000000"/>
                <w:sz w:val="18"/>
                <w:szCs w:val="18"/>
              </w:rPr>
              <w:t>LO4.05</w:t>
            </w:r>
          </w:p>
        </w:tc>
        <w:tc>
          <w:tcPr>
            <w:tcW w:w="3599" w:type="dxa"/>
            <w:shd w:val="clear" w:color="auto" w:fill="auto"/>
            <w:hideMark/>
          </w:tcPr>
          <w:p w14:paraId="64E5A4ED" w14:textId="77777777" w:rsidR="00EA4373" w:rsidRPr="00606347" w:rsidRDefault="00EA4373" w:rsidP="00EA4373">
            <w:pPr>
              <w:rPr>
                <w:color w:val="000000"/>
                <w:sz w:val="18"/>
                <w:szCs w:val="18"/>
              </w:rPr>
            </w:pPr>
            <w:r w:rsidRPr="00606347">
              <w:rPr>
                <w:color w:val="000000"/>
                <w:sz w:val="18"/>
                <w:szCs w:val="18"/>
              </w:rPr>
              <w:t>DSRM05 - Contribute to and influence the development of organizational objectives.</w:t>
            </w:r>
          </w:p>
        </w:tc>
        <w:tc>
          <w:tcPr>
            <w:tcW w:w="850" w:type="dxa"/>
            <w:shd w:val="clear" w:color="auto" w:fill="auto"/>
            <w:noWrap/>
          </w:tcPr>
          <w:p w14:paraId="58F4FAA1"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493FC6DB" w14:textId="77777777" w:rsidR="00EA4373" w:rsidRPr="00606347" w:rsidRDefault="00EA4373" w:rsidP="00EA4373">
            <w:pPr>
              <w:rPr>
                <w:color w:val="000000"/>
                <w:sz w:val="18"/>
                <w:szCs w:val="18"/>
              </w:rPr>
            </w:pPr>
          </w:p>
        </w:tc>
        <w:tc>
          <w:tcPr>
            <w:tcW w:w="850" w:type="dxa"/>
            <w:shd w:val="clear" w:color="auto" w:fill="auto"/>
          </w:tcPr>
          <w:p w14:paraId="2EBCADA1" w14:textId="77777777" w:rsidR="00EA4373" w:rsidRPr="00606347" w:rsidRDefault="00EA4373" w:rsidP="00EA4373">
            <w:pPr>
              <w:rPr>
                <w:color w:val="000000"/>
                <w:sz w:val="18"/>
                <w:szCs w:val="18"/>
              </w:rPr>
            </w:pPr>
          </w:p>
        </w:tc>
        <w:tc>
          <w:tcPr>
            <w:tcW w:w="851" w:type="dxa"/>
            <w:shd w:val="clear" w:color="auto" w:fill="auto"/>
          </w:tcPr>
          <w:p w14:paraId="175DCCD0" w14:textId="77777777" w:rsidR="00EA4373" w:rsidRPr="00606347" w:rsidRDefault="00EA4373" w:rsidP="00EA4373">
            <w:pPr>
              <w:rPr>
                <w:color w:val="000000"/>
                <w:sz w:val="18"/>
                <w:szCs w:val="18"/>
              </w:rPr>
            </w:pPr>
            <w:r>
              <w:rPr>
                <w:color w:val="000000"/>
                <w:sz w:val="18"/>
                <w:szCs w:val="18"/>
              </w:rPr>
              <w:t>1</w:t>
            </w:r>
          </w:p>
        </w:tc>
        <w:tc>
          <w:tcPr>
            <w:tcW w:w="709" w:type="dxa"/>
            <w:shd w:val="clear" w:color="auto" w:fill="D9D9D9" w:themeFill="background1" w:themeFillShade="D9"/>
          </w:tcPr>
          <w:p w14:paraId="0486FA71" w14:textId="77777777" w:rsidR="00EA4373" w:rsidRPr="00606347" w:rsidRDefault="00EA4373" w:rsidP="00EA4373">
            <w:pPr>
              <w:rPr>
                <w:color w:val="000000"/>
                <w:sz w:val="18"/>
                <w:szCs w:val="18"/>
              </w:rPr>
            </w:pPr>
          </w:p>
        </w:tc>
        <w:tc>
          <w:tcPr>
            <w:tcW w:w="802" w:type="dxa"/>
            <w:shd w:val="clear" w:color="auto" w:fill="auto"/>
          </w:tcPr>
          <w:p w14:paraId="49428157" w14:textId="77777777" w:rsidR="00EA4373" w:rsidRPr="00606347" w:rsidRDefault="00EA4373" w:rsidP="00EA4373">
            <w:pPr>
              <w:rPr>
                <w:color w:val="000000"/>
                <w:sz w:val="18"/>
                <w:szCs w:val="18"/>
              </w:rPr>
            </w:pPr>
          </w:p>
        </w:tc>
      </w:tr>
      <w:tr w:rsidR="00EA4373" w:rsidRPr="00606347" w14:paraId="5DF5AF42" w14:textId="77777777" w:rsidTr="00EA4373">
        <w:trPr>
          <w:trHeight w:val="576"/>
          <w:jc w:val="center"/>
        </w:trPr>
        <w:tc>
          <w:tcPr>
            <w:tcW w:w="748" w:type="dxa"/>
            <w:shd w:val="clear" w:color="auto" w:fill="auto"/>
            <w:hideMark/>
          </w:tcPr>
          <w:p w14:paraId="27CB712D" w14:textId="77777777" w:rsidR="00EA4373" w:rsidRPr="00606347" w:rsidRDefault="00EA4373" w:rsidP="00EA4373">
            <w:pPr>
              <w:rPr>
                <w:color w:val="000000"/>
                <w:sz w:val="18"/>
                <w:szCs w:val="18"/>
              </w:rPr>
            </w:pPr>
            <w:r w:rsidRPr="00606347">
              <w:rPr>
                <w:color w:val="000000"/>
                <w:sz w:val="18"/>
                <w:szCs w:val="18"/>
              </w:rPr>
              <w:t>LO4.06</w:t>
            </w:r>
          </w:p>
        </w:tc>
        <w:tc>
          <w:tcPr>
            <w:tcW w:w="3599" w:type="dxa"/>
            <w:shd w:val="clear" w:color="auto" w:fill="auto"/>
            <w:hideMark/>
          </w:tcPr>
          <w:p w14:paraId="42C18CE9" w14:textId="77777777" w:rsidR="00EA4373" w:rsidRPr="00606347" w:rsidRDefault="00EA4373" w:rsidP="00EA4373">
            <w:pPr>
              <w:rPr>
                <w:color w:val="000000"/>
                <w:sz w:val="18"/>
                <w:szCs w:val="18"/>
              </w:rPr>
            </w:pPr>
            <w:r w:rsidRPr="00606347">
              <w:rPr>
                <w:color w:val="000000"/>
                <w:sz w:val="18"/>
                <w:szCs w:val="18"/>
              </w:rPr>
              <w:t>DSRM06 - Apply ingenuity to complex problems, develop innovative ideas</w:t>
            </w:r>
          </w:p>
        </w:tc>
        <w:tc>
          <w:tcPr>
            <w:tcW w:w="850" w:type="dxa"/>
            <w:shd w:val="clear" w:color="auto" w:fill="auto"/>
            <w:noWrap/>
            <w:hideMark/>
          </w:tcPr>
          <w:p w14:paraId="16479E04" w14:textId="77777777" w:rsidR="00EA4373" w:rsidRPr="00606347" w:rsidRDefault="00EA4373" w:rsidP="00EA4373">
            <w:pPr>
              <w:rPr>
                <w:color w:val="000000"/>
                <w:sz w:val="18"/>
                <w:szCs w:val="18"/>
              </w:rPr>
            </w:pPr>
            <w:r>
              <w:rPr>
                <w:color w:val="000000"/>
                <w:sz w:val="18"/>
                <w:szCs w:val="18"/>
              </w:rPr>
              <w:t>1</w:t>
            </w:r>
          </w:p>
        </w:tc>
        <w:tc>
          <w:tcPr>
            <w:tcW w:w="851" w:type="dxa"/>
            <w:shd w:val="clear" w:color="auto" w:fill="D9D9D9" w:themeFill="background1" w:themeFillShade="D9"/>
          </w:tcPr>
          <w:p w14:paraId="5485AAFC" w14:textId="77777777" w:rsidR="00EA4373" w:rsidRPr="00606347" w:rsidRDefault="00EA4373" w:rsidP="00EA4373">
            <w:pPr>
              <w:rPr>
                <w:color w:val="000000"/>
                <w:sz w:val="18"/>
                <w:szCs w:val="18"/>
              </w:rPr>
            </w:pPr>
          </w:p>
        </w:tc>
        <w:tc>
          <w:tcPr>
            <w:tcW w:w="850" w:type="dxa"/>
            <w:shd w:val="clear" w:color="auto" w:fill="auto"/>
          </w:tcPr>
          <w:p w14:paraId="26FD73D8" w14:textId="77777777" w:rsidR="00EA4373" w:rsidRPr="00606347" w:rsidRDefault="00EA4373" w:rsidP="00EA4373">
            <w:pPr>
              <w:rPr>
                <w:color w:val="000000"/>
                <w:sz w:val="18"/>
                <w:szCs w:val="18"/>
              </w:rPr>
            </w:pPr>
            <w:r>
              <w:rPr>
                <w:color w:val="000000"/>
                <w:sz w:val="18"/>
                <w:szCs w:val="18"/>
              </w:rPr>
              <w:t>1</w:t>
            </w:r>
          </w:p>
        </w:tc>
        <w:tc>
          <w:tcPr>
            <w:tcW w:w="851" w:type="dxa"/>
            <w:shd w:val="clear" w:color="auto" w:fill="auto"/>
          </w:tcPr>
          <w:p w14:paraId="6451E754"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352474C2" w14:textId="77777777" w:rsidR="00EA4373" w:rsidRPr="00606347" w:rsidRDefault="00EA4373" w:rsidP="00EA4373">
            <w:pPr>
              <w:rPr>
                <w:color w:val="000000"/>
                <w:sz w:val="18"/>
                <w:szCs w:val="18"/>
              </w:rPr>
            </w:pPr>
          </w:p>
        </w:tc>
        <w:tc>
          <w:tcPr>
            <w:tcW w:w="802" w:type="dxa"/>
            <w:shd w:val="clear" w:color="auto" w:fill="auto"/>
          </w:tcPr>
          <w:p w14:paraId="529FF7E3" w14:textId="77777777" w:rsidR="00EA4373" w:rsidRPr="00606347" w:rsidRDefault="00EA4373" w:rsidP="00EA4373">
            <w:pPr>
              <w:rPr>
                <w:color w:val="000000"/>
                <w:sz w:val="18"/>
                <w:szCs w:val="18"/>
              </w:rPr>
            </w:pPr>
          </w:p>
        </w:tc>
      </w:tr>
      <w:tr w:rsidR="00EA4373" w:rsidRPr="00606347" w14:paraId="0BA1B315" w14:textId="77777777" w:rsidTr="00EA4373">
        <w:trPr>
          <w:trHeight w:val="396"/>
          <w:jc w:val="center"/>
        </w:trPr>
        <w:tc>
          <w:tcPr>
            <w:tcW w:w="9260" w:type="dxa"/>
            <w:gridSpan w:val="8"/>
            <w:shd w:val="clear" w:color="auto" w:fill="auto"/>
            <w:hideMark/>
          </w:tcPr>
          <w:p w14:paraId="3551511E" w14:textId="77777777" w:rsidR="00EA4373" w:rsidRPr="00606347" w:rsidRDefault="00EA4373" w:rsidP="00EA4373">
            <w:pPr>
              <w:rPr>
                <w:b/>
                <w:bCs/>
                <w:sz w:val="18"/>
                <w:szCs w:val="18"/>
              </w:rPr>
            </w:pPr>
            <w:r w:rsidRPr="00606347">
              <w:rPr>
                <w:b/>
                <w:bCs/>
                <w:sz w:val="18"/>
                <w:szCs w:val="18"/>
              </w:rPr>
              <w:t>Business Process Management</w:t>
            </w:r>
          </w:p>
        </w:tc>
      </w:tr>
      <w:tr w:rsidR="00EA4373" w:rsidRPr="00606347" w14:paraId="6A993795" w14:textId="77777777" w:rsidTr="00EA4373">
        <w:trPr>
          <w:trHeight w:val="1550"/>
          <w:jc w:val="center"/>
        </w:trPr>
        <w:tc>
          <w:tcPr>
            <w:tcW w:w="748" w:type="dxa"/>
            <w:shd w:val="clear" w:color="auto" w:fill="auto"/>
            <w:hideMark/>
          </w:tcPr>
          <w:p w14:paraId="555FF588" w14:textId="77777777" w:rsidR="00EA4373" w:rsidRPr="00606347" w:rsidRDefault="00EA4373" w:rsidP="00EA4373">
            <w:pPr>
              <w:rPr>
                <w:b/>
                <w:sz w:val="18"/>
                <w:szCs w:val="18"/>
              </w:rPr>
            </w:pPr>
            <w:r w:rsidRPr="00606347">
              <w:rPr>
                <w:b/>
                <w:sz w:val="18"/>
                <w:szCs w:val="18"/>
              </w:rPr>
              <w:t>LO5-BPM</w:t>
            </w:r>
          </w:p>
        </w:tc>
        <w:tc>
          <w:tcPr>
            <w:tcW w:w="3599" w:type="dxa"/>
            <w:shd w:val="clear" w:color="auto" w:fill="auto"/>
            <w:hideMark/>
          </w:tcPr>
          <w:p w14:paraId="5D5B587E" w14:textId="77777777" w:rsidR="00EA4373" w:rsidRPr="00606347" w:rsidRDefault="00EA4373" w:rsidP="00EA4373">
            <w:pPr>
              <w:rPr>
                <w:b/>
                <w:sz w:val="18"/>
                <w:szCs w:val="18"/>
              </w:rPr>
            </w:pPr>
            <w:r w:rsidRPr="00606347">
              <w:rPr>
                <w:b/>
                <w:sz w:val="18"/>
                <w:szCs w:val="18"/>
              </w:rPr>
              <w:t>DS</w:t>
            </w:r>
            <w:r>
              <w:rPr>
                <w:b/>
                <w:sz w:val="18"/>
                <w:szCs w:val="18"/>
              </w:rPr>
              <w:t>BPM</w:t>
            </w:r>
            <w:r w:rsidRPr="00606347">
              <w:rPr>
                <w:b/>
                <w:sz w:val="18"/>
                <w:szCs w:val="18"/>
              </w:rPr>
              <w:t>-BPM - Use domain knowledge (scientific or business) to develop relevant data analytics applications, and adopt general Data Science methods to domain specific data types and presentations, data and process models, organisational roles and relations.</w:t>
            </w:r>
          </w:p>
        </w:tc>
        <w:tc>
          <w:tcPr>
            <w:tcW w:w="850" w:type="dxa"/>
            <w:shd w:val="clear" w:color="auto" w:fill="auto"/>
            <w:noWrap/>
            <w:hideMark/>
          </w:tcPr>
          <w:p w14:paraId="145EBDCE" w14:textId="77777777" w:rsidR="00EA4373" w:rsidRPr="00606347" w:rsidRDefault="00EA4373" w:rsidP="00EA4373">
            <w:pPr>
              <w:rPr>
                <w:b/>
                <w:color w:val="C00000"/>
                <w:sz w:val="18"/>
                <w:szCs w:val="18"/>
              </w:rPr>
            </w:pPr>
            <w:r>
              <w:rPr>
                <w:b/>
                <w:sz w:val="18"/>
                <w:szCs w:val="18"/>
              </w:rPr>
              <w:t>5</w:t>
            </w:r>
          </w:p>
        </w:tc>
        <w:tc>
          <w:tcPr>
            <w:tcW w:w="851" w:type="dxa"/>
            <w:shd w:val="clear" w:color="auto" w:fill="D9D9D9" w:themeFill="background1" w:themeFillShade="D9"/>
          </w:tcPr>
          <w:p w14:paraId="11A44E1F" w14:textId="77777777" w:rsidR="00EA4373" w:rsidRPr="00606347" w:rsidRDefault="00EA4373" w:rsidP="00EA4373">
            <w:pPr>
              <w:rPr>
                <w:b/>
                <w:color w:val="C00000"/>
                <w:sz w:val="18"/>
                <w:szCs w:val="18"/>
              </w:rPr>
            </w:pPr>
          </w:p>
        </w:tc>
        <w:tc>
          <w:tcPr>
            <w:tcW w:w="850" w:type="dxa"/>
            <w:shd w:val="clear" w:color="auto" w:fill="auto"/>
          </w:tcPr>
          <w:p w14:paraId="6755BD45" w14:textId="77777777" w:rsidR="00EA4373" w:rsidRPr="00606347" w:rsidRDefault="00EA4373" w:rsidP="00EA4373">
            <w:pPr>
              <w:rPr>
                <w:b/>
                <w:color w:val="C00000"/>
                <w:sz w:val="18"/>
                <w:szCs w:val="18"/>
              </w:rPr>
            </w:pPr>
            <w:r>
              <w:rPr>
                <w:b/>
                <w:sz w:val="18"/>
                <w:szCs w:val="18"/>
              </w:rPr>
              <w:t>5</w:t>
            </w:r>
          </w:p>
        </w:tc>
        <w:tc>
          <w:tcPr>
            <w:tcW w:w="851" w:type="dxa"/>
            <w:shd w:val="clear" w:color="auto" w:fill="auto"/>
          </w:tcPr>
          <w:p w14:paraId="5F4B013E" w14:textId="77777777" w:rsidR="00EA4373" w:rsidRPr="00606347" w:rsidRDefault="00EA4373" w:rsidP="00EA4373">
            <w:pPr>
              <w:rPr>
                <w:b/>
                <w:color w:val="C00000"/>
                <w:sz w:val="18"/>
                <w:szCs w:val="18"/>
              </w:rPr>
            </w:pPr>
            <w:r>
              <w:rPr>
                <w:b/>
                <w:sz w:val="18"/>
                <w:szCs w:val="18"/>
              </w:rPr>
              <w:t>5</w:t>
            </w:r>
          </w:p>
        </w:tc>
        <w:tc>
          <w:tcPr>
            <w:tcW w:w="709" w:type="dxa"/>
            <w:shd w:val="clear" w:color="auto" w:fill="D9D9D9" w:themeFill="background1" w:themeFillShade="D9"/>
          </w:tcPr>
          <w:p w14:paraId="5B7B870E" w14:textId="77777777" w:rsidR="00EA4373" w:rsidRPr="00606347" w:rsidRDefault="00EA4373" w:rsidP="00EA4373">
            <w:pPr>
              <w:rPr>
                <w:b/>
                <w:color w:val="C00000"/>
                <w:sz w:val="18"/>
                <w:szCs w:val="18"/>
              </w:rPr>
            </w:pPr>
          </w:p>
        </w:tc>
        <w:tc>
          <w:tcPr>
            <w:tcW w:w="802" w:type="dxa"/>
            <w:shd w:val="clear" w:color="auto" w:fill="auto"/>
          </w:tcPr>
          <w:p w14:paraId="2CF914A1" w14:textId="77777777" w:rsidR="00EA4373" w:rsidRPr="00606347" w:rsidRDefault="00EA4373" w:rsidP="00EA4373">
            <w:pPr>
              <w:rPr>
                <w:b/>
                <w:color w:val="C00000"/>
                <w:sz w:val="18"/>
                <w:szCs w:val="18"/>
              </w:rPr>
            </w:pPr>
            <w:r>
              <w:rPr>
                <w:b/>
                <w:sz w:val="18"/>
                <w:szCs w:val="18"/>
              </w:rPr>
              <w:t>5</w:t>
            </w:r>
          </w:p>
        </w:tc>
      </w:tr>
      <w:tr w:rsidR="00EA4373" w:rsidRPr="00606347" w14:paraId="3D49C0E8" w14:textId="77777777" w:rsidTr="00EA4373">
        <w:trPr>
          <w:trHeight w:val="864"/>
          <w:jc w:val="center"/>
        </w:trPr>
        <w:tc>
          <w:tcPr>
            <w:tcW w:w="748" w:type="dxa"/>
            <w:shd w:val="clear" w:color="auto" w:fill="auto"/>
            <w:hideMark/>
          </w:tcPr>
          <w:p w14:paraId="12F639D4" w14:textId="77777777" w:rsidR="00EA4373" w:rsidRPr="00606347" w:rsidRDefault="00EA4373" w:rsidP="00EA4373">
            <w:pPr>
              <w:rPr>
                <w:color w:val="000000"/>
                <w:sz w:val="18"/>
                <w:szCs w:val="18"/>
              </w:rPr>
            </w:pPr>
            <w:r w:rsidRPr="00606347">
              <w:rPr>
                <w:color w:val="000000"/>
                <w:sz w:val="18"/>
                <w:szCs w:val="18"/>
              </w:rPr>
              <w:t>LO5.01</w:t>
            </w:r>
          </w:p>
        </w:tc>
        <w:tc>
          <w:tcPr>
            <w:tcW w:w="3599" w:type="dxa"/>
            <w:shd w:val="clear" w:color="auto" w:fill="auto"/>
            <w:hideMark/>
          </w:tcPr>
          <w:p w14:paraId="0B1546AC" w14:textId="77777777" w:rsidR="00EA4373" w:rsidRPr="00606347" w:rsidRDefault="00EA4373" w:rsidP="00EA4373">
            <w:pPr>
              <w:rPr>
                <w:color w:val="000000"/>
                <w:sz w:val="18"/>
                <w:szCs w:val="18"/>
              </w:rPr>
            </w:pPr>
            <w:r w:rsidRPr="00606347">
              <w:rPr>
                <w:color w:val="000000"/>
                <w:sz w:val="18"/>
                <w:szCs w:val="18"/>
              </w:rPr>
              <w:t>DSBPM01 - Understand business and provide insight, translate unstructured business problems into an abstract mathematical framework.</w:t>
            </w:r>
          </w:p>
        </w:tc>
        <w:tc>
          <w:tcPr>
            <w:tcW w:w="850" w:type="dxa"/>
            <w:shd w:val="clear" w:color="auto" w:fill="auto"/>
            <w:noWrap/>
          </w:tcPr>
          <w:p w14:paraId="4A44E0FE"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D9D9D9" w:themeFill="background1" w:themeFillShade="D9"/>
          </w:tcPr>
          <w:p w14:paraId="4F784611" w14:textId="77777777" w:rsidR="00EA4373" w:rsidRPr="00606347" w:rsidRDefault="00EA4373" w:rsidP="00EA4373">
            <w:pPr>
              <w:rPr>
                <w:color w:val="000000"/>
                <w:sz w:val="18"/>
                <w:szCs w:val="18"/>
              </w:rPr>
            </w:pPr>
          </w:p>
        </w:tc>
        <w:tc>
          <w:tcPr>
            <w:tcW w:w="850" w:type="dxa"/>
            <w:shd w:val="clear" w:color="auto" w:fill="auto"/>
          </w:tcPr>
          <w:p w14:paraId="5424D331"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auto"/>
          </w:tcPr>
          <w:p w14:paraId="23C6D08D" w14:textId="77777777" w:rsidR="00EA4373" w:rsidRPr="00606347" w:rsidRDefault="00EA4373" w:rsidP="00EA4373">
            <w:pPr>
              <w:rPr>
                <w:color w:val="000000"/>
                <w:sz w:val="18"/>
                <w:szCs w:val="18"/>
              </w:rPr>
            </w:pPr>
            <w:r>
              <w:rPr>
                <w:color w:val="000000"/>
                <w:sz w:val="18"/>
                <w:szCs w:val="18"/>
              </w:rPr>
              <w:t>2</w:t>
            </w:r>
          </w:p>
        </w:tc>
        <w:tc>
          <w:tcPr>
            <w:tcW w:w="709" w:type="dxa"/>
            <w:shd w:val="clear" w:color="auto" w:fill="D9D9D9" w:themeFill="background1" w:themeFillShade="D9"/>
          </w:tcPr>
          <w:p w14:paraId="1D3B6B38" w14:textId="77777777" w:rsidR="00EA4373" w:rsidRPr="00606347" w:rsidRDefault="00EA4373" w:rsidP="00EA4373">
            <w:pPr>
              <w:rPr>
                <w:color w:val="000000"/>
                <w:sz w:val="18"/>
                <w:szCs w:val="18"/>
              </w:rPr>
            </w:pPr>
          </w:p>
        </w:tc>
        <w:tc>
          <w:tcPr>
            <w:tcW w:w="802" w:type="dxa"/>
            <w:shd w:val="clear" w:color="auto" w:fill="auto"/>
          </w:tcPr>
          <w:p w14:paraId="0B8D0D74" w14:textId="77777777" w:rsidR="00EA4373" w:rsidRPr="00606347" w:rsidRDefault="00EA4373" w:rsidP="00EA4373">
            <w:pPr>
              <w:rPr>
                <w:color w:val="000000"/>
                <w:sz w:val="18"/>
                <w:szCs w:val="18"/>
              </w:rPr>
            </w:pPr>
            <w:r>
              <w:rPr>
                <w:color w:val="000000"/>
                <w:sz w:val="18"/>
                <w:szCs w:val="18"/>
              </w:rPr>
              <w:t>2</w:t>
            </w:r>
          </w:p>
        </w:tc>
      </w:tr>
      <w:tr w:rsidR="00EA4373" w:rsidRPr="00606347" w14:paraId="5100DCD3" w14:textId="77777777" w:rsidTr="00EA4373">
        <w:trPr>
          <w:trHeight w:val="576"/>
          <w:jc w:val="center"/>
        </w:trPr>
        <w:tc>
          <w:tcPr>
            <w:tcW w:w="748" w:type="dxa"/>
            <w:shd w:val="clear" w:color="auto" w:fill="auto"/>
            <w:hideMark/>
          </w:tcPr>
          <w:p w14:paraId="517A4CBC" w14:textId="77777777" w:rsidR="00EA4373" w:rsidRPr="00606347" w:rsidRDefault="00EA4373" w:rsidP="00EA4373">
            <w:pPr>
              <w:rPr>
                <w:color w:val="000000"/>
                <w:sz w:val="18"/>
                <w:szCs w:val="18"/>
              </w:rPr>
            </w:pPr>
            <w:r w:rsidRPr="00606347">
              <w:rPr>
                <w:color w:val="000000"/>
                <w:sz w:val="18"/>
                <w:szCs w:val="18"/>
              </w:rPr>
              <w:t>LO5.02</w:t>
            </w:r>
          </w:p>
        </w:tc>
        <w:tc>
          <w:tcPr>
            <w:tcW w:w="3599" w:type="dxa"/>
            <w:shd w:val="clear" w:color="auto" w:fill="auto"/>
            <w:hideMark/>
          </w:tcPr>
          <w:p w14:paraId="5BDEBAF0" w14:textId="77777777" w:rsidR="00EA4373" w:rsidRPr="00606347" w:rsidRDefault="00EA4373" w:rsidP="00EA4373">
            <w:pPr>
              <w:rPr>
                <w:color w:val="000000"/>
                <w:sz w:val="18"/>
                <w:szCs w:val="18"/>
              </w:rPr>
            </w:pPr>
            <w:r w:rsidRPr="00606347">
              <w:rPr>
                <w:color w:val="000000"/>
                <w:sz w:val="18"/>
                <w:szCs w:val="18"/>
              </w:rPr>
              <w:t>DSBPM02 - Use data to improve existing services or develop new services.</w:t>
            </w:r>
          </w:p>
        </w:tc>
        <w:tc>
          <w:tcPr>
            <w:tcW w:w="850" w:type="dxa"/>
            <w:shd w:val="clear" w:color="auto" w:fill="auto"/>
            <w:noWrap/>
          </w:tcPr>
          <w:p w14:paraId="0AB65F95"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D9D9D9" w:themeFill="background1" w:themeFillShade="D9"/>
          </w:tcPr>
          <w:p w14:paraId="117D9B2B" w14:textId="77777777" w:rsidR="00EA4373" w:rsidRPr="00606347" w:rsidRDefault="00EA4373" w:rsidP="00EA4373">
            <w:pPr>
              <w:rPr>
                <w:color w:val="000000"/>
                <w:sz w:val="18"/>
                <w:szCs w:val="18"/>
              </w:rPr>
            </w:pPr>
          </w:p>
        </w:tc>
        <w:tc>
          <w:tcPr>
            <w:tcW w:w="850" w:type="dxa"/>
            <w:shd w:val="clear" w:color="auto" w:fill="auto"/>
          </w:tcPr>
          <w:p w14:paraId="1AB67167"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auto"/>
          </w:tcPr>
          <w:p w14:paraId="64293968" w14:textId="77777777" w:rsidR="00EA4373" w:rsidRPr="00606347" w:rsidRDefault="00EA4373" w:rsidP="00EA4373">
            <w:pPr>
              <w:rPr>
                <w:color w:val="000000"/>
                <w:sz w:val="18"/>
                <w:szCs w:val="18"/>
              </w:rPr>
            </w:pPr>
            <w:r>
              <w:rPr>
                <w:color w:val="000000"/>
                <w:sz w:val="18"/>
                <w:szCs w:val="18"/>
              </w:rPr>
              <w:t>1</w:t>
            </w:r>
          </w:p>
        </w:tc>
        <w:tc>
          <w:tcPr>
            <w:tcW w:w="709" w:type="dxa"/>
            <w:shd w:val="clear" w:color="auto" w:fill="D9D9D9" w:themeFill="background1" w:themeFillShade="D9"/>
          </w:tcPr>
          <w:p w14:paraId="1C8C4571" w14:textId="77777777" w:rsidR="00EA4373" w:rsidRPr="00606347" w:rsidRDefault="00EA4373" w:rsidP="00EA4373">
            <w:pPr>
              <w:rPr>
                <w:color w:val="000000"/>
                <w:sz w:val="18"/>
                <w:szCs w:val="18"/>
              </w:rPr>
            </w:pPr>
          </w:p>
        </w:tc>
        <w:tc>
          <w:tcPr>
            <w:tcW w:w="802" w:type="dxa"/>
            <w:shd w:val="clear" w:color="auto" w:fill="auto"/>
          </w:tcPr>
          <w:p w14:paraId="4C50C0CA" w14:textId="77777777" w:rsidR="00EA4373" w:rsidRPr="00606347" w:rsidRDefault="00EA4373" w:rsidP="00EA4373">
            <w:pPr>
              <w:rPr>
                <w:color w:val="000000"/>
                <w:sz w:val="18"/>
                <w:szCs w:val="18"/>
              </w:rPr>
            </w:pPr>
            <w:r>
              <w:rPr>
                <w:color w:val="000000"/>
                <w:sz w:val="18"/>
                <w:szCs w:val="18"/>
              </w:rPr>
              <w:t>2</w:t>
            </w:r>
          </w:p>
        </w:tc>
      </w:tr>
      <w:tr w:rsidR="00EA4373" w:rsidRPr="00606347" w14:paraId="77CE9C4B" w14:textId="77777777" w:rsidTr="00EA4373">
        <w:trPr>
          <w:trHeight w:val="828"/>
          <w:jc w:val="center"/>
        </w:trPr>
        <w:tc>
          <w:tcPr>
            <w:tcW w:w="748" w:type="dxa"/>
            <w:shd w:val="clear" w:color="auto" w:fill="auto"/>
            <w:hideMark/>
          </w:tcPr>
          <w:p w14:paraId="29246385" w14:textId="77777777" w:rsidR="00EA4373" w:rsidRPr="00606347" w:rsidRDefault="00EA4373" w:rsidP="00EA4373">
            <w:pPr>
              <w:rPr>
                <w:color w:val="000000"/>
                <w:sz w:val="18"/>
                <w:szCs w:val="18"/>
              </w:rPr>
            </w:pPr>
            <w:r w:rsidRPr="00606347">
              <w:rPr>
                <w:color w:val="000000"/>
                <w:sz w:val="18"/>
                <w:szCs w:val="18"/>
              </w:rPr>
              <w:t>LO5.03</w:t>
            </w:r>
          </w:p>
        </w:tc>
        <w:tc>
          <w:tcPr>
            <w:tcW w:w="3599" w:type="dxa"/>
            <w:shd w:val="clear" w:color="auto" w:fill="auto"/>
            <w:hideMark/>
          </w:tcPr>
          <w:p w14:paraId="740AA920" w14:textId="77777777" w:rsidR="00EA4373" w:rsidRPr="00606347" w:rsidRDefault="00EA4373" w:rsidP="00EA4373">
            <w:pPr>
              <w:rPr>
                <w:color w:val="000000"/>
                <w:sz w:val="18"/>
                <w:szCs w:val="18"/>
              </w:rPr>
            </w:pPr>
            <w:r w:rsidRPr="00606347">
              <w:rPr>
                <w:color w:val="000000"/>
                <w:sz w:val="18"/>
                <w:szCs w:val="18"/>
              </w:rPr>
              <w:t>DSBPM03 - Participate strategically and tactically in financial decisions that impact management and organizations.</w:t>
            </w:r>
          </w:p>
        </w:tc>
        <w:tc>
          <w:tcPr>
            <w:tcW w:w="850" w:type="dxa"/>
            <w:shd w:val="clear" w:color="auto" w:fill="auto"/>
            <w:noWrap/>
          </w:tcPr>
          <w:p w14:paraId="58071939"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235F8F6D" w14:textId="77777777" w:rsidR="00EA4373" w:rsidRPr="00606347" w:rsidRDefault="00EA4373" w:rsidP="00EA4373">
            <w:pPr>
              <w:rPr>
                <w:color w:val="000000"/>
                <w:sz w:val="18"/>
                <w:szCs w:val="18"/>
              </w:rPr>
            </w:pPr>
          </w:p>
        </w:tc>
        <w:tc>
          <w:tcPr>
            <w:tcW w:w="850" w:type="dxa"/>
            <w:shd w:val="clear" w:color="auto" w:fill="auto"/>
          </w:tcPr>
          <w:p w14:paraId="240E1BC5" w14:textId="77777777" w:rsidR="00EA4373" w:rsidRPr="00606347" w:rsidRDefault="00EA4373" w:rsidP="00EA4373">
            <w:pPr>
              <w:rPr>
                <w:color w:val="000000"/>
                <w:sz w:val="18"/>
                <w:szCs w:val="18"/>
              </w:rPr>
            </w:pPr>
          </w:p>
        </w:tc>
        <w:tc>
          <w:tcPr>
            <w:tcW w:w="851" w:type="dxa"/>
            <w:shd w:val="clear" w:color="auto" w:fill="auto"/>
          </w:tcPr>
          <w:p w14:paraId="4C4C1FDE"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1F6F768B" w14:textId="77777777" w:rsidR="00EA4373" w:rsidRPr="00606347" w:rsidRDefault="00EA4373" w:rsidP="00EA4373">
            <w:pPr>
              <w:rPr>
                <w:color w:val="000000"/>
                <w:sz w:val="18"/>
                <w:szCs w:val="18"/>
              </w:rPr>
            </w:pPr>
          </w:p>
        </w:tc>
        <w:tc>
          <w:tcPr>
            <w:tcW w:w="802" w:type="dxa"/>
            <w:shd w:val="clear" w:color="auto" w:fill="auto"/>
          </w:tcPr>
          <w:p w14:paraId="122385BF" w14:textId="77777777" w:rsidR="00EA4373" w:rsidRPr="00606347" w:rsidRDefault="00EA4373" w:rsidP="00EA4373">
            <w:pPr>
              <w:rPr>
                <w:color w:val="000000"/>
                <w:sz w:val="18"/>
                <w:szCs w:val="18"/>
              </w:rPr>
            </w:pPr>
          </w:p>
        </w:tc>
      </w:tr>
      <w:tr w:rsidR="00EA4373" w:rsidRPr="00606347" w14:paraId="182FDA55" w14:textId="77777777" w:rsidTr="00EA4373">
        <w:trPr>
          <w:trHeight w:val="864"/>
          <w:jc w:val="center"/>
        </w:trPr>
        <w:tc>
          <w:tcPr>
            <w:tcW w:w="748" w:type="dxa"/>
            <w:shd w:val="clear" w:color="auto" w:fill="auto"/>
            <w:hideMark/>
          </w:tcPr>
          <w:p w14:paraId="4C4ED405" w14:textId="77777777" w:rsidR="00EA4373" w:rsidRPr="00606347" w:rsidRDefault="00EA4373" w:rsidP="00EA4373">
            <w:pPr>
              <w:rPr>
                <w:color w:val="000000"/>
                <w:sz w:val="18"/>
                <w:szCs w:val="18"/>
              </w:rPr>
            </w:pPr>
            <w:r w:rsidRPr="00606347">
              <w:rPr>
                <w:color w:val="000000"/>
                <w:sz w:val="18"/>
                <w:szCs w:val="18"/>
              </w:rPr>
              <w:t>LO5.04</w:t>
            </w:r>
          </w:p>
        </w:tc>
        <w:tc>
          <w:tcPr>
            <w:tcW w:w="3599" w:type="dxa"/>
            <w:shd w:val="clear" w:color="auto" w:fill="auto"/>
            <w:hideMark/>
          </w:tcPr>
          <w:p w14:paraId="07289784" w14:textId="567852C7" w:rsidR="00EA4373" w:rsidRPr="00606347" w:rsidRDefault="00EA4373" w:rsidP="00EA4373">
            <w:pPr>
              <w:rPr>
                <w:color w:val="000000"/>
                <w:sz w:val="18"/>
                <w:szCs w:val="18"/>
              </w:rPr>
            </w:pPr>
            <w:r w:rsidRPr="00606347">
              <w:rPr>
                <w:color w:val="000000"/>
                <w:sz w:val="18"/>
                <w:szCs w:val="18"/>
              </w:rPr>
              <w:t xml:space="preserve">DSBPM04 - Provides scientific, technical, and </w:t>
            </w:r>
            <w:r w:rsidR="00372FAB" w:rsidRPr="00606347">
              <w:rPr>
                <w:color w:val="000000"/>
                <w:sz w:val="18"/>
                <w:szCs w:val="18"/>
              </w:rPr>
              <w:t>analytic support</w:t>
            </w:r>
            <w:r w:rsidRPr="00606347">
              <w:rPr>
                <w:color w:val="000000"/>
                <w:sz w:val="18"/>
                <w:szCs w:val="18"/>
              </w:rPr>
              <w:t xml:space="preserve"> services to other organizational roles.</w:t>
            </w:r>
          </w:p>
        </w:tc>
        <w:tc>
          <w:tcPr>
            <w:tcW w:w="850" w:type="dxa"/>
            <w:shd w:val="clear" w:color="auto" w:fill="auto"/>
            <w:noWrap/>
          </w:tcPr>
          <w:p w14:paraId="3B49524F"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06E772C0" w14:textId="77777777" w:rsidR="00EA4373" w:rsidRPr="00606347" w:rsidRDefault="00EA4373" w:rsidP="00EA4373">
            <w:pPr>
              <w:rPr>
                <w:color w:val="000000"/>
                <w:sz w:val="18"/>
                <w:szCs w:val="18"/>
              </w:rPr>
            </w:pPr>
          </w:p>
        </w:tc>
        <w:tc>
          <w:tcPr>
            <w:tcW w:w="850" w:type="dxa"/>
            <w:shd w:val="clear" w:color="auto" w:fill="auto"/>
          </w:tcPr>
          <w:p w14:paraId="7829DF40" w14:textId="77777777" w:rsidR="00EA4373" w:rsidRPr="00606347" w:rsidRDefault="00EA4373" w:rsidP="00EA4373">
            <w:pPr>
              <w:rPr>
                <w:color w:val="000000"/>
                <w:sz w:val="18"/>
                <w:szCs w:val="18"/>
              </w:rPr>
            </w:pPr>
          </w:p>
        </w:tc>
        <w:tc>
          <w:tcPr>
            <w:tcW w:w="851" w:type="dxa"/>
            <w:shd w:val="clear" w:color="auto" w:fill="auto"/>
          </w:tcPr>
          <w:p w14:paraId="7966A098"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712BDB48" w14:textId="77777777" w:rsidR="00EA4373" w:rsidRPr="00606347" w:rsidRDefault="00EA4373" w:rsidP="00EA4373">
            <w:pPr>
              <w:rPr>
                <w:color w:val="000000"/>
                <w:sz w:val="18"/>
                <w:szCs w:val="18"/>
              </w:rPr>
            </w:pPr>
          </w:p>
        </w:tc>
        <w:tc>
          <w:tcPr>
            <w:tcW w:w="802" w:type="dxa"/>
            <w:shd w:val="clear" w:color="auto" w:fill="auto"/>
          </w:tcPr>
          <w:p w14:paraId="3A8840EF" w14:textId="77777777" w:rsidR="00EA4373" w:rsidRPr="00606347" w:rsidRDefault="00EA4373" w:rsidP="00EA4373">
            <w:pPr>
              <w:rPr>
                <w:color w:val="000000"/>
                <w:sz w:val="18"/>
                <w:szCs w:val="18"/>
              </w:rPr>
            </w:pPr>
          </w:p>
        </w:tc>
      </w:tr>
      <w:tr w:rsidR="00EA4373" w:rsidRPr="00606347" w14:paraId="518F7A33" w14:textId="77777777" w:rsidTr="00EA4373">
        <w:trPr>
          <w:trHeight w:val="636"/>
          <w:jc w:val="center"/>
        </w:trPr>
        <w:tc>
          <w:tcPr>
            <w:tcW w:w="748" w:type="dxa"/>
            <w:shd w:val="clear" w:color="auto" w:fill="auto"/>
            <w:hideMark/>
          </w:tcPr>
          <w:p w14:paraId="7ED7A99F" w14:textId="77777777" w:rsidR="00EA4373" w:rsidRPr="00606347" w:rsidRDefault="00EA4373" w:rsidP="00EA4373">
            <w:pPr>
              <w:rPr>
                <w:color w:val="000000"/>
                <w:sz w:val="18"/>
                <w:szCs w:val="18"/>
              </w:rPr>
            </w:pPr>
            <w:r w:rsidRPr="00606347">
              <w:rPr>
                <w:color w:val="000000"/>
                <w:sz w:val="18"/>
                <w:szCs w:val="18"/>
              </w:rPr>
              <w:t>LO5.05</w:t>
            </w:r>
          </w:p>
        </w:tc>
        <w:tc>
          <w:tcPr>
            <w:tcW w:w="3599" w:type="dxa"/>
            <w:shd w:val="clear" w:color="auto" w:fill="auto"/>
            <w:hideMark/>
          </w:tcPr>
          <w:p w14:paraId="32932230" w14:textId="77777777" w:rsidR="00EA4373" w:rsidRPr="00606347" w:rsidRDefault="00EA4373" w:rsidP="00EA4373">
            <w:pPr>
              <w:rPr>
                <w:color w:val="000000"/>
                <w:sz w:val="18"/>
                <w:szCs w:val="18"/>
              </w:rPr>
            </w:pPr>
            <w:r w:rsidRPr="00606347">
              <w:rPr>
                <w:color w:val="000000"/>
                <w:sz w:val="18"/>
                <w:szCs w:val="18"/>
              </w:rPr>
              <w:t>DSBPM05 - Analyse customer data to identify/optimise customer relations actions.</w:t>
            </w:r>
          </w:p>
        </w:tc>
        <w:tc>
          <w:tcPr>
            <w:tcW w:w="850" w:type="dxa"/>
            <w:shd w:val="clear" w:color="auto" w:fill="auto"/>
            <w:noWrap/>
          </w:tcPr>
          <w:p w14:paraId="519354CB" w14:textId="77777777" w:rsidR="00EA4373" w:rsidRPr="00606347" w:rsidRDefault="00EA4373" w:rsidP="00EA4373">
            <w:pPr>
              <w:rPr>
                <w:color w:val="000000"/>
                <w:sz w:val="18"/>
                <w:szCs w:val="18"/>
              </w:rPr>
            </w:pPr>
            <w:r>
              <w:rPr>
                <w:color w:val="000000"/>
                <w:sz w:val="18"/>
                <w:szCs w:val="18"/>
              </w:rPr>
              <w:t>1</w:t>
            </w:r>
          </w:p>
        </w:tc>
        <w:tc>
          <w:tcPr>
            <w:tcW w:w="851" w:type="dxa"/>
            <w:shd w:val="clear" w:color="auto" w:fill="D9D9D9" w:themeFill="background1" w:themeFillShade="D9"/>
          </w:tcPr>
          <w:p w14:paraId="1C28C2EB" w14:textId="77777777" w:rsidR="00EA4373" w:rsidRPr="00606347" w:rsidRDefault="00EA4373" w:rsidP="00EA4373">
            <w:pPr>
              <w:rPr>
                <w:color w:val="000000"/>
                <w:sz w:val="18"/>
                <w:szCs w:val="18"/>
              </w:rPr>
            </w:pPr>
          </w:p>
        </w:tc>
        <w:tc>
          <w:tcPr>
            <w:tcW w:w="850" w:type="dxa"/>
            <w:shd w:val="clear" w:color="auto" w:fill="auto"/>
          </w:tcPr>
          <w:p w14:paraId="62CA7CAC" w14:textId="77777777" w:rsidR="00EA4373" w:rsidRPr="00606347" w:rsidRDefault="00EA4373" w:rsidP="00EA4373">
            <w:pPr>
              <w:rPr>
                <w:color w:val="000000"/>
                <w:sz w:val="18"/>
                <w:szCs w:val="18"/>
              </w:rPr>
            </w:pPr>
            <w:r>
              <w:rPr>
                <w:color w:val="000000"/>
                <w:sz w:val="18"/>
                <w:szCs w:val="18"/>
              </w:rPr>
              <w:t>1</w:t>
            </w:r>
          </w:p>
        </w:tc>
        <w:tc>
          <w:tcPr>
            <w:tcW w:w="851" w:type="dxa"/>
            <w:shd w:val="clear" w:color="auto" w:fill="auto"/>
          </w:tcPr>
          <w:p w14:paraId="0D1DC162" w14:textId="77777777" w:rsidR="00EA4373" w:rsidRPr="00606347" w:rsidRDefault="00EA4373" w:rsidP="00EA4373">
            <w:pPr>
              <w:rPr>
                <w:color w:val="000000"/>
                <w:sz w:val="18"/>
                <w:szCs w:val="18"/>
              </w:rPr>
            </w:pPr>
            <w:r>
              <w:rPr>
                <w:color w:val="000000"/>
                <w:sz w:val="18"/>
                <w:szCs w:val="18"/>
              </w:rPr>
              <w:t>2</w:t>
            </w:r>
          </w:p>
        </w:tc>
        <w:tc>
          <w:tcPr>
            <w:tcW w:w="709" w:type="dxa"/>
            <w:shd w:val="clear" w:color="auto" w:fill="D9D9D9" w:themeFill="background1" w:themeFillShade="D9"/>
          </w:tcPr>
          <w:p w14:paraId="4990797C" w14:textId="77777777" w:rsidR="00EA4373" w:rsidRPr="00606347" w:rsidRDefault="00EA4373" w:rsidP="00EA4373">
            <w:pPr>
              <w:rPr>
                <w:color w:val="000000"/>
                <w:sz w:val="18"/>
                <w:szCs w:val="18"/>
              </w:rPr>
            </w:pPr>
          </w:p>
        </w:tc>
        <w:tc>
          <w:tcPr>
            <w:tcW w:w="802" w:type="dxa"/>
            <w:shd w:val="clear" w:color="auto" w:fill="auto"/>
          </w:tcPr>
          <w:p w14:paraId="46915C51" w14:textId="77777777" w:rsidR="00EA4373" w:rsidRPr="00606347" w:rsidRDefault="00EA4373" w:rsidP="00EA4373">
            <w:pPr>
              <w:rPr>
                <w:color w:val="000000"/>
                <w:sz w:val="18"/>
                <w:szCs w:val="18"/>
              </w:rPr>
            </w:pPr>
            <w:r>
              <w:rPr>
                <w:color w:val="000000"/>
                <w:sz w:val="18"/>
                <w:szCs w:val="18"/>
              </w:rPr>
              <w:t>1</w:t>
            </w:r>
          </w:p>
        </w:tc>
      </w:tr>
      <w:tr w:rsidR="00EA4373" w:rsidRPr="00606347" w14:paraId="72472E6E" w14:textId="77777777" w:rsidTr="00EA4373">
        <w:trPr>
          <w:trHeight w:val="552"/>
          <w:jc w:val="center"/>
        </w:trPr>
        <w:tc>
          <w:tcPr>
            <w:tcW w:w="748" w:type="dxa"/>
            <w:shd w:val="clear" w:color="auto" w:fill="auto"/>
            <w:hideMark/>
          </w:tcPr>
          <w:p w14:paraId="084FCA27" w14:textId="77777777" w:rsidR="00EA4373" w:rsidRPr="00606347" w:rsidRDefault="00EA4373" w:rsidP="00EA4373">
            <w:pPr>
              <w:rPr>
                <w:color w:val="000000"/>
                <w:sz w:val="18"/>
                <w:szCs w:val="18"/>
              </w:rPr>
            </w:pPr>
            <w:r w:rsidRPr="00606347">
              <w:rPr>
                <w:color w:val="000000"/>
                <w:sz w:val="18"/>
                <w:szCs w:val="18"/>
              </w:rPr>
              <w:t>LO5.06</w:t>
            </w:r>
          </w:p>
        </w:tc>
        <w:tc>
          <w:tcPr>
            <w:tcW w:w="3599" w:type="dxa"/>
            <w:shd w:val="clear" w:color="auto" w:fill="auto"/>
            <w:hideMark/>
          </w:tcPr>
          <w:p w14:paraId="780AE28D" w14:textId="77777777" w:rsidR="00EA4373" w:rsidRPr="00411728" w:rsidRDefault="00EA4373" w:rsidP="00EA4373">
            <w:pPr>
              <w:rPr>
                <w:color w:val="000000" w:themeColor="text1"/>
                <w:sz w:val="18"/>
                <w:szCs w:val="18"/>
              </w:rPr>
            </w:pPr>
            <w:r w:rsidRPr="00411728">
              <w:rPr>
                <w:color w:val="000000" w:themeColor="text1"/>
                <w:sz w:val="18"/>
                <w:szCs w:val="18"/>
              </w:rPr>
              <w:t>DSBPM06 - Analyse multiple data sources for marketing purposes.</w:t>
            </w:r>
          </w:p>
        </w:tc>
        <w:tc>
          <w:tcPr>
            <w:tcW w:w="850" w:type="dxa"/>
            <w:shd w:val="clear" w:color="auto" w:fill="auto"/>
            <w:noWrap/>
          </w:tcPr>
          <w:p w14:paraId="54A237C1"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6E41BCC1" w14:textId="77777777" w:rsidR="00EA4373" w:rsidRPr="00606347" w:rsidRDefault="00EA4373" w:rsidP="00EA4373">
            <w:pPr>
              <w:rPr>
                <w:color w:val="000000"/>
                <w:sz w:val="18"/>
                <w:szCs w:val="18"/>
              </w:rPr>
            </w:pPr>
          </w:p>
        </w:tc>
        <w:tc>
          <w:tcPr>
            <w:tcW w:w="850" w:type="dxa"/>
            <w:shd w:val="clear" w:color="auto" w:fill="auto"/>
          </w:tcPr>
          <w:p w14:paraId="6AF3298D" w14:textId="77777777" w:rsidR="00EA4373" w:rsidRPr="00606347" w:rsidRDefault="00EA4373" w:rsidP="00EA4373">
            <w:pPr>
              <w:rPr>
                <w:color w:val="000000"/>
                <w:sz w:val="18"/>
                <w:szCs w:val="18"/>
              </w:rPr>
            </w:pPr>
          </w:p>
        </w:tc>
        <w:tc>
          <w:tcPr>
            <w:tcW w:w="851" w:type="dxa"/>
            <w:shd w:val="clear" w:color="auto" w:fill="auto"/>
          </w:tcPr>
          <w:p w14:paraId="0D8E06BA"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1CA4D4D4" w14:textId="77777777" w:rsidR="00EA4373" w:rsidRPr="00606347" w:rsidRDefault="00EA4373" w:rsidP="00EA4373">
            <w:pPr>
              <w:rPr>
                <w:color w:val="000000"/>
                <w:sz w:val="18"/>
                <w:szCs w:val="18"/>
              </w:rPr>
            </w:pPr>
          </w:p>
        </w:tc>
        <w:tc>
          <w:tcPr>
            <w:tcW w:w="802" w:type="dxa"/>
            <w:shd w:val="clear" w:color="auto" w:fill="auto"/>
          </w:tcPr>
          <w:p w14:paraId="7A8598E3" w14:textId="77777777" w:rsidR="00EA4373" w:rsidRPr="00606347" w:rsidRDefault="00EA4373" w:rsidP="00EA4373">
            <w:pPr>
              <w:rPr>
                <w:color w:val="000000"/>
                <w:sz w:val="18"/>
                <w:szCs w:val="18"/>
              </w:rPr>
            </w:pPr>
          </w:p>
        </w:tc>
      </w:tr>
    </w:tbl>
    <w:p w14:paraId="2FCD1671" w14:textId="77777777" w:rsidR="00EA4373" w:rsidRDefault="00EA4373" w:rsidP="00EA4373"/>
    <w:p w14:paraId="69E2B6DA" w14:textId="77777777" w:rsidR="00EA4373" w:rsidRPr="007A1D8A" w:rsidRDefault="00EA4373" w:rsidP="00EA4373">
      <w:pPr>
        <w:pStyle w:val="Heading2"/>
        <w:jc w:val="both"/>
      </w:pPr>
      <w:bookmarkStart w:id="139" w:name="_Toc460413776"/>
      <w:bookmarkStart w:id="140" w:name="_Toc487818163"/>
      <w:r>
        <w:t xml:space="preserve">Assessment of existing programmes and identification of </w:t>
      </w:r>
      <w:r w:rsidRPr="007A1D8A">
        <w:t>potential gaps</w:t>
      </w:r>
      <w:bookmarkEnd w:id="139"/>
      <w:bookmarkEnd w:id="140"/>
      <w:r w:rsidRPr="007A1D8A">
        <w:t xml:space="preserve"> </w:t>
      </w:r>
    </w:p>
    <w:p w14:paraId="398DC62D" w14:textId="3E9823F6" w:rsidR="00EA4373" w:rsidRDefault="00EA4373" w:rsidP="00EA4373">
      <w:r>
        <w:t xml:space="preserve">Another important and useful use of the presented MC-DS is the possibility to assess the existing Data Science programmes for compliance with the proposed MC-DS and make their fine tuning for target Data Science professional profiles </w:t>
      </w:r>
      <w:r w:rsidR="00FD3A06">
        <w:t>or target training group</w:t>
      </w:r>
      <w:r>
        <w:t xml:space="preserve">. Such use of the DS-MC will help to close the gap between the offered Data Science education and demand from the job market. </w:t>
      </w:r>
    </w:p>
    <w:p w14:paraId="0EF8854A" w14:textId="77777777" w:rsidR="00EA4373" w:rsidRDefault="00EA4373" w:rsidP="00EA4373"/>
    <w:p w14:paraId="6F1E32A9" w14:textId="2CEAE505" w:rsidR="00EA4373" w:rsidRDefault="00FD3A06" w:rsidP="00EA4373">
      <w:r>
        <w:t xml:space="preserve">Initial </w:t>
      </w:r>
      <w:r w:rsidR="00EA4373">
        <w:t xml:space="preserve">study of existing Data Science programs </w:t>
      </w:r>
      <w:r w:rsidR="0037557C">
        <w:t>at the initial stage of EDISON project (</w:t>
      </w:r>
      <w:r w:rsidR="00AF4576">
        <w:t xml:space="preserve">refer to the project deliverable </w:t>
      </w:r>
      <w:r w:rsidR="0093643A">
        <w:t>D2.2 [</w:t>
      </w:r>
      <w:r w:rsidR="001829A9">
        <w:t>6</w:t>
      </w:r>
      <w:r w:rsidR="0093643A">
        <w:t>]</w:t>
      </w:r>
      <w:r w:rsidR="0037557C">
        <w:t xml:space="preserve">) which are collected in </w:t>
      </w:r>
      <w:r w:rsidR="00EA4373">
        <w:t>the EDISON Data Science programs inventory list [</w:t>
      </w:r>
      <w:r w:rsidR="0037557C">
        <w:t>49</w:t>
      </w:r>
      <w:r w:rsidR="00EA4373">
        <w:t xml:space="preserve">] and </w:t>
      </w:r>
      <w:r w:rsidR="0037557C">
        <w:t xml:space="preserve">the </w:t>
      </w:r>
      <w:r w:rsidR="00EA4373">
        <w:t>programmes developed by the EDISON Champion universities allowed us to make few observations</w:t>
      </w:r>
      <w:r w:rsidR="00EB06AD">
        <w:t xml:space="preserve"> (the results are published in [</w:t>
      </w:r>
      <w:r w:rsidR="00AD0676">
        <w:t>38</w:t>
      </w:r>
      <w:r w:rsidR="00EB06AD">
        <w:t>])</w:t>
      </w:r>
      <w:r w:rsidR="00EA4373">
        <w:t>.  The best existing programmes and those developed by the Champions are primarily covering the required competences profiles DSP04-DSP09 for Data Science Professional</w:t>
      </w:r>
      <w:r w:rsidR="00AF4576">
        <w:t>s</w:t>
      </w:r>
      <w:r w:rsidR="00EA4373">
        <w:t xml:space="preserve"> and profiles DSP01-DSP03 for Data Science Managers (</w:t>
      </w:r>
      <w:r w:rsidR="0093643A">
        <w:t>as defined in DSPP [4])</w:t>
      </w:r>
      <w:r w:rsidR="00EA4373">
        <w:t xml:space="preserve">. </w:t>
      </w:r>
      <w:r w:rsidR="001939C9">
        <w:t>However,</w:t>
      </w:r>
      <w:r w:rsidR="00EA4373">
        <w:t xml:space="preserve"> competences related to Data Management are not explicitly covered in most of existing Computer Science based programmes which are primarily reviewed in the project</w:t>
      </w:r>
      <w:r w:rsidR="00EA4373">
        <w:rPr>
          <w:rStyle w:val="FootnoteReference"/>
          <w:lang w:eastAsia="zh-CN"/>
        </w:rPr>
        <w:footnoteReference w:id="9"/>
      </w:r>
      <w:r w:rsidR="00EA4373">
        <w:t xml:space="preserve">. DSP10-DSP13 profiles primarily dealing with data management, curation, digital archiving and digital libraries are offered by non-Computer Science departments and their experience and offerings still to be studied by the project with the purpose to create consistent Data Science programmes covering both Computer Science based programmes and those educating digital librarians, archivists and curators. Taking into account that Data Management competences will be required for all DSP professional groups, necessary training can be offered at post-graduate stage or at working place. </w:t>
      </w:r>
    </w:p>
    <w:p w14:paraId="748A61DF" w14:textId="77777777" w:rsidR="00EA4373" w:rsidRDefault="00EA4373" w:rsidP="00EA4373"/>
    <w:p w14:paraId="7BD9982D" w14:textId="77777777" w:rsidR="00EA4373" w:rsidRPr="00156A1F" w:rsidRDefault="00EA4373" w:rsidP="00EA4373">
      <w:r>
        <w:t>Together with the EDISON champion universities, we are trying to identify if their respective DS programmes are covering all DS competencies groups and with the right mastery level. As a result, new courses and trainings will be added to the existing programs. Another approach to close courses gap considered by the EDISON champions is to establish a Data Science Erasmus exchange program across some of the EDISON champions to enable the DS graduates to move across the different universities to complete the missing competences.</w:t>
      </w:r>
    </w:p>
    <w:p w14:paraId="5395F2A7" w14:textId="79AFA201" w:rsidR="00393550" w:rsidRDefault="00393550" w:rsidP="00393550">
      <w:pPr>
        <w:pStyle w:val="Heading1"/>
      </w:pPr>
      <w:bookmarkStart w:id="141" w:name="_Toc487818164"/>
      <w:r>
        <w:t xml:space="preserve">Conclusion and further </w:t>
      </w:r>
      <w:r w:rsidR="00AE55E7">
        <w:t>developments</w:t>
      </w:r>
      <w:bookmarkEnd w:id="141"/>
    </w:p>
    <w:p w14:paraId="1AD6A471" w14:textId="19DF2539" w:rsidR="00E13C17" w:rsidRPr="00AE55E7" w:rsidRDefault="00E13C17" w:rsidP="00E13C17">
      <w:pPr>
        <w:rPr>
          <w:lang w:val="en-GB"/>
        </w:rPr>
      </w:pPr>
      <w:r>
        <w:rPr>
          <w:lang w:val="en-GB"/>
        </w:rPr>
        <w:t xml:space="preserve">The presented work on defining the </w:t>
      </w:r>
      <w:r w:rsidR="00454A51">
        <w:rPr>
          <w:lang w:val="en-GB"/>
        </w:rPr>
        <w:t>MC-D</w:t>
      </w:r>
      <w:r>
        <w:rPr>
          <w:lang w:val="en-GB"/>
        </w:rPr>
        <w:t xml:space="preserve">S and other foundational components of the whole EDISON Data Science Framework have been done with wide consultation and engagement of different stakeholders, primarily from </w:t>
      </w:r>
      <w:r w:rsidR="00454A51">
        <w:rPr>
          <w:lang w:val="en-GB"/>
        </w:rPr>
        <w:t xml:space="preserve">the universities, professional training organisations and </w:t>
      </w:r>
      <w:r>
        <w:rPr>
          <w:lang w:val="en-GB"/>
        </w:rPr>
        <w:t xml:space="preserve">research community, but also involving industry experts via standardisation bodies, professional communities and directly via the </w:t>
      </w:r>
      <w:r w:rsidR="00454A51">
        <w:rPr>
          <w:lang w:val="en-GB"/>
        </w:rPr>
        <w:t xml:space="preserve">EDISON </w:t>
      </w:r>
      <w:r>
        <w:rPr>
          <w:lang w:val="en-GB"/>
        </w:rPr>
        <w:t xml:space="preserve">project network. </w:t>
      </w:r>
    </w:p>
    <w:p w14:paraId="2C7B8CD5" w14:textId="151CD870" w:rsidR="00E13C17" w:rsidRDefault="00E13C17" w:rsidP="00AE55E7">
      <w:pPr>
        <w:rPr>
          <w:lang w:val="en-GB"/>
        </w:rPr>
      </w:pPr>
    </w:p>
    <w:p w14:paraId="0E3F78E7" w14:textId="77777777" w:rsidR="00916E48" w:rsidRDefault="00916E48" w:rsidP="00916E48">
      <w:r>
        <w:t>The Data Science Model Curriculum is a core component of the EDISON Data Science Framework that connects all components into a comprehensive tool aimed at supporting universities and professional training organizations in the development of new Data Science programmes, but also in the assessment of existing programmes w.r.t. coverage of competencies and knowledge areas associated with specific professional profiles/occupations.</w:t>
      </w:r>
    </w:p>
    <w:p w14:paraId="5C644888" w14:textId="2DF5CFC6" w:rsidR="00916E48" w:rsidRDefault="00916E48" w:rsidP="00AE55E7">
      <w:pPr>
        <w:rPr>
          <w:lang w:val="en-GB"/>
        </w:rPr>
      </w:pPr>
    </w:p>
    <w:p w14:paraId="026BC29F" w14:textId="77777777" w:rsidR="00916E48" w:rsidRDefault="00916E48" w:rsidP="00916E48">
      <w:pPr>
        <w:rPr>
          <w:lang w:val="en-GB"/>
        </w:rPr>
      </w:pPr>
      <w:r w:rsidRPr="00ED7294">
        <w:rPr>
          <w:lang w:val="en-GB"/>
        </w:rPr>
        <w:t xml:space="preserve">The </w:t>
      </w:r>
      <w:r>
        <w:rPr>
          <w:lang w:val="en-GB"/>
        </w:rPr>
        <w:t>presented MC-DS intends to</w:t>
      </w:r>
      <w:r w:rsidRPr="00ED7294">
        <w:rPr>
          <w:lang w:val="en-GB"/>
        </w:rPr>
        <w:t xml:space="preserve"> provide a guidance and a basis for universities to define their Data Science curricula and </w:t>
      </w:r>
      <w:r>
        <w:rPr>
          <w:lang w:val="en-GB"/>
        </w:rPr>
        <w:t xml:space="preserve">help with the individual </w:t>
      </w:r>
      <w:r w:rsidRPr="00ED7294">
        <w:rPr>
          <w:lang w:val="en-GB"/>
        </w:rPr>
        <w:t>courses selection</w:t>
      </w:r>
      <w:r>
        <w:rPr>
          <w:lang w:val="en-GB"/>
        </w:rPr>
        <w:t>. Together with DSP competence profiles</w:t>
      </w:r>
      <w:r w:rsidRPr="00ED7294">
        <w:rPr>
          <w:lang w:val="en-GB"/>
        </w:rPr>
        <w:t xml:space="preserve">, </w:t>
      </w:r>
      <w:r>
        <w:rPr>
          <w:lang w:val="en-GB"/>
        </w:rPr>
        <w:t>the MC-DS will help companies to correctly specify requirements to their staff knowledge and provide necessary training for the career development</w:t>
      </w:r>
      <w:r w:rsidRPr="00ED7294">
        <w:rPr>
          <w:lang w:val="en-GB"/>
        </w:rPr>
        <w:t xml:space="preserve"> </w:t>
      </w:r>
      <w:r>
        <w:rPr>
          <w:lang w:val="en-GB"/>
        </w:rPr>
        <w:t>of their staff</w:t>
      </w:r>
      <w:r w:rsidRPr="00ED7294">
        <w:rPr>
          <w:lang w:val="en-GB"/>
        </w:rPr>
        <w:t xml:space="preserve">. </w:t>
      </w:r>
    </w:p>
    <w:p w14:paraId="215A68A3" w14:textId="77777777" w:rsidR="00916E48" w:rsidRDefault="00916E48" w:rsidP="00916E48">
      <w:pPr>
        <w:rPr>
          <w:lang w:val="en-GB"/>
        </w:rPr>
      </w:pPr>
    </w:p>
    <w:p w14:paraId="1D189143" w14:textId="7FC785E5" w:rsidR="00E13C17" w:rsidRDefault="00E13C17" w:rsidP="00E13C17">
      <w:pPr>
        <w:rPr>
          <w:lang w:val="en-GB"/>
        </w:rPr>
      </w:pPr>
      <w:r w:rsidRPr="00ED7294">
        <w:rPr>
          <w:lang w:val="en-GB"/>
        </w:rPr>
        <w:t>Th</w:t>
      </w:r>
      <w:r>
        <w:rPr>
          <w:lang w:val="en-GB"/>
        </w:rPr>
        <w:t>e</w:t>
      </w:r>
      <w:r w:rsidRPr="00ED7294">
        <w:rPr>
          <w:lang w:val="en-GB"/>
        </w:rPr>
        <w:t xml:space="preserve"> </w:t>
      </w:r>
      <w:r w:rsidR="00454A51">
        <w:rPr>
          <w:lang w:val="en-GB"/>
        </w:rPr>
        <w:t xml:space="preserve">new release of </w:t>
      </w:r>
      <w:r w:rsidRPr="00ED7294">
        <w:rPr>
          <w:lang w:val="en-GB"/>
        </w:rPr>
        <w:t xml:space="preserve">Data Science </w:t>
      </w:r>
      <w:r w:rsidR="00454A51">
        <w:rPr>
          <w:lang w:val="en-GB"/>
        </w:rPr>
        <w:t>Model Curriculum</w:t>
      </w:r>
      <w:r>
        <w:rPr>
          <w:lang w:val="en-GB"/>
        </w:rPr>
        <w:t xml:space="preserve"> summarises the development</w:t>
      </w:r>
      <w:r w:rsidR="00454A51">
        <w:rPr>
          <w:lang w:val="en-GB"/>
        </w:rPr>
        <w:t>s</w:t>
      </w:r>
      <w:r>
        <w:rPr>
          <w:lang w:val="en-GB"/>
        </w:rPr>
        <w:t xml:space="preserve"> since the published Release 2 in July 2017. </w:t>
      </w:r>
      <w:r w:rsidRPr="00ED7294">
        <w:rPr>
          <w:lang w:val="en-GB"/>
        </w:rPr>
        <w:t xml:space="preserve">The </w:t>
      </w:r>
      <w:r>
        <w:rPr>
          <w:lang w:val="en-GB"/>
        </w:rPr>
        <w:t xml:space="preserve">initial </w:t>
      </w:r>
      <w:r w:rsidR="00454A51">
        <w:rPr>
          <w:lang w:val="en-GB"/>
        </w:rPr>
        <w:t>MS</w:t>
      </w:r>
      <w:r>
        <w:rPr>
          <w:lang w:val="en-GB"/>
        </w:rPr>
        <w:t>-DS</w:t>
      </w:r>
      <w:r w:rsidRPr="00ED7294">
        <w:rPr>
          <w:lang w:val="en-GB"/>
        </w:rPr>
        <w:t xml:space="preserve"> version</w:t>
      </w:r>
      <w:r>
        <w:rPr>
          <w:lang w:val="en-GB"/>
        </w:rPr>
        <w:t>s</w:t>
      </w:r>
      <w:r w:rsidRPr="00ED7294">
        <w:rPr>
          <w:lang w:val="en-GB"/>
        </w:rPr>
        <w:t xml:space="preserve"> ha</w:t>
      </w:r>
      <w:r>
        <w:rPr>
          <w:lang w:val="en-GB"/>
        </w:rPr>
        <w:t>ve</w:t>
      </w:r>
      <w:r w:rsidRPr="00ED7294">
        <w:rPr>
          <w:lang w:val="en-GB"/>
        </w:rPr>
        <w:t xml:space="preserve"> been created based on extensive </w:t>
      </w:r>
      <w:r>
        <w:rPr>
          <w:lang w:val="en-GB"/>
        </w:rPr>
        <w:t xml:space="preserve">analysis of available information </w:t>
      </w:r>
      <w:r w:rsidRPr="00ED7294">
        <w:rPr>
          <w:lang w:val="en-GB"/>
        </w:rPr>
        <w:t xml:space="preserve">that includes </w:t>
      </w:r>
      <w:r w:rsidR="00454A51">
        <w:rPr>
          <w:lang w:val="en-GB"/>
        </w:rPr>
        <w:t xml:space="preserve">existing best practices and guidelines on the curriculum development, analysis of existing (at the time of initial research and study) </w:t>
      </w:r>
      <w:r w:rsidRPr="00ED7294">
        <w:rPr>
          <w:lang w:val="en-GB"/>
        </w:rPr>
        <w:t xml:space="preserve">Data Science </w:t>
      </w:r>
      <w:r w:rsidR="00454A51">
        <w:rPr>
          <w:lang w:val="en-GB"/>
        </w:rPr>
        <w:t>programs and courses. This was also supported by</w:t>
      </w:r>
      <w:r w:rsidRPr="00ED7294">
        <w:rPr>
          <w:lang w:val="en-GB"/>
        </w:rPr>
        <w:t xml:space="preserve"> </w:t>
      </w:r>
      <w:r w:rsidR="00454A51">
        <w:rPr>
          <w:lang w:val="en-GB"/>
        </w:rPr>
        <w:t xml:space="preserve">the overview of </w:t>
      </w:r>
      <w:r w:rsidRPr="00ED7294">
        <w:rPr>
          <w:lang w:val="en-GB"/>
        </w:rPr>
        <w:t xml:space="preserve">academic publications </w:t>
      </w:r>
      <w:r w:rsidR="00454A51">
        <w:rPr>
          <w:lang w:val="en-GB"/>
        </w:rPr>
        <w:t xml:space="preserve">on education models and approaches, as well as incorporating feedback from the Champion universities cooperating with the EDISON Project. The project partners themselves were actively involved in the curricula and </w:t>
      </w:r>
      <w:r w:rsidR="00916E48">
        <w:rPr>
          <w:lang w:val="en-GB"/>
        </w:rPr>
        <w:t>Data Science courses development.</w:t>
      </w:r>
    </w:p>
    <w:p w14:paraId="52897C33" w14:textId="77777777" w:rsidR="00E13C17" w:rsidRDefault="00E13C17" w:rsidP="00E13C17">
      <w:pPr>
        <w:rPr>
          <w:lang w:val="en-GB"/>
        </w:rPr>
      </w:pPr>
    </w:p>
    <w:p w14:paraId="670660AD" w14:textId="77777777" w:rsidR="00E13C17" w:rsidRPr="00ED7294" w:rsidRDefault="00E13C17" w:rsidP="00E13C17">
      <w:pPr>
        <w:rPr>
          <w:lang w:val="en-GB"/>
        </w:rPr>
      </w:pPr>
      <w:r>
        <w:rPr>
          <w:lang w:val="en-GB"/>
        </w:rPr>
        <w:t>Current and ongoing list of suggested updates and extensions has been discussed at the EDSF Release 3 Design workshop that took place on 18-19 July 2018 in Amsterdam and was hosted by University of Amsterdam.</w:t>
      </w:r>
    </w:p>
    <w:p w14:paraId="4F76D6BB" w14:textId="77777777" w:rsidR="00E13C17" w:rsidRPr="00AE55E7" w:rsidRDefault="00E13C17" w:rsidP="00AE55E7">
      <w:pPr>
        <w:rPr>
          <w:lang w:val="en-GB"/>
        </w:rPr>
      </w:pPr>
    </w:p>
    <w:p w14:paraId="3A8ACABC" w14:textId="30DDC780" w:rsidR="00393550" w:rsidRDefault="00393550" w:rsidP="00393550">
      <w:pPr>
        <w:pStyle w:val="Heading2"/>
      </w:pPr>
      <w:bookmarkStart w:id="142" w:name="_Toc487818165"/>
      <w:r>
        <w:t xml:space="preserve">Summary of </w:t>
      </w:r>
      <w:r w:rsidR="00E13C17">
        <w:t>the recent development</w:t>
      </w:r>
      <w:r>
        <w:t>s</w:t>
      </w:r>
      <w:bookmarkEnd w:id="142"/>
    </w:p>
    <w:p w14:paraId="4C39EF85" w14:textId="77777777" w:rsidR="00916E48" w:rsidRDefault="00916E48" w:rsidP="00916E48">
      <w:pPr>
        <w:rPr>
          <w:lang w:val="en-GB"/>
        </w:rPr>
      </w:pPr>
      <w:r w:rsidRPr="00ED7294">
        <w:rPr>
          <w:lang w:val="en-GB"/>
        </w:rPr>
        <w:t xml:space="preserve">The </w:t>
      </w:r>
      <w:r>
        <w:rPr>
          <w:lang w:val="en-GB"/>
        </w:rPr>
        <w:t>presented</w:t>
      </w:r>
      <w:r w:rsidRPr="00ED7294">
        <w:rPr>
          <w:lang w:val="en-GB"/>
        </w:rPr>
        <w:t xml:space="preserve"> </w:t>
      </w:r>
      <w:r>
        <w:rPr>
          <w:lang w:val="en-GB"/>
        </w:rPr>
        <w:t xml:space="preserve">MC-DS is built around the DS-BoK and uses the existing classification of the academic disciplines, at this stage, mostly defined by the ACM Classification of Computer Science CCS2012. </w:t>
      </w:r>
    </w:p>
    <w:p w14:paraId="34C96EED" w14:textId="77777777" w:rsidR="00EA4373" w:rsidRDefault="00EA4373" w:rsidP="00EA4373"/>
    <w:p w14:paraId="3CEACF9A" w14:textId="1DF8089D" w:rsidR="00A16952" w:rsidRDefault="00A16952" w:rsidP="00A16952">
      <w:pPr>
        <w:rPr>
          <w:lang w:val="en-GB"/>
        </w:rPr>
      </w:pPr>
      <w:r>
        <w:rPr>
          <w:lang w:val="en-GB"/>
        </w:rPr>
        <w:t>The presented MC-DS Release 3 document ha</w:t>
      </w:r>
      <w:r>
        <w:t>s</w:t>
      </w:r>
      <w:r>
        <w:rPr>
          <w:lang w:val="en-GB"/>
        </w:rPr>
        <w:t xml:space="preserve"> been updated based on review and contribution from individual experts, discussions at a number of workshops and conferences where the EDSF development has been presented, it also incorporated feedback from practitioners that assessed usability and practically used EDSF and MC-DS for curriculum design or review. </w:t>
      </w:r>
    </w:p>
    <w:p w14:paraId="172B1E3D" w14:textId="77777777" w:rsidR="00A16952" w:rsidRDefault="00A16952" w:rsidP="00A16952">
      <w:pPr>
        <w:rPr>
          <w:lang w:val="en-GB"/>
        </w:rPr>
      </w:pPr>
    </w:p>
    <w:p w14:paraId="116BB28B" w14:textId="331EC0F0" w:rsidR="0016341A" w:rsidRDefault="00A16952" w:rsidP="0016341A">
      <w:pPr>
        <w:rPr>
          <w:lang w:val="en-GB"/>
        </w:rPr>
      </w:pPr>
      <w:r>
        <w:rPr>
          <w:lang w:val="en-GB"/>
        </w:rPr>
        <w:t>The Release 3 updates were mostly concerned correcting errors and consistency between different part of the document, including updates of some figures and tables.</w:t>
      </w:r>
    </w:p>
    <w:p w14:paraId="3DDC973F" w14:textId="52A3207B" w:rsidR="003E1510" w:rsidRDefault="003E1510" w:rsidP="0016341A">
      <w:pPr>
        <w:rPr>
          <w:lang w:val="en-GB"/>
        </w:rPr>
      </w:pPr>
    </w:p>
    <w:p w14:paraId="5721EB4B" w14:textId="43B5D02D" w:rsidR="003E1510" w:rsidRDefault="003E1510" w:rsidP="0016341A">
      <w:pPr>
        <w:rPr>
          <w:lang w:val="en-GB"/>
        </w:rPr>
      </w:pPr>
      <w:r>
        <w:rPr>
          <w:lang w:val="en-GB"/>
        </w:rPr>
        <w:t>The learning outcomes and their link to competences, mastery/proficiency levels related to Data Science professional profiles have been reviewed and verified.</w:t>
      </w:r>
    </w:p>
    <w:p w14:paraId="3B2F394B" w14:textId="1B84179B" w:rsidR="0078299B" w:rsidRPr="0016341A" w:rsidRDefault="0078299B" w:rsidP="00393550"/>
    <w:p w14:paraId="4D5A8A30" w14:textId="248FDF60" w:rsidR="00AE55E7" w:rsidRPr="00ED7294" w:rsidRDefault="00AE55E7" w:rsidP="00AE55E7">
      <w:pPr>
        <w:pStyle w:val="Heading2"/>
        <w:rPr>
          <w:lang w:val="en-GB"/>
        </w:rPr>
      </w:pPr>
      <w:bookmarkStart w:id="143" w:name="_Toc444586588"/>
      <w:bookmarkStart w:id="144" w:name="_Toc487818166"/>
      <w:r w:rsidRPr="00ED7294">
        <w:rPr>
          <w:lang w:val="en-GB"/>
        </w:rPr>
        <w:t xml:space="preserve">Further developments to formalize </w:t>
      </w:r>
      <w:r w:rsidR="00810868">
        <w:rPr>
          <w:lang w:val="en-GB"/>
        </w:rPr>
        <w:t>MC</w:t>
      </w:r>
      <w:r w:rsidRPr="00ED7294">
        <w:rPr>
          <w:lang w:val="en-GB"/>
        </w:rPr>
        <w:t xml:space="preserve">-DS </w:t>
      </w:r>
      <w:bookmarkEnd w:id="143"/>
      <w:bookmarkEnd w:id="144"/>
    </w:p>
    <w:p w14:paraId="257443D5" w14:textId="371569ED" w:rsidR="00AE55E7" w:rsidRPr="00ED7294" w:rsidRDefault="00AE55E7" w:rsidP="00AE55E7">
      <w:pPr>
        <w:rPr>
          <w:lang w:val="en-GB"/>
        </w:rPr>
      </w:pPr>
      <w:r>
        <w:rPr>
          <w:lang w:val="en-GB"/>
        </w:rPr>
        <w:t xml:space="preserve">It is anticipated that the presented </w:t>
      </w:r>
      <w:r w:rsidR="003E1510">
        <w:rPr>
          <w:lang w:val="en-GB"/>
        </w:rPr>
        <w:t xml:space="preserve">MC-DS Release 3 </w:t>
      </w:r>
      <w:r>
        <w:rPr>
          <w:lang w:val="en-GB"/>
        </w:rPr>
        <w:t>will require further development and validation by experts and communities of practice</w:t>
      </w:r>
      <w:r w:rsidR="003E1510">
        <w:rPr>
          <w:lang w:val="en-GB"/>
        </w:rPr>
        <w:t xml:space="preserve">. </w:t>
      </w:r>
      <w:r>
        <w:rPr>
          <w:lang w:val="en-GB"/>
        </w:rPr>
        <w:t xml:space="preserve"> </w:t>
      </w:r>
      <w:r w:rsidR="003E1510">
        <w:rPr>
          <w:lang w:val="en-GB"/>
        </w:rPr>
        <w:t xml:space="preserve">This </w:t>
      </w:r>
      <w:r w:rsidRPr="00ED7294">
        <w:rPr>
          <w:lang w:val="en-GB"/>
        </w:rPr>
        <w:t xml:space="preserve">will </w:t>
      </w:r>
      <w:r w:rsidR="003E1510">
        <w:rPr>
          <w:lang w:val="en-GB"/>
        </w:rPr>
        <w:t xml:space="preserve">require community contribution and will </w:t>
      </w:r>
      <w:r>
        <w:rPr>
          <w:lang w:val="en-GB"/>
        </w:rPr>
        <w:t>include</w:t>
      </w:r>
      <w:r w:rsidRPr="00ED7294">
        <w:rPr>
          <w:lang w:val="en-GB"/>
        </w:rPr>
        <w:t xml:space="preserve"> the following activities: </w:t>
      </w:r>
    </w:p>
    <w:p w14:paraId="785B0789" w14:textId="77777777" w:rsidR="00AE55E7" w:rsidRPr="00ED7294" w:rsidRDefault="00AE55E7" w:rsidP="00AE55E7">
      <w:pPr>
        <w:rPr>
          <w:lang w:val="en-GB"/>
        </w:rPr>
      </w:pPr>
    </w:p>
    <w:p w14:paraId="34F58525" w14:textId="69B3BC44" w:rsidR="00810868" w:rsidRDefault="003E1510" w:rsidP="003E1510">
      <w:pPr>
        <w:pStyle w:val="MyList"/>
      </w:pPr>
      <w:r>
        <w:t>Provide support</w:t>
      </w:r>
      <w:r w:rsidR="00810868">
        <w:t xml:space="preserve"> on the Data Science Model Curr</w:t>
      </w:r>
      <w:r w:rsidR="0081208F">
        <w:t xml:space="preserve">iculum </w:t>
      </w:r>
      <w:r>
        <w:t xml:space="preserve">implementation and collect feedback from practitioners and suggestion for </w:t>
      </w:r>
      <w:r w:rsidR="0081208F">
        <w:t xml:space="preserve">further </w:t>
      </w:r>
      <w:r w:rsidR="00810868">
        <w:t>improvement and extension.</w:t>
      </w:r>
    </w:p>
    <w:p w14:paraId="068AFF60" w14:textId="4C521D7A" w:rsidR="00810868" w:rsidRPr="00BE2560" w:rsidRDefault="00810868" w:rsidP="00F6263C">
      <w:pPr>
        <w:pStyle w:val="MyList"/>
      </w:pPr>
      <w:r>
        <w:t xml:space="preserve">Engage with the partner and </w:t>
      </w:r>
      <w:r w:rsidR="003E1510">
        <w:t xml:space="preserve">cooperating </w:t>
      </w:r>
      <w:r>
        <w:t xml:space="preserve">universities into </w:t>
      </w:r>
      <w:r w:rsidR="003E1510">
        <w:t xml:space="preserve">practical </w:t>
      </w:r>
      <w:r>
        <w:t xml:space="preserve">implementation of </w:t>
      </w:r>
      <w:r w:rsidR="003E1510">
        <w:t xml:space="preserve">the </w:t>
      </w:r>
      <w:r>
        <w:t>MC-DS and DS-BoK</w:t>
      </w:r>
      <w:r w:rsidR="003E1510">
        <w:t>,</w:t>
      </w:r>
      <w:r>
        <w:t xml:space="preserve"> </w:t>
      </w:r>
      <w:r w:rsidR="003E1510">
        <w:t xml:space="preserve">gain experience and </w:t>
      </w:r>
      <w:r>
        <w:t>collecting feedback.</w:t>
      </w:r>
    </w:p>
    <w:p w14:paraId="0EEA3B87" w14:textId="0D3B304E" w:rsidR="008C19B7" w:rsidRDefault="008C19B7" w:rsidP="00F6263C">
      <w:pPr>
        <w:pStyle w:val="MyList"/>
      </w:pPr>
      <w:r>
        <w:t>Define specific knowledge areas related to the identified knowledge area groups by involving experts in the related knowledge areas, possibly also engaging with the specific professional communities such as IEEE, ACM, DAMA, IIBA, etc.</w:t>
      </w:r>
    </w:p>
    <w:p w14:paraId="31E7D079" w14:textId="7710DCBC" w:rsidR="00AE55E7" w:rsidRDefault="00AE55E7" w:rsidP="00F6263C">
      <w:pPr>
        <w:pStyle w:val="MyList"/>
      </w:pPr>
      <w:r w:rsidRPr="00BE2560">
        <w:t xml:space="preserve">Finalise the taxonomy of Data Science </w:t>
      </w:r>
      <w:r w:rsidRPr="003E1510">
        <w:t>related knowledge areas</w:t>
      </w:r>
      <w:r w:rsidRPr="00BE2560">
        <w:t xml:space="preserve"> and scientific disciplines based on ACM CCS (2012), provide suggestion for new knowledge areas and classifications classes. </w:t>
      </w:r>
    </w:p>
    <w:p w14:paraId="5CF11128" w14:textId="272C04EC" w:rsidR="003E1510" w:rsidRDefault="003E1510" w:rsidP="00F6263C">
      <w:pPr>
        <w:pStyle w:val="MyList"/>
      </w:pPr>
      <w:r w:rsidRPr="00241DE7">
        <w:t>Work with the IEEE and ACM curriculum workshop to define Data Science Curriculum and extend current CCS2012 (Classification Computer Science 2012)</w:t>
      </w:r>
    </w:p>
    <w:p w14:paraId="52DEB558" w14:textId="77777777" w:rsidR="00AE55E7" w:rsidRPr="00ED7294" w:rsidRDefault="00AE55E7" w:rsidP="00AE55E7">
      <w:pPr>
        <w:rPr>
          <w:lang w:val="en-GB"/>
        </w:rPr>
      </w:pPr>
    </w:p>
    <w:p w14:paraId="3CF99E52" w14:textId="2FDF06C9" w:rsidR="00AE55E7" w:rsidRDefault="00933604" w:rsidP="00AE55E7">
      <w:pPr>
        <w:rPr>
          <w:lang w:val="en-GB"/>
        </w:rPr>
      </w:pPr>
      <w:r>
        <w:rPr>
          <w:lang w:val="en-GB"/>
        </w:rPr>
        <w:t xml:space="preserve">It is anticipated that real life implementation and adoption of the EDISON Data Science </w:t>
      </w:r>
      <w:r w:rsidR="003E1510">
        <w:rPr>
          <w:lang w:val="en-GB"/>
        </w:rPr>
        <w:t>F</w:t>
      </w:r>
      <w:r>
        <w:rPr>
          <w:lang w:val="en-GB"/>
        </w:rPr>
        <w:t xml:space="preserve">ramework will includes both approaches top-down and bottom-up that will allow universities and professional training institutions to benefit from EDISON recommendations and </w:t>
      </w:r>
      <w:r w:rsidR="008C19B7">
        <w:rPr>
          <w:lang w:val="en-GB"/>
        </w:rPr>
        <w:t xml:space="preserve">adopt them to available expertise, resources and demand of the Data Science competences and skills. </w:t>
      </w:r>
    </w:p>
    <w:p w14:paraId="720CC1EC" w14:textId="77777777" w:rsidR="0016341A" w:rsidRDefault="0016341A" w:rsidP="00AE55E7">
      <w:pPr>
        <w:rPr>
          <w:lang w:val="en-GB"/>
        </w:rPr>
      </w:pPr>
    </w:p>
    <w:p w14:paraId="1EAF5F55" w14:textId="1126A2FA" w:rsidR="0016341A" w:rsidRPr="000B0A13" w:rsidRDefault="0016341A" w:rsidP="0016341A">
      <w:bookmarkStart w:id="145" w:name="_Hlk525058944"/>
      <w:bookmarkStart w:id="146" w:name="_Hlk525059047"/>
      <w:r>
        <w:rPr>
          <w:lang w:val="en-GB"/>
        </w:rPr>
        <w:t>To ensure s</w:t>
      </w:r>
      <w:r w:rsidRPr="00AE0F16">
        <w:rPr>
          <w:lang w:val="en-GB"/>
        </w:rPr>
        <w:t>uccessful acceptance of the proposed EDSF and its core components</w:t>
      </w:r>
      <w:r>
        <w:rPr>
          <w:lang w:val="en-GB"/>
        </w:rPr>
        <w:t xml:space="preserve">, essential role belong to </w:t>
      </w:r>
      <w:r w:rsidR="00C01B62">
        <w:rPr>
          <w:lang w:val="en-GB"/>
        </w:rPr>
        <w:t xml:space="preserve">the </w:t>
      </w:r>
      <w:r>
        <w:rPr>
          <w:lang w:val="en-GB"/>
        </w:rPr>
        <w:t>standardisation in the related technology and educational domains.</w:t>
      </w:r>
      <w:r w:rsidRPr="00AE0F16">
        <w:rPr>
          <w:lang w:val="en-GB"/>
        </w:rPr>
        <w:t xml:space="preserve"> </w:t>
      </w:r>
      <w:r>
        <w:rPr>
          <w:lang w:val="en-GB"/>
        </w:rPr>
        <w:t xml:space="preserve">This work </w:t>
      </w:r>
      <w:r w:rsidR="00C01B62">
        <w:rPr>
          <w:lang w:val="en-GB"/>
        </w:rPr>
        <w:t>has been</w:t>
      </w:r>
      <w:r>
        <w:rPr>
          <w:lang w:val="en-GB"/>
        </w:rPr>
        <w:t xml:space="preserve"> done in the </w:t>
      </w:r>
      <w:r w:rsidR="00C01B62">
        <w:rPr>
          <w:lang w:val="en-GB"/>
        </w:rPr>
        <w:t xml:space="preserve">EDISON </w:t>
      </w:r>
      <w:r>
        <w:rPr>
          <w:lang w:val="en-GB"/>
        </w:rPr>
        <w:t xml:space="preserve">project. Necessary </w:t>
      </w:r>
      <w:r w:rsidRPr="00AE0F16">
        <w:rPr>
          <w:lang w:val="en-GB"/>
        </w:rPr>
        <w:t>contacts with the European and international standardisation bodies and professional organisations</w:t>
      </w:r>
      <w:r>
        <w:rPr>
          <w:lang w:val="en-GB"/>
        </w:rPr>
        <w:t xml:space="preserve"> </w:t>
      </w:r>
      <w:r w:rsidR="00C01B62">
        <w:rPr>
          <w:lang w:val="en-GB"/>
        </w:rPr>
        <w:t>have been</w:t>
      </w:r>
      <w:r>
        <w:rPr>
          <w:lang w:val="en-GB"/>
        </w:rPr>
        <w:t xml:space="preserve"> established</w:t>
      </w:r>
      <w:r w:rsidR="00C01B62">
        <w:rPr>
          <w:lang w:val="en-GB"/>
        </w:rPr>
        <w:t xml:space="preserve"> and currently maintained</w:t>
      </w:r>
      <w:r w:rsidRPr="00AE0F16">
        <w:rPr>
          <w:lang w:val="en-GB"/>
        </w:rPr>
        <w:t>.</w:t>
      </w:r>
      <w:r>
        <w:rPr>
          <w:lang w:val="en-GB"/>
        </w:rPr>
        <w:t xml:space="preserve"> </w:t>
      </w:r>
    </w:p>
    <w:p w14:paraId="4BC20BEB" w14:textId="5AE8E602" w:rsidR="0081208F" w:rsidRDefault="0081208F" w:rsidP="00393550"/>
    <w:p w14:paraId="166E4CE8" w14:textId="77777777" w:rsidR="00C01B62" w:rsidRPr="00ED7294" w:rsidRDefault="00C01B62" w:rsidP="00C01B62">
      <w:pPr>
        <w:rPr>
          <w:lang w:val="en-GB"/>
        </w:rPr>
      </w:pPr>
      <w:r>
        <w:rPr>
          <w:lang w:val="en-GB"/>
        </w:rPr>
        <w:t xml:space="preserve">Future support for EDSF and DS-BoK in particular will be provided in the framework of the community shared EDISON Initiative that is committed to support the EDSF implementation and regular updates like current Release 3 that summarised the community experience and continuous feedback. </w:t>
      </w:r>
    </w:p>
    <w:bookmarkEnd w:id="146"/>
    <w:p w14:paraId="33CCC14E" w14:textId="77777777" w:rsidR="00C01B62" w:rsidRPr="0028348D" w:rsidRDefault="00C01B62" w:rsidP="00393550"/>
    <w:bookmarkEnd w:id="145"/>
    <w:p w14:paraId="49752D5D" w14:textId="77777777" w:rsidR="00393550" w:rsidRPr="00ED7294" w:rsidRDefault="00393550" w:rsidP="00393550">
      <w:pPr>
        <w:rPr>
          <w:lang w:val="en-GB"/>
        </w:rPr>
      </w:pPr>
      <w:r w:rsidRPr="00ED7294">
        <w:rPr>
          <w:lang w:val="en-GB"/>
        </w:rPr>
        <w:br w:type="page"/>
      </w:r>
    </w:p>
    <w:p w14:paraId="2F5A356F" w14:textId="77777777" w:rsidR="00393550" w:rsidRPr="00ED7294" w:rsidRDefault="00393550" w:rsidP="00393550">
      <w:pPr>
        <w:pStyle w:val="Heading1"/>
        <w:jc w:val="both"/>
        <w:rPr>
          <w:lang w:val="en-GB"/>
        </w:rPr>
      </w:pPr>
      <w:bookmarkStart w:id="147" w:name="_Toc444586591"/>
      <w:bookmarkStart w:id="148" w:name="_Toc487818167"/>
      <w:r w:rsidRPr="00ED7294">
        <w:rPr>
          <w:lang w:val="en-GB"/>
        </w:rPr>
        <w:t>References</w:t>
      </w:r>
      <w:bookmarkEnd w:id="147"/>
      <w:bookmarkEnd w:id="148"/>
      <w:r w:rsidRPr="00ED7294">
        <w:rPr>
          <w:lang w:val="en-GB"/>
        </w:rPr>
        <w:t xml:space="preserve"> </w:t>
      </w:r>
    </w:p>
    <w:p w14:paraId="2913E5CC" w14:textId="77777777" w:rsidR="002F7C7D" w:rsidRPr="00157F0C" w:rsidRDefault="002F7C7D" w:rsidP="002F7C7D">
      <w:pPr>
        <w:pStyle w:val="references"/>
        <w:rPr>
          <w:noProof w:val="0"/>
          <w:sz w:val="20"/>
          <w:szCs w:val="20"/>
          <w:lang w:val="en-GB"/>
        </w:rPr>
      </w:pPr>
      <w:r w:rsidRPr="00157F0C">
        <w:rPr>
          <w:noProof w:val="0"/>
          <w:sz w:val="20"/>
          <w:szCs w:val="20"/>
          <w:lang w:val="en-GB"/>
        </w:rPr>
        <w:t xml:space="preserve">Data Science Competence Framework [online] </w:t>
      </w:r>
      <w:r w:rsidRPr="003A769C">
        <w:rPr>
          <w:rStyle w:val="Hyperlink"/>
          <w:noProof w:val="0"/>
          <w:sz w:val="20"/>
          <w:szCs w:val="20"/>
          <w:lang w:val="en-GB"/>
        </w:rPr>
        <w:t>https://github.com/EDISONcommunity/EDSF/tree/master/data-science-competence-</w:t>
      </w:r>
      <w:hyperlink r:id="rId22" w:history="1">
        <w:r w:rsidRPr="003A769C">
          <w:rPr>
            <w:rStyle w:val="Hyperlink"/>
            <w:noProof w:val="0"/>
            <w:sz w:val="20"/>
            <w:szCs w:val="20"/>
            <w:lang w:val="en-GB"/>
          </w:rPr>
          <w:t>framework</w:t>
        </w:r>
      </w:hyperlink>
      <w:r w:rsidRPr="00157F0C">
        <w:rPr>
          <w:noProof w:val="0"/>
          <w:sz w:val="20"/>
          <w:szCs w:val="20"/>
          <w:lang w:val="en-GB"/>
        </w:rPr>
        <w:t xml:space="preserve"> </w:t>
      </w:r>
    </w:p>
    <w:p w14:paraId="7B638CFC" w14:textId="77777777" w:rsidR="002F7C7D" w:rsidRPr="00157F0C" w:rsidRDefault="002F7C7D" w:rsidP="002F7C7D">
      <w:pPr>
        <w:pStyle w:val="references"/>
        <w:rPr>
          <w:noProof w:val="0"/>
          <w:sz w:val="20"/>
          <w:szCs w:val="20"/>
          <w:lang w:val="en-GB"/>
        </w:rPr>
      </w:pPr>
      <w:r w:rsidRPr="00157F0C">
        <w:rPr>
          <w:noProof w:val="0"/>
          <w:sz w:val="20"/>
          <w:szCs w:val="20"/>
          <w:lang w:val="en-GB"/>
        </w:rPr>
        <w:t>Data Science Body of Knowledge [online]</w:t>
      </w:r>
      <w:r>
        <w:rPr>
          <w:noProof w:val="0"/>
          <w:sz w:val="20"/>
          <w:szCs w:val="20"/>
          <w:lang w:val="en-GB"/>
        </w:rPr>
        <w:t xml:space="preserve"> </w:t>
      </w:r>
      <w:hyperlink r:id="rId23" w:history="1">
        <w:r w:rsidRPr="00720D5B">
          <w:rPr>
            <w:rStyle w:val="Hyperlink"/>
            <w:noProof w:val="0"/>
            <w:sz w:val="20"/>
            <w:szCs w:val="20"/>
            <w:lang w:val="en-GB"/>
          </w:rPr>
          <w:t>https://github.com/EDISONcommunity/EDSF/tree/master/data-science-body-of-knowledge</w:t>
        </w:r>
      </w:hyperlink>
      <w:r>
        <w:rPr>
          <w:noProof w:val="0"/>
          <w:sz w:val="20"/>
          <w:szCs w:val="20"/>
          <w:lang w:val="en-GB"/>
        </w:rPr>
        <w:t xml:space="preserve"> </w:t>
      </w:r>
    </w:p>
    <w:p w14:paraId="3524A37F" w14:textId="77777777" w:rsidR="002F7C7D" w:rsidRPr="00157F0C" w:rsidRDefault="002F7C7D" w:rsidP="002F7C7D">
      <w:pPr>
        <w:pStyle w:val="references"/>
        <w:rPr>
          <w:noProof w:val="0"/>
          <w:sz w:val="20"/>
          <w:szCs w:val="20"/>
          <w:lang w:val="en-GB"/>
        </w:rPr>
      </w:pPr>
      <w:r w:rsidRPr="00157F0C">
        <w:rPr>
          <w:noProof w:val="0"/>
          <w:sz w:val="20"/>
          <w:szCs w:val="20"/>
          <w:lang w:val="en-GB"/>
        </w:rPr>
        <w:t xml:space="preserve">Data Science Model Curriculum [online] </w:t>
      </w:r>
      <w:hyperlink r:id="rId24" w:history="1">
        <w:r w:rsidRPr="00720D5B">
          <w:rPr>
            <w:rStyle w:val="Hyperlink"/>
            <w:noProof w:val="0"/>
            <w:sz w:val="20"/>
            <w:szCs w:val="20"/>
            <w:lang w:val="en-GB"/>
          </w:rPr>
          <w:t>https://github.com/EDISONcommunity/EDSF/tree/master/data-science-model-curriculum</w:t>
        </w:r>
      </w:hyperlink>
      <w:r>
        <w:rPr>
          <w:noProof w:val="0"/>
          <w:sz w:val="20"/>
          <w:szCs w:val="20"/>
          <w:lang w:val="en-GB"/>
        </w:rPr>
        <w:t xml:space="preserve"> </w:t>
      </w:r>
    </w:p>
    <w:p w14:paraId="59A11407" w14:textId="77777777" w:rsidR="002F7C7D" w:rsidRPr="00157F0C" w:rsidRDefault="002F7C7D" w:rsidP="002F7C7D">
      <w:pPr>
        <w:pStyle w:val="references"/>
        <w:spacing w:after="0" w:line="240" w:lineRule="auto"/>
        <w:rPr>
          <w:noProof w:val="0"/>
          <w:sz w:val="20"/>
          <w:szCs w:val="20"/>
          <w:lang w:val="en-GB"/>
        </w:rPr>
      </w:pPr>
      <w:r w:rsidRPr="00157F0C">
        <w:rPr>
          <w:noProof w:val="0"/>
          <w:sz w:val="20"/>
          <w:szCs w:val="20"/>
          <w:lang w:val="en-GB"/>
        </w:rPr>
        <w:t xml:space="preserve">Data Science Professional Profiles [online] </w:t>
      </w:r>
      <w:hyperlink r:id="rId25" w:history="1">
        <w:r w:rsidRPr="00720D5B">
          <w:rPr>
            <w:rStyle w:val="Hyperlink"/>
            <w:noProof w:val="0"/>
            <w:sz w:val="20"/>
            <w:szCs w:val="20"/>
            <w:lang w:val="en-GB"/>
          </w:rPr>
          <w:t>https://github.com/EDISONcommunity/EDSF/tree/master/data-science-professional-profile</w:t>
        </w:r>
      </w:hyperlink>
    </w:p>
    <w:p w14:paraId="009D8764" w14:textId="77777777" w:rsidR="00841ADE" w:rsidRDefault="00841ADE" w:rsidP="00841ADE">
      <w:pPr>
        <w:pStyle w:val="references"/>
        <w:rPr>
          <w:noProof w:val="0"/>
          <w:sz w:val="18"/>
          <w:szCs w:val="18"/>
          <w:lang w:val="en-GB"/>
        </w:rPr>
      </w:pPr>
      <w:r w:rsidRPr="00540A42">
        <w:rPr>
          <w:sz w:val="20"/>
          <w:szCs w:val="20"/>
          <w:lang w:val="en-GB"/>
        </w:rPr>
        <w:t xml:space="preserve">The 2012 ACM Computing Classification System [online] </w:t>
      </w:r>
      <w:hyperlink r:id="rId26" w:history="1">
        <w:r w:rsidRPr="00540A42">
          <w:rPr>
            <w:rStyle w:val="Hyperlink"/>
            <w:sz w:val="20"/>
            <w:szCs w:val="20"/>
            <w:lang w:val="en-GB"/>
          </w:rPr>
          <w:t>http://www.acm.org/about/class/class/2012</w:t>
        </w:r>
      </w:hyperlink>
      <w:r>
        <w:rPr>
          <w:noProof w:val="0"/>
          <w:sz w:val="18"/>
          <w:szCs w:val="18"/>
          <w:lang w:val="en-GB"/>
        </w:rPr>
        <w:t xml:space="preserve"> </w:t>
      </w:r>
    </w:p>
    <w:p w14:paraId="365FB7A8" w14:textId="77777777" w:rsidR="00841ADE" w:rsidRDefault="00841ADE" w:rsidP="00841ADE">
      <w:pPr>
        <w:pStyle w:val="references"/>
      </w:pPr>
      <w:r w:rsidRPr="007130C1" w:rsidDel="00246251">
        <w:rPr>
          <w:noProof w:val="0"/>
          <w:sz w:val="18"/>
          <w:szCs w:val="18"/>
          <w:lang w:val="en-GB"/>
        </w:rPr>
        <w:t xml:space="preserve"> </w:t>
      </w:r>
      <w:r w:rsidRPr="00B70A92">
        <w:t>EDISON Deliverable D2.2 Existing educational and training resources inventory and analysis, May 2016 [online] http://edison-project.eu/sites/edison-project.eu/files/filefield_paths/edison_d2.2_inventory_and_analysis_v1_final.pdf</w:t>
      </w:r>
    </w:p>
    <w:p w14:paraId="111587F2" w14:textId="77777777" w:rsidR="00841ADE" w:rsidRDefault="00841ADE" w:rsidP="00841ADE">
      <w:pPr>
        <w:pStyle w:val="references"/>
      </w:pPr>
      <w:bookmarkStart w:id="149" w:name="_Hlk524911774"/>
      <w:r>
        <w:t xml:space="preserve">EDISON Project Deliverable </w:t>
      </w:r>
      <w:r w:rsidRPr="00126DA2">
        <w:t>D3.2 EDISON Online Education Environment, August 2016</w:t>
      </w:r>
      <w:r>
        <w:t xml:space="preserve"> [online] </w:t>
      </w:r>
      <w:r w:rsidRPr="004F7CAD">
        <w:t>http://edison-project.eu/sites/edison-project.eu/files/filefield_paths/edison-d3.2-edison_online_education_offering.v1.pdf</w:t>
      </w:r>
      <w:bookmarkEnd w:id="149"/>
    </w:p>
    <w:p w14:paraId="020CFAAD" w14:textId="77777777" w:rsidR="00841ADE" w:rsidRPr="0016341A" w:rsidRDefault="00841ADE" w:rsidP="00841ADE">
      <w:pPr>
        <w:pStyle w:val="references"/>
        <w:tabs>
          <w:tab w:val="num" w:pos="644"/>
        </w:tabs>
        <w:rPr>
          <w:noProof w:val="0"/>
          <w:sz w:val="18"/>
          <w:szCs w:val="18"/>
          <w:lang w:val="en-GB"/>
        </w:rPr>
      </w:pPr>
      <w:r w:rsidRPr="0016341A">
        <w:rPr>
          <w:noProof w:val="0"/>
          <w:sz w:val="18"/>
          <w:szCs w:val="18"/>
          <w:lang w:val="en-GB"/>
        </w:rPr>
        <w:t xml:space="preserve">Computer Science 2013: Curriculum Guidelines for Undergraduate Programs in Computer Science </w:t>
      </w:r>
      <w:hyperlink r:id="rId27" w:history="1">
        <w:r w:rsidRPr="0016341A">
          <w:rPr>
            <w:rStyle w:val="Hyperlink"/>
            <w:noProof w:val="0"/>
            <w:sz w:val="18"/>
            <w:szCs w:val="18"/>
            <w:lang w:val="en-GB"/>
          </w:rPr>
          <w:t>http://www.acm.org/education/CS2013-final-report.pdf</w:t>
        </w:r>
      </w:hyperlink>
    </w:p>
    <w:p w14:paraId="46F97552" w14:textId="77777777" w:rsidR="00841ADE" w:rsidRPr="0016341A" w:rsidRDefault="00841ADE" w:rsidP="00841ADE">
      <w:pPr>
        <w:pStyle w:val="references"/>
        <w:tabs>
          <w:tab w:val="num" w:pos="644"/>
        </w:tabs>
        <w:rPr>
          <w:sz w:val="18"/>
          <w:szCs w:val="18"/>
          <w:lang w:val="en-GB"/>
        </w:rPr>
      </w:pPr>
      <w:r w:rsidRPr="0016341A">
        <w:rPr>
          <w:sz w:val="18"/>
          <w:szCs w:val="18"/>
          <w:lang w:val="en-GB"/>
        </w:rPr>
        <w:t xml:space="preserve">Information Technology Competency Model of Core Learning Outcomes and Assessment for Associate-Degree Curriculum (2014) </w:t>
      </w:r>
      <w:hyperlink r:id="rId28" w:history="1">
        <w:r w:rsidRPr="0016341A">
          <w:rPr>
            <w:rStyle w:val="Hyperlink"/>
            <w:sz w:val="18"/>
            <w:szCs w:val="18"/>
            <w:lang w:val="en-GB"/>
          </w:rPr>
          <w:t>http://www.capspace.org/uploads/ACMITCompetencyModel14October2014.pdf</w:t>
        </w:r>
      </w:hyperlink>
    </w:p>
    <w:p w14:paraId="6B16A6A7" w14:textId="77777777" w:rsidR="00841ADE" w:rsidRPr="0016341A" w:rsidRDefault="00841ADE" w:rsidP="00841ADE">
      <w:pPr>
        <w:pStyle w:val="references"/>
        <w:tabs>
          <w:tab w:val="num" w:pos="644"/>
        </w:tabs>
        <w:rPr>
          <w:sz w:val="18"/>
          <w:szCs w:val="18"/>
          <w:lang w:val="en-GB"/>
        </w:rPr>
      </w:pPr>
      <w:r w:rsidRPr="0016341A">
        <w:rPr>
          <w:sz w:val="18"/>
          <w:szCs w:val="18"/>
          <w:lang w:val="en-GB"/>
        </w:rPr>
        <w:t>ICT professional Body of Knowledge (ICT-BoK) [online] http://www.ictbok.eu/images/EU_Foundationa_ICTBOK_final.pdf</w:t>
      </w:r>
    </w:p>
    <w:p w14:paraId="5F0439AB" w14:textId="77777777" w:rsidR="00841ADE" w:rsidRPr="0016341A" w:rsidRDefault="00841ADE" w:rsidP="00841ADE">
      <w:pPr>
        <w:pStyle w:val="references"/>
        <w:tabs>
          <w:tab w:val="num" w:pos="644"/>
        </w:tabs>
        <w:rPr>
          <w:sz w:val="18"/>
          <w:szCs w:val="18"/>
          <w:lang w:val="en-GB"/>
        </w:rPr>
      </w:pPr>
      <w:r w:rsidRPr="0016341A">
        <w:rPr>
          <w:sz w:val="18"/>
          <w:szCs w:val="18"/>
          <w:lang w:val="en-GB"/>
        </w:rPr>
        <w:t>Data Management Body of Knowledge (DM-BoK) by Data Management Association International (DAMAI) [online] http://www.dama.org/sites/default/files/download/DAMA-DMBOK2-Framework-V2-20140317-FINAL.pdf</w:t>
      </w:r>
    </w:p>
    <w:p w14:paraId="40254FA1" w14:textId="77777777" w:rsidR="00841ADE" w:rsidRPr="0016341A" w:rsidRDefault="00841ADE" w:rsidP="00841ADE">
      <w:pPr>
        <w:pStyle w:val="references"/>
        <w:tabs>
          <w:tab w:val="num" w:pos="644"/>
        </w:tabs>
        <w:rPr>
          <w:sz w:val="18"/>
          <w:szCs w:val="18"/>
          <w:lang w:val="en-GB"/>
        </w:rPr>
      </w:pPr>
      <w:r w:rsidRPr="0016341A">
        <w:rPr>
          <w:sz w:val="18"/>
          <w:szCs w:val="18"/>
          <w:lang w:val="en-GB"/>
        </w:rPr>
        <w:t>Software Engineering Body of Knowledge (SWEBOK) [online] https://www.computer.org/web/swebok/v3</w:t>
      </w:r>
    </w:p>
    <w:p w14:paraId="726CACA6" w14:textId="77777777" w:rsidR="00841ADE" w:rsidRPr="0016341A" w:rsidRDefault="00841ADE" w:rsidP="00841ADE">
      <w:pPr>
        <w:pStyle w:val="references"/>
        <w:tabs>
          <w:tab w:val="num" w:pos="644"/>
        </w:tabs>
        <w:rPr>
          <w:sz w:val="18"/>
          <w:szCs w:val="18"/>
          <w:lang w:val="en-GB"/>
        </w:rPr>
      </w:pPr>
      <w:r w:rsidRPr="0016341A">
        <w:rPr>
          <w:sz w:val="18"/>
          <w:szCs w:val="18"/>
          <w:lang w:val="en-GB"/>
        </w:rPr>
        <w:t>Business Analytics Body of Knowledge (BABOK) [online] http://www.iiba.org/babok-guide.aspx</w:t>
      </w:r>
    </w:p>
    <w:p w14:paraId="4E28625A" w14:textId="77777777" w:rsidR="00841ADE" w:rsidRPr="0016341A" w:rsidRDefault="00841ADE" w:rsidP="00841ADE">
      <w:pPr>
        <w:pStyle w:val="references"/>
        <w:tabs>
          <w:tab w:val="num" w:pos="644"/>
        </w:tabs>
        <w:rPr>
          <w:sz w:val="18"/>
          <w:szCs w:val="18"/>
          <w:lang w:val="en-GB"/>
        </w:rPr>
      </w:pPr>
      <w:r w:rsidRPr="0016341A">
        <w:rPr>
          <w:sz w:val="18"/>
          <w:szCs w:val="18"/>
          <w:lang w:val="en-GB"/>
        </w:rPr>
        <w:t>Project Management Professional Body of Knowledge (PM-BoK) [online] http://www.pmi.org/PMBOK-Guide-and-Standards/pmbok-guide.aspx</w:t>
      </w:r>
    </w:p>
    <w:p w14:paraId="7E51EEE2" w14:textId="77777777" w:rsidR="00841ADE" w:rsidRPr="0016341A" w:rsidRDefault="00841ADE" w:rsidP="00841ADE">
      <w:pPr>
        <w:pStyle w:val="references"/>
        <w:tabs>
          <w:tab w:val="num" w:pos="644"/>
        </w:tabs>
        <w:rPr>
          <w:sz w:val="18"/>
          <w:szCs w:val="18"/>
          <w:lang w:val="en-GB"/>
        </w:rPr>
      </w:pPr>
      <w:r w:rsidRPr="0016341A">
        <w:rPr>
          <w:sz w:val="18"/>
          <w:szCs w:val="18"/>
          <w:lang w:val="en-GB"/>
        </w:rPr>
        <w:t>European Credit Transfer and Accumulation System (ECTS) [online] http://ec.europa.eu/education/ects/users-guide/docs/year-2009/ects-users-guide-2009_en.pdf</w:t>
      </w:r>
    </w:p>
    <w:p w14:paraId="28464C4A" w14:textId="77777777" w:rsidR="00841ADE" w:rsidRPr="00712379" w:rsidRDefault="00841ADE" w:rsidP="00841ADE">
      <w:pPr>
        <w:pStyle w:val="references"/>
        <w:tabs>
          <w:tab w:val="num" w:pos="644"/>
        </w:tabs>
        <w:rPr>
          <w:sz w:val="18"/>
          <w:szCs w:val="18"/>
          <w:highlight w:val="yellow"/>
          <w:lang w:val="en-GB"/>
        </w:rPr>
      </w:pPr>
      <w:r w:rsidRPr="00712379">
        <w:rPr>
          <w:sz w:val="18"/>
          <w:szCs w:val="18"/>
          <w:highlight w:val="yellow"/>
          <w:lang w:val="en-GB"/>
        </w:rPr>
        <w:t>Carnegie unit credit hour  [online] https://www.luminafoundation.org/files/resources/carnegie-unit-report.pdf</w:t>
      </w:r>
    </w:p>
    <w:p w14:paraId="2BE973D9" w14:textId="77777777" w:rsidR="00841ADE" w:rsidRPr="0016341A" w:rsidRDefault="00841ADE" w:rsidP="00841ADE">
      <w:pPr>
        <w:pStyle w:val="references"/>
        <w:tabs>
          <w:tab w:val="num" w:pos="644"/>
        </w:tabs>
        <w:spacing w:line="240" w:lineRule="auto"/>
        <w:jc w:val="left"/>
        <w:rPr>
          <w:noProof w:val="0"/>
          <w:sz w:val="18"/>
          <w:szCs w:val="18"/>
          <w:lang w:val="en-GB"/>
        </w:rPr>
      </w:pPr>
      <w:r w:rsidRPr="0016341A">
        <w:rPr>
          <w:noProof w:val="0"/>
          <w:sz w:val="18"/>
          <w:szCs w:val="18"/>
          <w:lang w:val="de-DE"/>
        </w:rPr>
        <w:t xml:space="preserve">Bloom, B. S.; Engelhart, M. D.; Furst, E. J.; Hill, W. H.; Krathwohl, D. R. (1956). </w:t>
      </w:r>
      <w:r w:rsidRPr="0016341A">
        <w:rPr>
          <w:noProof w:val="0"/>
          <w:sz w:val="18"/>
          <w:szCs w:val="18"/>
          <w:lang w:val="en-GB"/>
        </w:rPr>
        <w:t>Taxonomy of educational objectives: The classification of educational goals. Handbook I: Cognitive domain. New York: David McKay Company.</w:t>
      </w:r>
    </w:p>
    <w:p w14:paraId="360E11D1" w14:textId="77777777" w:rsidR="00841ADE" w:rsidRPr="0016341A" w:rsidRDefault="00841ADE" w:rsidP="00841ADE">
      <w:pPr>
        <w:pStyle w:val="references"/>
        <w:tabs>
          <w:tab w:val="num" w:pos="644"/>
        </w:tabs>
        <w:rPr>
          <w:noProof w:val="0"/>
          <w:sz w:val="18"/>
          <w:szCs w:val="18"/>
          <w:lang w:val="en-GB"/>
        </w:rPr>
      </w:pPr>
      <w:r w:rsidRPr="0016341A">
        <w:rPr>
          <w:noProof w:val="0"/>
          <w:sz w:val="18"/>
          <w:szCs w:val="18"/>
          <w:lang w:val="de-DE"/>
        </w:rPr>
        <w:t xml:space="preserve">Anderson, L. W., &amp; Krathwohl, D. R. (2001). </w:t>
      </w:r>
      <w:r w:rsidRPr="0016341A">
        <w:rPr>
          <w:noProof w:val="0"/>
          <w:sz w:val="18"/>
          <w:szCs w:val="18"/>
          <w:lang w:val="en-GB"/>
        </w:rPr>
        <w:t>A taxonomy for learning, teaching, and assessing, Abridged Edition. Boston, MA: Allyn and Bacon..</w:t>
      </w:r>
    </w:p>
    <w:p w14:paraId="54CE4B6D" w14:textId="77777777" w:rsidR="00841ADE" w:rsidRPr="0016341A" w:rsidRDefault="00841ADE" w:rsidP="00841ADE">
      <w:pPr>
        <w:pStyle w:val="references"/>
        <w:tabs>
          <w:tab w:val="num" w:pos="644"/>
        </w:tabs>
        <w:spacing w:line="240" w:lineRule="auto"/>
        <w:jc w:val="left"/>
        <w:rPr>
          <w:noProof w:val="0"/>
          <w:sz w:val="18"/>
          <w:szCs w:val="18"/>
          <w:lang w:val="en-GB"/>
        </w:rPr>
      </w:pPr>
      <w:r w:rsidRPr="0016341A">
        <w:rPr>
          <w:noProof w:val="0"/>
          <w:sz w:val="18"/>
          <w:szCs w:val="18"/>
          <w:lang w:val="en-GB"/>
        </w:rPr>
        <w:t>Wlodarczyk, Tomasz Wiktor, and Thomas J. Hacker. "Problem-Based Learning Approach to a Course in Data Intensive Systems." Cloud Computing Technology and Science (CloudCom), 2014 IEEE 6th International Conference on. IEEE, 2014.</w:t>
      </w:r>
    </w:p>
    <w:p w14:paraId="09307FE6" w14:textId="77777777" w:rsidR="00841ADE" w:rsidRPr="0016341A" w:rsidRDefault="00841ADE" w:rsidP="00841ADE">
      <w:pPr>
        <w:pStyle w:val="references"/>
        <w:tabs>
          <w:tab w:val="num" w:pos="644"/>
        </w:tabs>
        <w:spacing w:line="240" w:lineRule="auto"/>
        <w:jc w:val="left"/>
        <w:rPr>
          <w:noProof w:val="0"/>
          <w:sz w:val="18"/>
          <w:szCs w:val="18"/>
          <w:lang w:val="en-GB"/>
        </w:rPr>
      </w:pPr>
      <w:r w:rsidRPr="0016341A">
        <w:rPr>
          <w:noProof w:val="0"/>
          <w:sz w:val="18"/>
          <w:szCs w:val="18"/>
          <w:lang w:val="en-GB"/>
        </w:rPr>
        <w:t>D. A. Kolb, Experiential learning: experience as the source of learning and development. Prentice-Hall, 1984.</w:t>
      </w:r>
    </w:p>
    <w:p w14:paraId="24A7523A" w14:textId="77777777" w:rsidR="00841ADE" w:rsidRPr="0016341A" w:rsidRDefault="00841ADE" w:rsidP="00841ADE">
      <w:pPr>
        <w:pStyle w:val="references"/>
        <w:tabs>
          <w:tab w:val="num" w:pos="644"/>
        </w:tabs>
        <w:spacing w:line="240" w:lineRule="auto"/>
        <w:jc w:val="left"/>
        <w:rPr>
          <w:noProof w:val="0"/>
          <w:sz w:val="18"/>
          <w:szCs w:val="18"/>
          <w:lang w:val="en-GB"/>
        </w:rPr>
      </w:pPr>
      <w:r w:rsidRPr="0016341A">
        <w:rPr>
          <w:noProof w:val="0"/>
          <w:sz w:val="18"/>
          <w:szCs w:val="18"/>
          <w:lang w:val="en-GB"/>
        </w:rPr>
        <w:t xml:space="preserve">P. C. Blumenfeld, E. Soloway, R. W. Marx, J. S. Krajcik, M. Guzdial, and A. Palincsar, “Motivating Project-Based Learning: Sustaining the Doing, Supporting the Learning,” </w:t>
      </w:r>
      <w:r w:rsidRPr="0016341A">
        <w:rPr>
          <w:iCs/>
          <w:noProof w:val="0"/>
          <w:sz w:val="18"/>
          <w:szCs w:val="18"/>
          <w:lang w:val="en-GB"/>
        </w:rPr>
        <w:t>Educational Psychologist</w:t>
      </w:r>
      <w:r w:rsidRPr="0016341A">
        <w:rPr>
          <w:noProof w:val="0"/>
          <w:sz w:val="18"/>
          <w:szCs w:val="18"/>
          <w:lang w:val="en-GB"/>
        </w:rPr>
        <w:t>, vol. 26, no. 3–4, pp. 369–398, 1991.</w:t>
      </w:r>
    </w:p>
    <w:p w14:paraId="420A5356" w14:textId="77777777" w:rsidR="00841ADE" w:rsidRPr="0016341A" w:rsidRDefault="00841ADE" w:rsidP="00841ADE">
      <w:pPr>
        <w:pStyle w:val="references"/>
        <w:tabs>
          <w:tab w:val="num" w:pos="644"/>
        </w:tabs>
        <w:spacing w:line="240" w:lineRule="auto"/>
        <w:jc w:val="left"/>
        <w:rPr>
          <w:noProof w:val="0"/>
          <w:sz w:val="18"/>
          <w:szCs w:val="18"/>
          <w:lang w:val="en-GB"/>
        </w:rPr>
      </w:pPr>
      <w:r w:rsidRPr="0016341A">
        <w:rPr>
          <w:noProof w:val="0"/>
          <w:sz w:val="18"/>
          <w:szCs w:val="18"/>
          <w:lang w:val="en-GB"/>
        </w:rPr>
        <w:t xml:space="preserve">T. W. Malone and M. R. Lepper, “Making learning fun: A taxonomy of intrinsic motivations for learning,” </w:t>
      </w:r>
      <w:r w:rsidRPr="0016341A">
        <w:rPr>
          <w:iCs/>
          <w:noProof w:val="0"/>
          <w:sz w:val="18"/>
          <w:szCs w:val="18"/>
          <w:lang w:val="en-GB"/>
        </w:rPr>
        <w:t>Aptitude, learning, and instruction</w:t>
      </w:r>
      <w:r w:rsidRPr="0016341A">
        <w:rPr>
          <w:noProof w:val="0"/>
          <w:sz w:val="18"/>
          <w:szCs w:val="18"/>
          <w:lang w:val="en-GB"/>
        </w:rPr>
        <w:t>, vol. 3, pp. 223–253, 1987.</w:t>
      </w:r>
    </w:p>
    <w:p w14:paraId="212BE309" w14:textId="77777777" w:rsidR="00841ADE" w:rsidRPr="0016341A" w:rsidRDefault="00841ADE" w:rsidP="00841ADE">
      <w:pPr>
        <w:pStyle w:val="references"/>
        <w:tabs>
          <w:tab w:val="num" w:pos="644"/>
        </w:tabs>
        <w:spacing w:line="240" w:lineRule="auto"/>
        <w:jc w:val="left"/>
        <w:rPr>
          <w:noProof w:val="0"/>
          <w:sz w:val="18"/>
          <w:szCs w:val="18"/>
          <w:lang w:val="en-GB"/>
        </w:rPr>
      </w:pPr>
      <w:r w:rsidRPr="0016341A">
        <w:rPr>
          <w:noProof w:val="0"/>
          <w:sz w:val="18"/>
          <w:szCs w:val="18"/>
          <w:lang w:val="en-GB"/>
        </w:rPr>
        <w:t>J. Biggs, “Enhancing teaching through constructive alignment,” Higher education, vol. 32, no. 3, pp. 347–364, 1996.</w:t>
      </w:r>
    </w:p>
    <w:p w14:paraId="2BB18D1D" w14:textId="77777777" w:rsidR="00841ADE" w:rsidRPr="0016341A" w:rsidRDefault="00841ADE" w:rsidP="00841ADE">
      <w:pPr>
        <w:pStyle w:val="references"/>
        <w:tabs>
          <w:tab w:val="num" w:pos="644"/>
        </w:tabs>
        <w:spacing w:line="240" w:lineRule="auto"/>
        <w:jc w:val="left"/>
        <w:rPr>
          <w:noProof w:val="0"/>
          <w:sz w:val="18"/>
          <w:szCs w:val="18"/>
          <w:lang w:val="en-GB"/>
        </w:rPr>
      </w:pPr>
      <w:r w:rsidRPr="0016341A">
        <w:rPr>
          <w:noProof w:val="0"/>
          <w:sz w:val="18"/>
          <w:szCs w:val="18"/>
          <w:lang w:val="en-GB"/>
        </w:rPr>
        <w:t xml:space="preserve">M. Ben-Ari, “Constructivism in computer science education,” </w:t>
      </w:r>
      <w:r w:rsidRPr="0016341A">
        <w:rPr>
          <w:iCs/>
          <w:noProof w:val="0"/>
          <w:sz w:val="18"/>
          <w:szCs w:val="18"/>
          <w:lang w:val="en-GB"/>
        </w:rPr>
        <w:t>Journal of Computers in Mathematics and Science Teaching</w:t>
      </w:r>
      <w:r w:rsidRPr="0016341A">
        <w:rPr>
          <w:noProof w:val="0"/>
          <w:sz w:val="18"/>
          <w:szCs w:val="18"/>
          <w:lang w:val="en-GB"/>
        </w:rPr>
        <w:t>, vol. 20, no. 1, pp. 45–73, 2001.</w:t>
      </w:r>
    </w:p>
    <w:p w14:paraId="557F57E4" w14:textId="77777777" w:rsidR="00841ADE" w:rsidRPr="0016341A" w:rsidRDefault="00841ADE" w:rsidP="00841ADE">
      <w:pPr>
        <w:pStyle w:val="references"/>
        <w:rPr>
          <w:noProof w:val="0"/>
          <w:sz w:val="18"/>
          <w:szCs w:val="18"/>
          <w:lang w:val="en-GB"/>
        </w:rPr>
      </w:pPr>
      <w:r w:rsidRPr="0016341A">
        <w:rPr>
          <w:noProof w:val="0"/>
          <w:sz w:val="18"/>
          <w:szCs w:val="18"/>
          <w:lang w:val="en-GB"/>
        </w:rPr>
        <w:t>The Aalborg Model for Problem Based Learning (PBL) [online] http://www.en.aau.dk/education/problem-based-learning/</w:t>
      </w:r>
    </w:p>
    <w:p w14:paraId="115BB52D" w14:textId="77777777" w:rsidR="00841ADE" w:rsidRPr="0016341A" w:rsidRDefault="00841ADE" w:rsidP="00841ADE">
      <w:pPr>
        <w:pStyle w:val="references"/>
        <w:rPr>
          <w:noProof w:val="0"/>
          <w:sz w:val="18"/>
          <w:szCs w:val="18"/>
          <w:lang w:val="en-GB"/>
        </w:rPr>
      </w:pPr>
      <w:r w:rsidRPr="0016341A">
        <w:rPr>
          <w:noProof w:val="0"/>
          <w:sz w:val="18"/>
          <w:szCs w:val="18"/>
          <w:lang w:val="en-GB"/>
        </w:rPr>
        <w:t>A. Sasha Thackaberry, A CBE Overview: The Recent History of CBE [online] http://evolllution.com/programming/applied-and-experiential-learning/a-cbe-overview-the-recent-history-of-cbe/</w:t>
      </w:r>
    </w:p>
    <w:p w14:paraId="06422FAE" w14:textId="77777777" w:rsidR="00841ADE" w:rsidRPr="0016341A" w:rsidRDefault="00841ADE" w:rsidP="00841ADE">
      <w:pPr>
        <w:pStyle w:val="references"/>
        <w:rPr>
          <w:noProof w:val="0"/>
          <w:sz w:val="18"/>
          <w:szCs w:val="18"/>
          <w:lang w:val="en-GB"/>
        </w:rPr>
      </w:pPr>
      <w:r w:rsidRPr="0016341A">
        <w:rPr>
          <w:noProof w:val="0"/>
          <w:sz w:val="18"/>
          <w:szCs w:val="18"/>
          <w:lang w:val="en-GB"/>
        </w:rPr>
        <w:t>Sally M. Johnstone, Louis Soares, Principles for Developing Competency-Based Education Programs [online] http://www.changemag.org/Archives/Back%20Issues/2014/March-April%202014/Principles_full.html</w:t>
      </w:r>
    </w:p>
    <w:p w14:paraId="342BDFC2" w14:textId="77777777" w:rsidR="00841ADE" w:rsidRPr="0016341A" w:rsidRDefault="00841ADE" w:rsidP="00841ADE">
      <w:pPr>
        <w:pStyle w:val="references"/>
        <w:rPr>
          <w:sz w:val="18"/>
          <w:szCs w:val="18"/>
        </w:rPr>
      </w:pPr>
      <w:r w:rsidRPr="0016341A">
        <w:rPr>
          <w:sz w:val="18"/>
          <w:szCs w:val="18"/>
        </w:rPr>
        <w:t xml:space="preserve">Alignung and Building Curriculum: General Concepts and Design Principles [online] </w:t>
      </w:r>
      <w:hyperlink r:id="rId29" w:history="1">
        <w:r w:rsidRPr="0016341A">
          <w:rPr>
            <w:rStyle w:val="Hyperlink"/>
            <w:sz w:val="18"/>
            <w:szCs w:val="18"/>
          </w:rPr>
          <w:t>http://gototheexchange.ca/index.php/curriculum-overview/curriculum-models-and-design-principles</w:t>
        </w:r>
      </w:hyperlink>
    </w:p>
    <w:p w14:paraId="1233DC23" w14:textId="77777777" w:rsidR="00841ADE" w:rsidRPr="0016341A" w:rsidRDefault="00841ADE" w:rsidP="00841ADE">
      <w:pPr>
        <w:pStyle w:val="references"/>
        <w:rPr>
          <w:sz w:val="18"/>
          <w:szCs w:val="18"/>
          <w:lang w:val="en-GB"/>
        </w:rPr>
      </w:pPr>
      <w:r w:rsidRPr="00090752">
        <w:rPr>
          <w:sz w:val="18"/>
          <w:szCs w:val="18"/>
          <w:lang w:val="en-GB"/>
        </w:rPr>
        <w:t>European Guidelines for Curriculum Development for e-Leadership Skills: Proposal for further development and adoption by the ‘CEN ICT Skills Workshop’ January 2016 [online] http://eskills-scale.eu/fileadmin/eskills_scale/all_final_deliverables/scale_d2_working_document_cp_guidelines.pdf</w:t>
      </w:r>
      <w:r w:rsidRPr="00090752" w:rsidDel="00090752">
        <w:rPr>
          <w:sz w:val="18"/>
          <w:szCs w:val="18"/>
          <w:lang w:val="en-GB"/>
        </w:rPr>
        <w:t xml:space="preserve"> </w:t>
      </w:r>
    </w:p>
    <w:p w14:paraId="6A90E934" w14:textId="77777777" w:rsidR="00841ADE" w:rsidRPr="0016341A" w:rsidRDefault="00841ADE" w:rsidP="00841ADE">
      <w:pPr>
        <w:pStyle w:val="references"/>
        <w:tabs>
          <w:tab w:val="num" w:pos="644"/>
        </w:tabs>
        <w:spacing w:line="240" w:lineRule="auto"/>
        <w:jc w:val="left"/>
        <w:rPr>
          <w:noProof w:val="0"/>
          <w:sz w:val="18"/>
          <w:szCs w:val="18"/>
          <w:lang w:val="en-GB"/>
        </w:rPr>
      </w:pPr>
      <w:r w:rsidRPr="0016341A">
        <w:rPr>
          <w:noProof w:val="0"/>
          <w:sz w:val="18"/>
          <w:szCs w:val="18"/>
          <w:lang w:val="en-GB"/>
        </w:rPr>
        <w:t xml:space="preserve">European e-Competence Framework 3.0. A common European Framework for ICT Professionals in all industry sectors. CWA 16234:2014 Part 1 [online] </w:t>
      </w:r>
      <w:hyperlink r:id="rId30" w:history="1">
        <w:r w:rsidRPr="0016341A">
          <w:rPr>
            <w:rStyle w:val="Hyperlink"/>
            <w:noProof w:val="0"/>
            <w:sz w:val="18"/>
            <w:szCs w:val="18"/>
            <w:lang w:val="en-GB"/>
          </w:rPr>
          <w:t>http://ecompetences.eu/wp-content/uploads/2014/02/European-e-Competence-Framework-3.0_CEN_CWA_16234-1_2014.pdf</w:t>
        </w:r>
      </w:hyperlink>
    </w:p>
    <w:p w14:paraId="544F5C76" w14:textId="77777777" w:rsidR="00841ADE" w:rsidRPr="0016341A" w:rsidRDefault="00841ADE" w:rsidP="00841ADE">
      <w:pPr>
        <w:pStyle w:val="references"/>
        <w:tabs>
          <w:tab w:val="num" w:pos="644"/>
        </w:tabs>
        <w:spacing w:line="240" w:lineRule="auto"/>
        <w:jc w:val="left"/>
        <w:rPr>
          <w:noProof w:val="0"/>
          <w:sz w:val="18"/>
          <w:szCs w:val="18"/>
          <w:lang w:val="en-GB"/>
        </w:rPr>
      </w:pPr>
      <w:r w:rsidRPr="0016341A">
        <w:rPr>
          <w:noProof w:val="0"/>
          <w:sz w:val="18"/>
          <w:szCs w:val="18"/>
          <w:lang w:val="en-GB"/>
        </w:rPr>
        <w:t xml:space="preserve">European Qualifications Framework (EQF) [online] </w:t>
      </w:r>
      <w:hyperlink r:id="rId31" w:history="1">
        <w:r w:rsidRPr="0016341A">
          <w:rPr>
            <w:rStyle w:val="Hyperlink"/>
            <w:noProof w:val="0"/>
            <w:sz w:val="18"/>
            <w:szCs w:val="18"/>
            <w:lang w:val="en-GB"/>
          </w:rPr>
          <w:t>https://ec.europa.eu/ploteus/content/descriptors-page</w:t>
        </w:r>
      </w:hyperlink>
    </w:p>
    <w:p w14:paraId="039AFC47" w14:textId="77777777" w:rsidR="00841ADE" w:rsidRDefault="00841ADE" w:rsidP="00841ADE">
      <w:pPr>
        <w:pStyle w:val="references"/>
        <w:rPr>
          <w:sz w:val="18"/>
          <w:szCs w:val="18"/>
        </w:rPr>
      </w:pPr>
      <w:r w:rsidRPr="0016341A">
        <w:rPr>
          <w:sz w:val="18"/>
          <w:szCs w:val="18"/>
          <w:lang w:val="en-GB"/>
        </w:rPr>
        <w:t>European Skills, Competences, Qualifications and Occupations (ESCO) [online] https://ec.europa.eu/esco/portal/home</w:t>
      </w:r>
    </w:p>
    <w:p w14:paraId="6BCCE85D" w14:textId="77777777" w:rsidR="00841ADE" w:rsidRPr="0016341A" w:rsidRDefault="00841ADE" w:rsidP="00841ADE">
      <w:pPr>
        <w:pStyle w:val="references"/>
        <w:tabs>
          <w:tab w:val="num" w:pos="644"/>
        </w:tabs>
        <w:rPr>
          <w:sz w:val="18"/>
          <w:szCs w:val="18"/>
        </w:rPr>
      </w:pPr>
      <w:r w:rsidRPr="0016341A">
        <w:rPr>
          <w:sz w:val="18"/>
          <w:szCs w:val="18"/>
        </w:rPr>
        <w:t xml:space="preserve">Standards and Guidelines for Quality Assurance in the European Higher Education Area [online]  </w:t>
      </w:r>
      <w:hyperlink r:id="rId32" w:history="1">
        <w:r w:rsidRPr="0016341A">
          <w:rPr>
            <w:rStyle w:val="Hyperlink"/>
            <w:sz w:val="18"/>
            <w:szCs w:val="18"/>
          </w:rPr>
          <w:t>http://www.enqa.eu/wp-content/uploads/2015/11/ESG_2015.pdf</w:t>
        </w:r>
      </w:hyperlink>
    </w:p>
    <w:p w14:paraId="2EFB16F2" w14:textId="77777777" w:rsidR="00841ADE" w:rsidRPr="0016341A" w:rsidRDefault="00841ADE" w:rsidP="00841ADE">
      <w:pPr>
        <w:pStyle w:val="references"/>
        <w:rPr>
          <w:sz w:val="18"/>
          <w:szCs w:val="18"/>
        </w:rPr>
      </w:pPr>
      <w:r w:rsidRPr="0016341A">
        <w:rPr>
          <w:bCs/>
          <w:sz w:val="18"/>
          <w:szCs w:val="18"/>
        </w:rPr>
        <w:t>ENQA</w:t>
      </w:r>
      <w:r w:rsidRPr="0016341A">
        <w:rPr>
          <w:sz w:val="18"/>
          <w:szCs w:val="18"/>
        </w:rPr>
        <w:t xml:space="preserve"> - European Association for Quality Assurance in Higher Education [online] http://www.enqa.eu/</w:t>
      </w:r>
    </w:p>
    <w:p w14:paraId="71AC0FC3" w14:textId="77777777" w:rsidR="00841ADE" w:rsidRPr="0016341A" w:rsidRDefault="00841ADE" w:rsidP="00841ADE">
      <w:pPr>
        <w:pStyle w:val="references"/>
        <w:rPr>
          <w:sz w:val="18"/>
          <w:szCs w:val="18"/>
        </w:rPr>
      </w:pPr>
      <w:r w:rsidRPr="0016341A">
        <w:rPr>
          <w:sz w:val="18"/>
          <w:szCs w:val="18"/>
        </w:rPr>
        <w:t>EQANIE - the European Quality Assurance Network for Informatics Education [online] http://www.eqanie.eu/</w:t>
      </w:r>
    </w:p>
    <w:p w14:paraId="70E5A17A" w14:textId="77777777" w:rsidR="00841ADE" w:rsidRDefault="00841ADE" w:rsidP="00841ADE">
      <w:pPr>
        <w:pStyle w:val="references"/>
        <w:tabs>
          <w:tab w:val="num" w:pos="644"/>
        </w:tabs>
        <w:rPr>
          <w:sz w:val="18"/>
          <w:szCs w:val="18"/>
        </w:rPr>
      </w:pPr>
      <w:r w:rsidRPr="0016341A">
        <w:rPr>
          <w:sz w:val="18"/>
          <w:szCs w:val="18"/>
        </w:rPr>
        <w:t xml:space="preserve">Euro-Inf Framework Standards and Accreditation Criteria [online] </w:t>
      </w:r>
      <w:hyperlink r:id="rId33" w:history="1">
        <w:r w:rsidRPr="00043698">
          <w:rPr>
            <w:rStyle w:val="Hyperlink"/>
            <w:sz w:val="18"/>
            <w:szCs w:val="18"/>
          </w:rPr>
          <w:t>http://www.eqanie.eu/media/Euro-Inf%20Framework%20Standards%20and%20Accreditation%20Criteria%20V2015-10-12.pdf</w:t>
        </w:r>
      </w:hyperlink>
      <w:r w:rsidRPr="0016341A">
        <w:rPr>
          <w:sz w:val="18"/>
          <w:szCs w:val="18"/>
        </w:rPr>
        <w:t xml:space="preserve"> </w:t>
      </w:r>
    </w:p>
    <w:p w14:paraId="3470A60E" w14:textId="77777777" w:rsidR="00841ADE" w:rsidRDefault="00841ADE" w:rsidP="00841ADE">
      <w:pPr>
        <w:pStyle w:val="references"/>
      </w:pPr>
      <w:r>
        <w:t xml:space="preserve">Yuri Demchenko, Adam Belloum, Wouter Los, Tomasz Wiktorski, Andrea Manieri, Steve Brewer, Holger Brocks, Jana Becker, Dominic Heutelbeck, Matthias Hemmje, EDISON Data Science Framework: A Foundation for Building Data Science Profession For Research and Industry, 3rd IEEE STC CC and RDA Workshop on Curricula and Teaching Methods in Cloud Computing, Big Data, and Data Science (DTW2016), in Proc.The 8th IEEE International Conference and Workshops on Cloud Computing Technology and Science (CloudCom2016), 12-15 December 2016, Luxembourg. </w:t>
      </w:r>
    </w:p>
    <w:p w14:paraId="609F2DBE" w14:textId="77777777" w:rsidR="00841ADE" w:rsidRDefault="00841ADE" w:rsidP="00841ADE">
      <w:pPr>
        <w:pStyle w:val="references"/>
      </w:pPr>
      <w:r>
        <w:t>Tomasz Wiktorski, Yuri Demchenko, Adam Belloum and Anoosheh Shirazi, Quantitative and Qualitative Analysis of Current Data Science Programs from Perspective of Data Science Competence Groups and Framework, 3rd IEEE STC CC and RDA Workshop on Curricula and Teaching Methods in Cloud Computing, Big Data, and Data Science (DTW2016), in Proc.The 8th IEEE International Conference and Workshops on Cloud Computing Technology and Science (CloudCom2016), 12-15 December 2016, Luxembourg.</w:t>
      </w:r>
    </w:p>
    <w:p w14:paraId="55AAB6E0" w14:textId="77777777" w:rsidR="00841ADE" w:rsidRDefault="00841ADE" w:rsidP="00841ADE">
      <w:pPr>
        <w:pStyle w:val="references"/>
      </w:pPr>
      <w:r>
        <w:t>Yuri Demchenko, Adam Belloum, Cees de Laat, Charles Loomis, Tomasz Wiktorski, Erwin Spekschoor, Customisable Data Science Educational Environment: From Competences Management and Curriculum Design to Virtual Labs On-Demand, Proc. 4th IEEE STC CC Workshop on Curricula and Teaching Methods in Cloud Computing, Big Data, and Data Science (DTW2017), part of The 9th IEEE International Conference and Workshops on Cloud Computing Technology and Science (CloudCom2017), 11-14 Dec 2017, Hong Kong. (PDF)</w:t>
      </w:r>
    </w:p>
    <w:p w14:paraId="11369BF3" w14:textId="77777777" w:rsidR="00841ADE" w:rsidRPr="0038566A" w:rsidRDefault="00841ADE" w:rsidP="00841ADE">
      <w:pPr>
        <w:pStyle w:val="references"/>
        <w:rPr>
          <w:sz w:val="18"/>
          <w:szCs w:val="18"/>
        </w:rPr>
      </w:pPr>
      <w:r>
        <w:t xml:space="preserve">Tomasz Wiktorski, Yuri Demchenko, Adam Belloum, Model Curricula for Data Science EDISON Data Science Framework, Proc. 4th IEEE STC CC Workshop on Curricula and Teaching Methods in Cloud Computing, Big Data, and Data Science (DTW2017), part of The 9th IEEE International Conference and Workshops on Cloud Computing Technology and Science (CloudCom2017), 11-14 Dec 2017, Hong Kong. </w:t>
      </w:r>
      <w:hyperlink w:history="1"/>
    </w:p>
    <w:p w14:paraId="77097451" w14:textId="77777777" w:rsidR="00841ADE" w:rsidRDefault="00841ADE" w:rsidP="00841ADE"/>
    <w:p w14:paraId="40C04CB9" w14:textId="77777777" w:rsidR="00841ADE" w:rsidRDefault="00841ADE" w:rsidP="00841ADE">
      <w:pPr>
        <w:pStyle w:val="Heading2"/>
        <w:numPr>
          <w:ilvl w:val="0"/>
          <w:numId w:val="0"/>
        </w:numPr>
        <w:ind w:left="120"/>
        <w:rPr>
          <w:lang w:val="en-GB"/>
        </w:rPr>
      </w:pPr>
      <w:r>
        <w:rPr>
          <w:lang w:val="en-GB"/>
        </w:rPr>
        <w:t xml:space="preserve">References related to EDISON Champion universities courses </w:t>
      </w:r>
    </w:p>
    <w:p w14:paraId="0284A7B9" w14:textId="77777777" w:rsidR="00841ADE" w:rsidRPr="0016341A" w:rsidRDefault="00841ADE" w:rsidP="00841ADE">
      <w:pPr>
        <w:pStyle w:val="references"/>
        <w:rPr>
          <w:sz w:val="18"/>
          <w:szCs w:val="18"/>
        </w:rPr>
      </w:pPr>
      <w:r w:rsidRPr="0016341A">
        <w:rPr>
          <w:sz w:val="18"/>
          <w:szCs w:val="18"/>
        </w:rPr>
        <w:t>EDISON Project: University Programs list [online] http://edison-project.eu/university-programs-list</w:t>
      </w:r>
    </w:p>
    <w:p w14:paraId="3623216D" w14:textId="77777777" w:rsidR="00841ADE" w:rsidRPr="0016341A" w:rsidRDefault="00841ADE" w:rsidP="00841ADE">
      <w:pPr>
        <w:pStyle w:val="references"/>
        <w:rPr>
          <w:sz w:val="18"/>
          <w:szCs w:val="18"/>
        </w:rPr>
      </w:pPr>
      <w:r w:rsidRPr="0016341A">
        <w:rPr>
          <w:sz w:val="18"/>
          <w:szCs w:val="18"/>
        </w:rPr>
        <w:t>University of Bedfordshire - Data Science - BSc (Hons) programme [online] http://www.beds.ac.uk/howtoapply/courses/undergraduate/next-year/data-science</w:t>
      </w:r>
    </w:p>
    <w:p w14:paraId="7CC6156F" w14:textId="77777777" w:rsidR="00841ADE" w:rsidRPr="0016341A" w:rsidRDefault="00841ADE" w:rsidP="00841ADE">
      <w:pPr>
        <w:pStyle w:val="references"/>
        <w:tabs>
          <w:tab w:val="num" w:pos="644"/>
        </w:tabs>
        <w:rPr>
          <w:sz w:val="18"/>
          <w:szCs w:val="18"/>
        </w:rPr>
      </w:pPr>
      <w:r w:rsidRPr="0016341A">
        <w:rPr>
          <w:sz w:val="18"/>
          <w:szCs w:val="18"/>
        </w:rPr>
        <w:t xml:space="preserve">University of Perugia – Master Certificate in Data Science  [online] </w:t>
      </w:r>
      <w:hyperlink r:id="rId34" w:history="1">
        <w:r w:rsidRPr="0016341A">
          <w:rPr>
            <w:rStyle w:val="Hyperlink"/>
            <w:sz w:val="18"/>
            <w:szCs w:val="18"/>
          </w:rPr>
          <w:t>http://masterds.unipg.it/</w:t>
        </w:r>
      </w:hyperlink>
    </w:p>
    <w:p w14:paraId="56313510" w14:textId="77777777" w:rsidR="00841ADE" w:rsidRPr="0016341A" w:rsidRDefault="00841ADE" w:rsidP="00841ADE">
      <w:pPr>
        <w:pStyle w:val="references"/>
        <w:tabs>
          <w:tab w:val="num" w:pos="644"/>
        </w:tabs>
        <w:rPr>
          <w:sz w:val="18"/>
          <w:szCs w:val="18"/>
        </w:rPr>
      </w:pPr>
      <w:r w:rsidRPr="0016341A">
        <w:rPr>
          <w:sz w:val="18"/>
          <w:szCs w:val="18"/>
        </w:rPr>
        <w:t>Goethe University Frankfurt – Faculty of Compuzter Science and Mathematics [online] http://www.goethe-university-frankfurt.de/58074304/Faculty-of-Computer-Science-and-Mathematics</w:t>
      </w:r>
    </w:p>
    <w:p w14:paraId="38CD9CD3" w14:textId="77777777" w:rsidR="00841ADE" w:rsidRPr="0016341A" w:rsidRDefault="00841ADE" w:rsidP="00841ADE">
      <w:pPr>
        <w:pStyle w:val="references"/>
        <w:tabs>
          <w:tab w:val="num" w:pos="644"/>
        </w:tabs>
        <w:rPr>
          <w:sz w:val="18"/>
          <w:szCs w:val="18"/>
        </w:rPr>
      </w:pPr>
      <w:r w:rsidRPr="0016341A">
        <w:rPr>
          <w:sz w:val="18"/>
          <w:szCs w:val="18"/>
        </w:rPr>
        <w:t>Goethe University Frankfurt - Frankfrut Big Data Lab [online] http://www.bigdata.uni-frankfurt.de/teaching/</w:t>
      </w:r>
    </w:p>
    <w:p w14:paraId="430627B7" w14:textId="77777777" w:rsidR="00841ADE" w:rsidRPr="0016341A" w:rsidRDefault="00841ADE" w:rsidP="00841ADE">
      <w:pPr>
        <w:pStyle w:val="references"/>
        <w:tabs>
          <w:tab w:val="num" w:pos="644"/>
        </w:tabs>
        <w:rPr>
          <w:sz w:val="18"/>
          <w:szCs w:val="18"/>
        </w:rPr>
      </w:pPr>
      <w:r w:rsidRPr="0016341A">
        <w:rPr>
          <w:sz w:val="18"/>
          <w:szCs w:val="18"/>
        </w:rPr>
        <w:t>Amsterdam Data Science [online] http://amsterdamdatascience.nl/</w:t>
      </w:r>
    </w:p>
    <w:p w14:paraId="5E2E61E2" w14:textId="77777777" w:rsidR="00841ADE" w:rsidRPr="0016341A" w:rsidRDefault="00841ADE" w:rsidP="00841ADE">
      <w:pPr>
        <w:pStyle w:val="references"/>
        <w:tabs>
          <w:tab w:val="num" w:pos="644"/>
        </w:tabs>
        <w:rPr>
          <w:sz w:val="18"/>
          <w:szCs w:val="18"/>
        </w:rPr>
      </w:pPr>
      <w:r w:rsidRPr="0016341A">
        <w:rPr>
          <w:sz w:val="18"/>
          <w:szCs w:val="18"/>
        </w:rPr>
        <w:t>Amsterdam Data Science – Education [online] http://amsterdamdatascience.nl/education/</w:t>
      </w:r>
    </w:p>
    <w:p w14:paraId="346E031A" w14:textId="77777777" w:rsidR="00841ADE" w:rsidRPr="0016341A" w:rsidRDefault="00841ADE" w:rsidP="00841ADE">
      <w:pPr>
        <w:pStyle w:val="references"/>
        <w:tabs>
          <w:tab w:val="num" w:pos="644"/>
        </w:tabs>
        <w:rPr>
          <w:sz w:val="18"/>
          <w:szCs w:val="18"/>
        </w:rPr>
      </w:pPr>
      <w:r w:rsidRPr="0016341A">
        <w:rPr>
          <w:sz w:val="18"/>
          <w:szCs w:val="18"/>
        </w:rPr>
        <w:t>Vrije Universiteit Amsterdam – Computer Science Specializations [online]  http://vu.nl/nl/opleidingen/masteropleidingen/opleidingenoverzicht/c-d/computer-science/specializations/index.aspx</w:t>
      </w:r>
    </w:p>
    <w:p w14:paraId="7B79DAC7" w14:textId="77777777" w:rsidR="00841ADE" w:rsidRPr="0016341A" w:rsidRDefault="00841ADE" w:rsidP="00841ADE">
      <w:pPr>
        <w:pStyle w:val="references"/>
        <w:tabs>
          <w:tab w:val="num" w:pos="644"/>
        </w:tabs>
        <w:rPr>
          <w:sz w:val="18"/>
          <w:szCs w:val="18"/>
        </w:rPr>
      </w:pPr>
      <w:r w:rsidRPr="0016341A">
        <w:rPr>
          <w:sz w:val="18"/>
          <w:szCs w:val="18"/>
        </w:rPr>
        <w:t>University of Amsterdam/SURFsara - HPC and BigData course [online]  http://hpc.uva.nl/</w:t>
      </w:r>
    </w:p>
    <w:p w14:paraId="0CCAF86F" w14:textId="77777777" w:rsidR="00841ADE" w:rsidRPr="0016341A" w:rsidRDefault="00841ADE" w:rsidP="00841ADE">
      <w:pPr>
        <w:pStyle w:val="references"/>
        <w:tabs>
          <w:tab w:val="num" w:pos="644"/>
        </w:tabs>
        <w:rPr>
          <w:sz w:val="18"/>
          <w:szCs w:val="18"/>
        </w:rPr>
      </w:pPr>
      <w:r w:rsidRPr="0016341A">
        <w:rPr>
          <w:sz w:val="18"/>
          <w:szCs w:val="18"/>
        </w:rPr>
        <w:t>University of Stavanger – Course Data-intensive Systems [online]  http://www.uis.no/studies/study-courses/?categoryID=10648&amp;parentcat=9835&amp;code=DAT500_1&amp;name=Data-Intensive+systems</w:t>
      </w:r>
    </w:p>
    <w:p w14:paraId="61A982C7" w14:textId="77777777" w:rsidR="00841ADE" w:rsidRPr="0016341A" w:rsidRDefault="00841ADE" w:rsidP="00841ADE">
      <w:pPr>
        <w:pStyle w:val="references"/>
        <w:tabs>
          <w:tab w:val="num" w:pos="644"/>
        </w:tabs>
        <w:rPr>
          <w:sz w:val="18"/>
          <w:szCs w:val="18"/>
        </w:rPr>
      </w:pPr>
      <w:r w:rsidRPr="0016341A">
        <w:rPr>
          <w:sz w:val="18"/>
          <w:szCs w:val="18"/>
        </w:rPr>
        <w:t>University of Lodz – Specialization Biomedical Engineering [online]  http://www.programy.p.lodz.pl/kierunekSiatka.jsp?l=en&amp;w=Biomedical Engineering&amp;p=4291&amp;stopien=first-cycle programme&amp;tryb=full-time</w:t>
      </w:r>
    </w:p>
    <w:p w14:paraId="3F0AFEEF" w14:textId="77777777" w:rsidR="00841ADE" w:rsidRPr="0016341A" w:rsidRDefault="00841ADE" w:rsidP="00841ADE">
      <w:pPr>
        <w:pStyle w:val="references"/>
        <w:tabs>
          <w:tab w:val="num" w:pos="644"/>
        </w:tabs>
        <w:rPr>
          <w:sz w:val="18"/>
          <w:szCs w:val="18"/>
        </w:rPr>
      </w:pPr>
      <w:r w:rsidRPr="0016341A">
        <w:rPr>
          <w:sz w:val="18"/>
          <w:szCs w:val="18"/>
        </w:rPr>
        <w:t>Engineering Training Center “Enrico Della Valle” [online]  http://www.eng.it/lavora-con-noi/it-academy.dot</w:t>
      </w:r>
    </w:p>
    <w:p w14:paraId="23E2ED38" w14:textId="77777777" w:rsidR="00841ADE" w:rsidRPr="0016341A" w:rsidRDefault="00841ADE" w:rsidP="00841ADE">
      <w:pPr>
        <w:pStyle w:val="references"/>
        <w:tabs>
          <w:tab w:val="num" w:pos="644"/>
        </w:tabs>
        <w:rPr>
          <w:sz w:val="18"/>
          <w:szCs w:val="18"/>
        </w:rPr>
      </w:pPr>
      <w:r w:rsidRPr="0016341A">
        <w:rPr>
          <w:sz w:val="18"/>
          <w:szCs w:val="18"/>
        </w:rPr>
        <w:t xml:space="preserve">Persontyle Data Science Centre of Excellence [online]  </w:t>
      </w:r>
      <w:hyperlink r:id="rId35" w:history="1">
        <w:r w:rsidRPr="0016341A">
          <w:rPr>
            <w:rStyle w:val="Hyperlink"/>
            <w:sz w:val="18"/>
            <w:szCs w:val="18"/>
          </w:rPr>
          <w:t>http://www.persontyle.com/school/</w:t>
        </w:r>
      </w:hyperlink>
    </w:p>
    <w:p w14:paraId="53B34161" w14:textId="77777777" w:rsidR="00841ADE" w:rsidRPr="0016341A" w:rsidRDefault="00841ADE" w:rsidP="00841ADE">
      <w:pPr>
        <w:pStyle w:val="references"/>
        <w:tabs>
          <w:tab w:val="num" w:pos="644"/>
        </w:tabs>
        <w:rPr>
          <w:sz w:val="18"/>
          <w:szCs w:val="18"/>
        </w:rPr>
      </w:pPr>
      <w:r w:rsidRPr="0016341A">
        <w:rPr>
          <w:sz w:val="18"/>
          <w:szCs w:val="18"/>
        </w:rPr>
        <w:t xml:space="preserve">Persontyle Data Science Centre of Excellence – Learning Programs [online]  </w:t>
      </w:r>
      <w:hyperlink r:id="rId36" w:history="1">
        <w:r w:rsidRPr="0016341A">
          <w:rPr>
            <w:rStyle w:val="Hyperlink"/>
            <w:sz w:val="18"/>
            <w:szCs w:val="18"/>
          </w:rPr>
          <w:t>http://www.persontyle.com/courses/</w:t>
        </w:r>
      </w:hyperlink>
    </w:p>
    <w:p w14:paraId="1EDFFD62" w14:textId="77777777" w:rsidR="00841ADE" w:rsidRPr="0016341A" w:rsidRDefault="00841ADE" w:rsidP="00841ADE">
      <w:pPr>
        <w:pStyle w:val="references"/>
        <w:rPr>
          <w:sz w:val="18"/>
          <w:szCs w:val="18"/>
        </w:rPr>
      </w:pPr>
      <w:r w:rsidRPr="0016341A">
        <w:rPr>
          <w:sz w:val="18"/>
          <w:szCs w:val="18"/>
        </w:rPr>
        <w:t>Lucerne University of Applied Sciences and Art – Lucerne School of Information Technology [online]  https://www.hslu.ch/en/lucerne-school-of-information-technology/</w:t>
      </w:r>
    </w:p>
    <w:p w14:paraId="12085599" w14:textId="77777777" w:rsidR="00841ADE" w:rsidRPr="0016341A" w:rsidRDefault="00841ADE" w:rsidP="00841ADE">
      <w:pPr>
        <w:pStyle w:val="references"/>
        <w:rPr>
          <w:sz w:val="18"/>
          <w:szCs w:val="18"/>
        </w:rPr>
      </w:pPr>
      <w:r w:rsidRPr="0016341A">
        <w:rPr>
          <w:sz w:val="18"/>
          <w:szCs w:val="18"/>
        </w:rPr>
        <w:t xml:space="preserve">Lucerne University of Applied Sciences and Art [online]  </w:t>
      </w:r>
      <w:hyperlink r:id="rId37" w:history="1">
        <w:r w:rsidRPr="0016341A">
          <w:rPr>
            <w:rStyle w:val="Hyperlink"/>
            <w:sz w:val="18"/>
            <w:szCs w:val="18"/>
          </w:rPr>
          <w:t>https://www.hslu.ch/en/</w:t>
        </w:r>
      </w:hyperlink>
    </w:p>
    <w:p w14:paraId="64C87C83" w14:textId="77777777" w:rsidR="00841ADE" w:rsidRPr="0016341A" w:rsidRDefault="00841ADE" w:rsidP="00841ADE">
      <w:pPr>
        <w:pStyle w:val="references"/>
        <w:tabs>
          <w:tab w:val="num" w:pos="644"/>
        </w:tabs>
        <w:rPr>
          <w:sz w:val="18"/>
          <w:szCs w:val="18"/>
        </w:rPr>
      </w:pPr>
      <w:r w:rsidRPr="0016341A">
        <w:rPr>
          <w:sz w:val="18"/>
          <w:szCs w:val="18"/>
        </w:rPr>
        <w:t>Lucerne University of Applied Sciences and Art – Degree Programmes [online]  https://www.hslu.ch/en/lucerne-school-of-information-technology/degree-programs/bachelor/majors/</w:t>
      </w:r>
    </w:p>
    <w:p w14:paraId="5F90C02C" w14:textId="77777777" w:rsidR="00393550" w:rsidRPr="00ED7294" w:rsidRDefault="00393550" w:rsidP="00393550">
      <w:pPr>
        <w:pStyle w:val="Heading1"/>
        <w:numPr>
          <w:ilvl w:val="0"/>
          <w:numId w:val="0"/>
        </w:numPr>
        <w:spacing w:before="120" w:after="0"/>
        <w:ind w:left="432"/>
        <w:rPr>
          <w:lang w:val="en-GB"/>
        </w:rPr>
      </w:pPr>
      <w:bookmarkStart w:id="150" w:name="_Toc436804634"/>
      <w:bookmarkStart w:id="151" w:name="_Toc444586592"/>
      <w:bookmarkStart w:id="152" w:name="_Toc487818168"/>
      <w:r w:rsidRPr="00ED7294">
        <w:rPr>
          <w:lang w:val="en-GB"/>
        </w:rPr>
        <w:t>Acronyms</w:t>
      </w:r>
      <w:bookmarkEnd w:id="150"/>
      <w:bookmarkEnd w:id="151"/>
      <w:bookmarkEnd w:id="152"/>
    </w:p>
    <w:p w14:paraId="4F292E9A" w14:textId="77777777" w:rsidR="00393550" w:rsidRPr="00ED7294" w:rsidRDefault="00393550" w:rsidP="00393550">
      <w:pPr>
        <w:rPr>
          <w:lang w:val="en-GB"/>
        </w:rPr>
      </w:pPr>
    </w:p>
    <w:tbl>
      <w:tblPr>
        <w:tblW w:w="7040" w:type="dxa"/>
        <w:tblLook w:val="0000" w:firstRow="0" w:lastRow="0" w:firstColumn="0" w:lastColumn="0" w:noHBand="0" w:noVBand="0"/>
      </w:tblPr>
      <w:tblGrid>
        <w:gridCol w:w="1500"/>
        <w:gridCol w:w="5540"/>
      </w:tblGrid>
      <w:tr w:rsidR="00393550" w:rsidRPr="00ED7294" w14:paraId="6014DD59" w14:textId="77777777" w:rsidTr="00613588">
        <w:trPr>
          <w:trHeight w:val="260"/>
        </w:trPr>
        <w:tc>
          <w:tcPr>
            <w:tcW w:w="1500" w:type="dxa"/>
            <w:tcBorders>
              <w:top w:val="nil"/>
              <w:left w:val="nil"/>
              <w:bottom w:val="nil"/>
              <w:right w:val="nil"/>
            </w:tcBorders>
            <w:shd w:val="clear" w:color="auto" w:fill="auto"/>
            <w:noWrap/>
          </w:tcPr>
          <w:p w14:paraId="79EDAE59" w14:textId="77777777" w:rsidR="00393550" w:rsidRPr="00ED7294" w:rsidRDefault="00393550" w:rsidP="00613588">
            <w:pPr>
              <w:rPr>
                <w:b/>
                <w:lang w:val="en-GB"/>
              </w:rPr>
            </w:pPr>
            <w:r w:rsidRPr="00ED7294">
              <w:rPr>
                <w:b/>
                <w:lang w:val="en-GB"/>
              </w:rPr>
              <w:t>Acronym</w:t>
            </w:r>
          </w:p>
        </w:tc>
        <w:tc>
          <w:tcPr>
            <w:tcW w:w="5540" w:type="dxa"/>
            <w:tcBorders>
              <w:top w:val="nil"/>
              <w:left w:val="nil"/>
              <w:bottom w:val="nil"/>
              <w:right w:val="nil"/>
            </w:tcBorders>
            <w:shd w:val="clear" w:color="auto" w:fill="auto"/>
          </w:tcPr>
          <w:p w14:paraId="2E467575" w14:textId="77777777" w:rsidR="00393550" w:rsidRPr="00ED7294" w:rsidRDefault="00393550" w:rsidP="00613588">
            <w:pPr>
              <w:rPr>
                <w:b/>
                <w:lang w:val="en-GB"/>
              </w:rPr>
            </w:pPr>
            <w:r w:rsidRPr="00ED7294">
              <w:rPr>
                <w:b/>
                <w:lang w:val="en-GB"/>
              </w:rPr>
              <w:t>Explanation</w:t>
            </w:r>
          </w:p>
        </w:tc>
      </w:tr>
      <w:tr w:rsidR="00393550" w:rsidRPr="00ED7294" w14:paraId="01E15C1A" w14:textId="77777777" w:rsidTr="00613588">
        <w:trPr>
          <w:trHeight w:val="260"/>
        </w:trPr>
        <w:tc>
          <w:tcPr>
            <w:tcW w:w="1500" w:type="dxa"/>
            <w:tcBorders>
              <w:top w:val="nil"/>
              <w:left w:val="nil"/>
              <w:bottom w:val="nil"/>
              <w:right w:val="nil"/>
            </w:tcBorders>
            <w:shd w:val="clear" w:color="auto" w:fill="auto"/>
            <w:noWrap/>
          </w:tcPr>
          <w:p w14:paraId="1B7C82FD" w14:textId="77777777" w:rsidR="00393550" w:rsidRPr="00ED7294" w:rsidRDefault="00393550" w:rsidP="00613588">
            <w:pPr>
              <w:rPr>
                <w:lang w:val="en-GB"/>
              </w:rPr>
            </w:pPr>
            <w:r w:rsidRPr="00ED7294">
              <w:rPr>
                <w:lang w:val="en-GB"/>
              </w:rPr>
              <w:t>ACM</w:t>
            </w:r>
          </w:p>
        </w:tc>
        <w:tc>
          <w:tcPr>
            <w:tcW w:w="5540" w:type="dxa"/>
            <w:tcBorders>
              <w:top w:val="nil"/>
              <w:left w:val="nil"/>
              <w:bottom w:val="nil"/>
              <w:right w:val="nil"/>
            </w:tcBorders>
            <w:shd w:val="clear" w:color="auto" w:fill="auto"/>
          </w:tcPr>
          <w:p w14:paraId="12B9EDB8" w14:textId="77777777" w:rsidR="00393550" w:rsidRPr="00ED7294" w:rsidRDefault="00393550" w:rsidP="00613588">
            <w:pPr>
              <w:rPr>
                <w:lang w:val="en-GB"/>
              </w:rPr>
            </w:pPr>
            <w:r w:rsidRPr="00ED7294">
              <w:rPr>
                <w:lang w:val="en-GB"/>
              </w:rPr>
              <w:t>Association for Computer Machinery</w:t>
            </w:r>
          </w:p>
        </w:tc>
      </w:tr>
      <w:tr w:rsidR="00393550" w:rsidRPr="00ED7294" w14:paraId="4CD0C67C" w14:textId="77777777" w:rsidTr="00613588">
        <w:trPr>
          <w:trHeight w:val="260"/>
        </w:trPr>
        <w:tc>
          <w:tcPr>
            <w:tcW w:w="1500" w:type="dxa"/>
            <w:tcBorders>
              <w:top w:val="nil"/>
              <w:left w:val="nil"/>
              <w:bottom w:val="nil"/>
              <w:right w:val="nil"/>
            </w:tcBorders>
            <w:shd w:val="clear" w:color="auto" w:fill="auto"/>
            <w:noWrap/>
          </w:tcPr>
          <w:p w14:paraId="3D970406" w14:textId="77777777" w:rsidR="00393550" w:rsidRPr="00ED7294" w:rsidRDefault="00393550" w:rsidP="00613588">
            <w:pPr>
              <w:rPr>
                <w:lang w:val="en-GB"/>
              </w:rPr>
            </w:pPr>
            <w:r w:rsidRPr="00ED7294">
              <w:rPr>
                <w:lang w:val="en-GB"/>
              </w:rPr>
              <w:t>BABOK</w:t>
            </w:r>
          </w:p>
        </w:tc>
        <w:tc>
          <w:tcPr>
            <w:tcW w:w="5540" w:type="dxa"/>
            <w:tcBorders>
              <w:top w:val="nil"/>
              <w:left w:val="nil"/>
              <w:bottom w:val="nil"/>
              <w:right w:val="nil"/>
            </w:tcBorders>
            <w:shd w:val="clear" w:color="auto" w:fill="auto"/>
          </w:tcPr>
          <w:p w14:paraId="658224F5" w14:textId="77777777" w:rsidR="00393550" w:rsidRPr="00ED7294" w:rsidRDefault="00393550" w:rsidP="00613588">
            <w:pPr>
              <w:rPr>
                <w:lang w:val="en-GB"/>
              </w:rPr>
            </w:pPr>
            <w:r w:rsidRPr="00ED7294">
              <w:rPr>
                <w:lang w:val="en-GB"/>
              </w:rPr>
              <w:t>Business Analysis Body of Knowledge</w:t>
            </w:r>
          </w:p>
        </w:tc>
      </w:tr>
      <w:tr w:rsidR="00393550" w:rsidRPr="00ED7294" w14:paraId="1DE9DEDD" w14:textId="77777777" w:rsidTr="00613588">
        <w:trPr>
          <w:trHeight w:val="260"/>
        </w:trPr>
        <w:tc>
          <w:tcPr>
            <w:tcW w:w="1500" w:type="dxa"/>
            <w:tcBorders>
              <w:top w:val="nil"/>
              <w:left w:val="nil"/>
              <w:bottom w:val="nil"/>
              <w:right w:val="nil"/>
            </w:tcBorders>
            <w:shd w:val="clear" w:color="auto" w:fill="auto"/>
            <w:noWrap/>
          </w:tcPr>
          <w:p w14:paraId="005B6A14" w14:textId="77777777" w:rsidR="00393550" w:rsidRPr="00ED7294" w:rsidRDefault="00393550" w:rsidP="00613588">
            <w:pPr>
              <w:rPr>
                <w:lang w:val="en-GB"/>
              </w:rPr>
            </w:pPr>
            <w:r w:rsidRPr="00ED7294">
              <w:rPr>
                <w:lang w:val="en-GB"/>
              </w:rPr>
              <w:t>CCS</w:t>
            </w:r>
          </w:p>
        </w:tc>
        <w:tc>
          <w:tcPr>
            <w:tcW w:w="5540" w:type="dxa"/>
            <w:tcBorders>
              <w:top w:val="nil"/>
              <w:left w:val="nil"/>
              <w:bottom w:val="nil"/>
              <w:right w:val="nil"/>
            </w:tcBorders>
            <w:shd w:val="clear" w:color="auto" w:fill="auto"/>
          </w:tcPr>
          <w:p w14:paraId="4E012B60" w14:textId="77777777" w:rsidR="00393550" w:rsidRPr="00ED7294" w:rsidRDefault="00393550" w:rsidP="00613588">
            <w:pPr>
              <w:rPr>
                <w:lang w:val="en-GB"/>
              </w:rPr>
            </w:pPr>
            <w:r w:rsidRPr="00ED7294">
              <w:rPr>
                <w:lang w:val="en-GB"/>
              </w:rPr>
              <w:t>Classification Computer Science by ACM</w:t>
            </w:r>
          </w:p>
        </w:tc>
      </w:tr>
      <w:tr w:rsidR="00393550" w:rsidRPr="00ED7294" w14:paraId="0A8F11B4" w14:textId="77777777" w:rsidTr="00613588">
        <w:trPr>
          <w:trHeight w:val="260"/>
        </w:trPr>
        <w:tc>
          <w:tcPr>
            <w:tcW w:w="1500" w:type="dxa"/>
            <w:tcBorders>
              <w:top w:val="nil"/>
              <w:left w:val="nil"/>
              <w:bottom w:val="nil"/>
              <w:right w:val="nil"/>
            </w:tcBorders>
            <w:shd w:val="clear" w:color="auto" w:fill="auto"/>
            <w:noWrap/>
          </w:tcPr>
          <w:p w14:paraId="3017961C" w14:textId="77777777" w:rsidR="00393550" w:rsidRPr="00ED7294" w:rsidRDefault="00393550" w:rsidP="00613588">
            <w:pPr>
              <w:rPr>
                <w:lang w:val="en-GB"/>
              </w:rPr>
            </w:pPr>
            <w:r w:rsidRPr="00ED7294">
              <w:rPr>
                <w:lang w:val="en-GB"/>
              </w:rPr>
              <w:t>CF-DS</w:t>
            </w:r>
          </w:p>
        </w:tc>
        <w:tc>
          <w:tcPr>
            <w:tcW w:w="5540" w:type="dxa"/>
            <w:tcBorders>
              <w:top w:val="nil"/>
              <w:left w:val="nil"/>
              <w:bottom w:val="nil"/>
              <w:right w:val="nil"/>
            </w:tcBorders>
            <w:shd w:val="clear" w:color="auto" w:fill="auto"/>
          </w:tcPr>
          <w:p w14:paraId="13E67123" w14:textId="77777777" w:rsidR="00393550" w:rsidRPr="00ED7294" w:rsidRDefault="00393550" w:rsidP="00613588">
            <w:pPr>
              <w:rPr>
                <w:lang w:val="en-GB"/>
              </w:rPr>
            </w:pPr>
            <w:r w:rsidRPr="00ED7294">
              <w:rPr>
                <w:lang w:val="en-GB"/>
              </w:rPr>
              <w:t>Data Science Competence Framework</w:t>
            </w:r>
          </w:p>
        </w:tc>
      </w:tr>
      <w:tr w:rsidR="00393550" w:rsidRPr="00ED7294" w14:paraId="125AE1A5" w14:textId="77777777" w:rsidTr="00613588">
        <w:trPr>
          <w:trHeight w:val="260"/>
        </w:trPr>
        <w:tc>
          <w:tcPr>
            <w:tcW w:w="1500" w:type="dxa"/>
            <w:tcBorders>
              <w:top w:val="nil"/>
              <w:left w:val="nil"/>
              <w:bottom w:val="nil"/>
              <w:right w:val="nil"/>
            </w:tcBorders>
            <w:shd w:val="clear" w:color="auto" w:fill="auto"/>
            <w:noWrap/>
          </w:tcPr>
          <w:p w14:paraId="2DA6CC88" w14:textId="77777777" w:rsidR="00393550" w:rsidRPr="00ED7294" w:rsidRDefault="00393550" w:rsidP="00613588">
            <w:pPr>
              <w:rPr>
                <w:lang w:val="en-GB"/>
              </w:rPr>
            </w:pPr>
            <w:r w:rsidRPr="00ED7294">
              <w:rPr>
                <w:lang w:val="en-GB"/>
              </w:rPr>
              <w:t>CODATA</w:t>
            </w:r>
          </w:p>
        </w:tc>
        <w:tc>
          <w:tcPr>
            <w:tcW w:w="5540" w:type="dxa"/>
            <w:tcBorders>
              <w:top w:val="nil"/>
              <w:left w:val="nil"/>
              <w:bottom w:val="nil"/>
              <w:right w:val="nil"/>
            </w:tcBorders>
            <w:shd w:val="clear" w:color="auto" w:fill="auto"/>
          </w:tcPr>
          <w:p w14:paraId="73014256" w14:textId="77777777" w:rsidR="00393550" w:rsidRPr="00ED7294" w:rsidRDefault="00393550" w:rsidP="00613588">
            <w:pPr>
              <w:rPr>
                <w:lang w:val="en-GB"/>
              </w:rPr>
            </w:pPr>
            <w:r w:rsidRPr="00ED7294">
              <w:rPr>
                <w:lang w:val="en-GB"/>
              </w:rPr>
              <w:t>International Council for Science: Committee on Data for Science and Technology</w:t>
            </w:r>
          </w:p>
        </w:tc>
      </w:tr>
      <w:tr w:rsidR="00393550" w:rsidRPr="00ED7294" w14:paraId="32E29413" w14:textId="77777777" w:rsidTr="00613588">
        <w:trPr>
          <w:trHeight w:val="260"/>
        </w:trPr>
        <w:tc>
          <w:tcPr>
            <w:tcW w:w="1500" w:type="dxa"/>
            <w:tcBorders>
              <w:top w:val="nil"/>
              <w:left w:val="nil"/>
              <w:bottom w:val="nil"/>
              <w:right w:val="nil"/>
            </w:tcBorders>
            <w:shd w:val="clear" w:color="auto" w:fill="auto"/>
            <w:noWrap/>
          </w:tcPr>
          <w:p w14:paraId="438F28EB" w14:textId="77777777" w:rsidR="00393550" w:rsidRPr="00ED7294" w:rsidRDefault="00393550" w:rsidP="00613588">
            <w:pPr>
              <w:rPr>
                <w:lang w:val="en-GB"/>
              </w:rPr>
            </w:pPr>
            <w:r w:rsidRPr="00ED7294">
              <w:rPr>
                <w:lang w:val="en-GB"/>
              </w:rPr>
              <w:t>CS</w:t>
            </w:r>
          </w:p>
        </w:tc>
        <w:tc>
          <w:tcPr>
            <w:tcW w:w="5540" w:type="dxa"/>
            <w:tcBorders>
              <w:top w:val="nil"/>
              <w:left w:val="nil"/>
              <w:bottom w:val="nil"/>
              <w:right w:val="nil"/>
            </w:tcBorders>
            <w:shd w:val="clear" w:color="auto" w:fill="auto"/>
          </w:tcPr>
          <w:p w14:paraId="66219F21" w14:textId="77777777" w:rsidR="00393550" w:rsidRPr="00ED7294" w:rsidRDefault="00393550" w:rsidP="00613588">
            <w:pPr>
              <w:rPr>
                <w:lang w:val="en-GB"/>
              </w:rPr>
            </w:pPr>
            <w:r w:rsidRPr="00ED7294">
              <w:rPr>
                <w:lang w:val="en-GB"/>
              </w:rPr>
              <w:t>Computer Science</w:t>
            </w:r>
          </w:p>
        </w:tc>
      </w:tr>
      <w:tr w:rsidR="00393550" w:rsidRPr="00ED7294" w14:paraId="63C993EF" w14:textId="77777777" w:rsidTr="00613588">
        <w:trPr>
          <w:trHeight w:val="260"/>
        </w:trPr>
        <w:tc>
          <w:tcPr>
            <w:tcW w:w="1500" w:type="dxa"/>
            <w:tcBorders>
              <w:top w:val="nil"/>
              <w:left w:val="nil"/>
              <w:bottom w:val="nil"/>
              <w:right w:val="nil"/>
            </w:tcBorders>
            <w:shd w:val="clear" w:color="auto" w:fill="auto"/>
            <w:noWrap/>
          </w:tcPr>
          <w:p w14:paraId="395763A3" w14:textId="77777777" w:rsidR="00393550" w:rsidRPr="00ED7294" w:rsidRDefault="00393550" w:rsidP="00613588">
            <w:pPr>
              <w:rPr>
                <w:lang w:val="en-GB"/>
              </w:rPr>
            </w:pPr>
            <w:r w:rsidRPr="00ED7294">
              <w:rPr>
                <w:lang w:val="en-GB"/>
              </w:rPr>
              <w:t>DM-BoK</w:t>
            </w:r>
          </w:p>
        </w:tc>
        <w:tc>
          <w:tcPr>
            <w:tcW w:w="5540" w:type="dxa"/>
            <w:tcBorders>
              <w:top w:val="nil"/>
              <w:left w:val="nil"/>
              <w:bottom w:val="nil"/>
              <w:right w:val="nil"/>
            </w:tcBorders>
            <w:shd w:val="clear" w:color="auto" w:fill="auto"/>
          </w:tcPr>
          <w:p w14:paraId="689629AC" w14:textId="77777777" w:rsidR="00393550" w:rsidRPr="00ED7294" w:rsidRDefault="00393550" w:rsidP="00613588">
            <w:pPr>
              <w:rPr>
                <w:lang w:val="en-GB"/>
              </w:rPr>
            </w:pPr>
            <w:r w:rsidRPr="00ED7294">
              <w:rPr>
                <w:lang w:val="en-GB"/>
              </w:rPr>
              <w:t>Data Management Body of Knowledge by DAMAI</w:t>
            </w:r>
          </w:p>
        </w:tc>
      </w:tr>
      <w:tr w:rsidR="00393550" w:rsidRPr="00ED7294" w14:paraId="03CFC5C4" w14:textId="77777777" w:rsidTr="00613588">
        <w:trPr>
          <w:trHeight w:val="260"/>
        </w:trPr>
        <w:tc>
          <w:tcPr>
            <w:tcW w:w="1500" w:type="dxa"/>
            <w:tcBorders>
              <w:top w:val="nil"/>
              <w:left w:val="nil"/>
              <w:bottom w:val="nil"/>
              <w:right w:val="nil"/>
            </w:tcBorders>
            <w:shd w:val="clear" w:color="auto" w:fill="auto"/>
            <w:noWrap/>
          </w:tcPr>
          <w:p w14:paraId="473D199B" w14:textId="77777777" w:rsidR="00393550" w:rsidRPr="00ED7294" w:rsidRDefault="00393550" w:rsidP="00613588">
            <w:pPr>
              <w:rPr>
                <w:lang w:val="en-GB"/>
              </w:rPr>
            </w:pPr>
            <w:r w:rsidRPr="00ED7294">
              <w:rPr>
                <w:lang w:val="en-GB"/>
              </w:rPr>
              <w:t>DS-BoK</w:t>
            </w:r>
          </w:p>
        </w:tc>
        <w:tc>
          <w:tcPr>
            <w:tcW w:w="5540" w:type="dxa"/>
            <w:tcBorders>
              <w:top w:val="nil"/>
              <w:left w:val="nil"/>
              <w:bottom w:val="nil"/>
              <w:right w:val="nil"/>
            </w:tcBorders>
            <w:shd w:val="clear" w:color="auto" w:fill="auto"/>
          </w:tcPr>
          <w:p w14:paraId="0E0C2AB9" w14:textId="77777777" w:rsidR="00393550" w:rsidRPr="00ED7294" w:rsidRDefault="00393550" w:rsidP="00613588">
            <w:pPr>
              <w:rPr>
                <w:lang w:val="en-GB"/>
              </w:rPr>
            </w:pPr>
            <w:r w:rsidRPr="00ED7294">
              <w:rPr>
                <w:lang w:val="en-GB"/>
              </w:rPr>
              <w:t>Data Science Body of Knowledge</w:t>
            </w:r>
          </w:p>
        </w:tc>
      </w:tr>
      <w:tr w:rsidR="00393550" w:rsidRPr="00ED7294" w14:paraId="4FC1DB78" w14:textId="77777777" w:rsidTr="00613588">
        <w:trPr>
          <w:trHeight w:val="260"/>
        </w:trPr>
        <w:tc>
          <w:tcPr>
            <w:tcW w:w="1500" w:type="dxa"/>
            <w:tcBorders>
              <w:top w:val="nil"/>
              <w:left w:val="nil"/>
              <w:bottom w:val="nil"/>
              <w:right w:val="nil"/>
            </w:tcBorders>
            <w:shd w:val="clear" w:color="auto" w:fill="auto"/>
            <w:noWrap/>
          </w:tcPr>
          <w:p w14:paraId="54E2996A" w14:textId="77777777" w:rsidR="00393550" w:rsidRPr="00ED7294" w:rsidRDefault="00393550" w:rsidP="00613588">
            <w:pPr>
              <w:rPr>
                <w:lang w:val="en-GB"/>
              </w:rPr>
            </w:pPr>
            <w:r w:rsidRPr="00ED7294">
              <w:rPr>
                <w:lang w:val="en-GB"/>
              </w:rPr>
              <w:t>EDSA</w:t>
            </w:r>
          </w:p>
        </w:tc>
        <w:tc>
          <w:tcPr>
            <w:tcW w:w="5540" w:type="dxa"/>
            <w:tcBorders>
              <w:top w:val="nil"/>
              <w:left w:val="nil"/>
              <w:bottom w:val="nil"/>
              <w:right w:val="nil"/>
            </w:tcBorders>
            <w:shd w:val="clear" w:color="auto" w:fill="auto"/>
          </w:tcPr>
          <w:p w14:paraId="14244D9A" w14:textId="77777777" w:rsidR="00393550" w:rsidRPr="00ED7294" w:rsidRDefault="00393550" w:rsidP="00613588">
            <w:pPr>
              <w:rPr>
                <w:lang w:val="en-GB"/>
              </w:rPr>
            </w:pPr>
            <w:r w:rsidRPr="00ED7294">
              <w:rPr>
                <w:lang w:val="en-GB"/>
              </w:rPr>
              <w:t>European Data Science Academy</w:t>
            </w:r>
          </w:p>
        </w:tc>
      </w:tr>
      <w:tr w:rsidR="00393550" w:rsidRPr="00ED7294" w14:paraId="12EB76E9" w14:textId="77777777" w:rsidTr="00613588">
        <w:trPr>
          <w:trHeight w:val="260"/>
        </w:trPr>
        <w:tc>
          <w:tcPr>
            <w:tcW w:w="1500" w:type="dxa"/>
            <w:tcBorders>
              <w:top w:val="nil"/>
              <w:left w:val="nil"/>
              <w:bottom w:val="nil"/>
              <w:right w:val="nil"/>
            </w:tcBorders>
            <w:shd w:val="clear" w:color="auto" w:fill="auto"/>
            <w:noWrap/>
          </w:tcPr>
          <w:p w14:paraId="5B0D7238" w14:textId="77777777" w:rsidR="00393550" w:rsidRPr="00ED7294" w:rsidRDefault="00393550" w:rsidP="00613588">
            <w:pPr>
              <w:rPr>
                <w:lang w:val="en-GB"/>
              </w:rPr>
            </w:pPr>
            <w:r w:rsidRPr="00ED7294">
              <w:rPr>
                <w:lang w:val="en-GB"/>
              </w:rPr>
              <w:t>EOEE</w:t>
            </w:r>
          </w:p>
        </w:tc>
        <w:tc>
          <w:tcPr>
            <w:tcW w:w="5540" w:type="dxa"/>
            <w:tcBorders>
              <w:top w:val="nil"/>
              <w:left w:val="nil"/>
              <w:bottom w:val="nil"/>
              <w:right w:val="nil"/>
            </w:tcBorders>
            <w:shd w:val="clear" w:color="auto" w:fill="auto"/>
          </w:tcPr>
          <w:p w14:paraId="2DE3B034" w14:textId="77777777" w:rsidR="00393550" w:rsidRPr="00ED7294" w:rsidRDefault="00393550" w:rsidP="00613588">
            <w:pPr>
              <w:rPr>
                <w:lang w:val="en-GB"/>
              </w:rPr>
            </w:pPr>
            <w:r w:rsidRPr="00ED7294">
              <w:rPr>
                <w:lang w:val="en-GB"/>
              </w:rPr>
              <w:t>EDISON Online E-Learning Environment</w:t>
            </w:r>
          </w:p>
        </w:tc>
      </w:tr>
      <w:tr w:rsidR="00393550" w:rsidRPr="00ED7294" w14:paraId="7A758AA0" w14:textId="77777777" w:rsidTr="00613588">
        <w:trPr>
          <w:trHeight w:val="260"/>
        </w:trPr>
        <w:tc>
          <w:tcPr>
            <w:tcW w:w="1500" w:type="dxa"/>
            <w:tcBorders>
              <w:top w:val="nil"/>
              <w:left w:val="nil"/>
              <w:bottom w:val="nil"/>
              <w:right w:val="nil"/>
            </w:tcBorders>
            <w:shd w:val="clear" w:color="auto" w:fill="auto"/>
            <w:noWrap/>
          </w:tcPr>
          <w:p w14:paraId="6E3D8F13" w14:textId="77777777" w:rsidR="00393550" w:rsidRPr="00ED7294" w:rsidRDefault="00393550" w:rsidP="00613588">
            <w:pPr>
              <w:rPr>
                <w:lang w:val="en-GB"/>
              </w:rPr>
            </w:pPr>
            <w:r w:rsidRPr="00ED7294">
              <w:rPr>
                <w:lang w:val="en-GB"/>
              </w:rPr>
              <w:t>ETM-DS</w:t>
            </w:r>
          </w:p>
        </w:tc>
        <w:tc>
          <w:tcPr>
            <w:tcW w:w="5540" w:type="dxa"/>
            <w:tcBorders>
              <w:top w:val="nil"/>
              <w:left w:val="nil"/>
              <w:bottom w:val="nil"/>
              <w:right w:val="nil"/>
            </w:tcBorders>
            <w:shd w:val="clear" w:color="auto" w:fill="auto"/>
          </w:tcPr>
          <w:p w14:paraId="4AA6C237" w14:textId="77777777" w:rsidR="00393550" w:rsidRPr="00ED7294" w:rsidRDefault="00393550" w:rsidP="00613588">
            <w:pPr>
              <w:rPr>
                <w:lang w:val="en-GB"/>
              </w:rPr>
            </w:pPr>
            <w:r w:rsidRPr="00ED7294">
              <w:rPr>
                <w:lang w:val="en-GB"/>
              </w:rPr>
              <w:t>Data Science Education and Training Model</w:t>
            </w:r>
          </w:p>
        </w:tc>
      </w:tr>
      <w:tr w:rsidR="00393550" w:rsidRPr="00ED7294" w14:paraId="5FE2D0FA" w14:textId="77777777" w:rsidTr="00613588">
        <w:trPr>
          <w:trHeight w:val="260"/>
        </w:trPr>
        <w:tc>
          <w:tcPr>
            <w:tcW w:w="1500" w:type="dxa"/>
            <w:tcBorders>
              <w:top w:val="nil"/>
              <w:left w:val="nil"/>
              <w:bottom w:val="nil"/>
              <w:right w:val="nil"/>
            </w:tcBorders>
            <w:shd w:val="clear" w:color="auto" w:fill="auto"/>
            <w:noWrap/>
          </w:tcPr>
          <w:p w14:paraId="0A540361" w14:textId="77777777" w:rsidR="00393550" w:rsidRPr="00ED7294" w:rsidRDefault="00393550" w:rsidP="00613588">
            <w:pPr>
              <w:rPr>
                <w:lang w:val="en-GB"/>
              </w:rPr>
            </w:pPr>
            <w:r w:rsidRPr="00ED7294">
              <w:rPr>
                <w:lang w:val="en-GB"/>
              </w:rPr>
              <w:t>EUDAT</w:t>
            </w:r>
          </w:p>
        </w:tc>
        <w:tc>
          <w:tcPr>
            <w:tcW w:w="5540" w:type="dxa"/>
            <w:tcBorders>
              <w:top w:val="nil"/>
              <w:left w:val="nil"/>
              <w:bottom w:val="nil"/>
              <w:right w:val="nil"/>
            </w:tcBorders>
            <w:shd w:val="clear" w:color="auto" w:fill="auto"/>
          </w:tcPr>
          <w:p w14:paraId="54125F67" w14:textId="77777777" w:rsidR="00393550" w:rsidRPr="00ED7294" w:rsidRDefault="00393550" w:rsidP="00613588">
            <w:pPr>
              <w:rPr>
                <w:lang w:val="en-GB"/>
              </w:rPr>
            </w:pPr>
            <w:r w:rsidRPr="00ED7294">
              <w:rPr>
                <w:lang w:val="en-GB"/>
              </w:rPr>
              <w:t xml:space="preserve">http://eudat.eu/what-eudat </w:t>
            </w:r>
          </w:p>
        </w:tc>
      </w:tr>
      <w:tr w:rsidR="00393550" w:rsidRPr="00ED7294" w14:paraId="275C85AA" w14:textId="77777777" w:rsidTr="00613588">
        <w:trPr>
          <w:trHeight w:val="260"/>
        </w:trPr>
        <w:tc>
          <w:tcPr>
            <w:tcW w:w="1500" w:type="dxa"/>
            <w:tcBorders>
              <w:top w:val="nil"/>
              <w:left w:val="nil"/>
              <w:bottom w:val="nil"/>
              <w:right w:val="nil"/>
            </w:tcBorders>
            <w:shd w:val="clear" w:color="auto" w:fill="auto"/>
            <w:noWrap/>
          </w:tcPr>
          <w:p w14:paraId="1B77E981" w14:textId="77777777" w:rsidR="00393550" w:rsidRPr="00ED7294" w:rsidRDefault="00393550" w:rsidP="00613588">
            <w:pPr>
              <w:rPr>
                <w:lang w:val="en-GB"/>
              </w:rPr>
            </w:pPr>
            <w:r w:rsidRPr="00ED7294">
              <w:rPr>
                <w:lang w:val="en-GB"/>
              </w:rPr>
              <w:t>EGI</w:t>
            </w:r>
          </w:p>
        </w:tc>
        <w:tc>
          <w:tcPr>
            <w:tcW w:w="5540" w:type="dxa"/>
            <w:tcBorders>
              <w:top w:val="nil"/>
              <w:left w:val="nil"/>
              <w:bottom w:val="nil"/>
              <w:right w:val="nil"/>
            </w:tcBorders>
            <w:shd w:val="clear" w:color="auto" w:fill="auto"/>
          </w:tcPr>
          <w:p w14:paraId="6245B5CE" w14:textId="77777777" w:rsidR="00393550" w:rsidRPr="00ED7294" w:rsidRDefault="00393550" w:rsidP="00613588">
            <w:pPr>
              <w:rPr>
                <w:lang w:val="en-GB"/>
              </w:rPr>
            </w:pPr>
            <w:r w:rsidRPr="00ED7294">
              <w:rPr>
                <w:lang w:val="en-GB"/>
              </w:rPr>
              <w:t>European Grid Initiative</w:t>
            </w:r>
          </w:p>
        </w:tc>
      </w:tr>
      <w:tr w:rsidR="00393550" w:rsidRPr="00ED7294" w14:paraId="4F53E46C" w14:textId="77777777" w:rsidTr="00613588">
        <w:trPr>
          <w:trHeight w:val="260"/>
        </w:trPr>
        <w:tc>
          <w:tcPr>
            <w:tcW w:w="1500" w:type="dxa"/>
            <w:tcBorders>
              <w:top w:val="nil"/>
              <w:left w:val="nil"/>
              <w:bottom w:val="nil"/>
              <w:right w:val="nil"/>
            </w:tcBorders>
            <w:shd w:val="clear" w:color="auto" w:fill="auto"/>
            <w:noWrap/>
          </w:tcPr>
          <w:p w14:paraId="23809ED4" w14:textId="77777777" w:rsidR="00393550" w:rsidRPr="00ED7294" w:rsidRDefault="00393550" w:rsidP="00613588">
            <w:pPr>
              <w:rPr>
                <w:lang w:val="en-GB"/>
              </w:rPr>
            </w:pPr>
            <w:r w:rsidRPr="00ED7294">
              <w:rPr>
                <w:lang w:val="en-GB"/>
              </w:rPr>
              <w:t>ELG</w:t>
            </w:r>
          </w:p>
        </w:tc>
        <w:tc>
          <w:tcPr>
            <w:tcW w:w="5540" w:type="dxa"/>
            <w:tcBorders>
              <w:top w:val="nil"/>
              <w:left w:val="nil"/>
              <w:bottom w:val="nil"/>
              <w:right w:val="nil"/>
            </w:tcBorders>
            <w:shd w:val="clear" w:color="auto" w:fill="auto"/>
          </w:tcPr>
          <w:p w14:paraId="1859FD37" w14:textId="77777777" w:rsidR="00393550" w:rsidRPr="00ED7294" w:rsidRDefault="00393550" w:rsidP="00613588">
            <w:pPr>
              <w:rPr>
                <w:lang w:val="en-GB"/>
              </w:rPr>
            </w:pPr>
            <w:r w:rsidRPr="00ED7294">
              <w:rPr>
                <w:lang w:val="en-GB"/>
              </w:rPr>
              <w:t>EDISON Liaison Group</w:t>
            </w:r>
          </w:p>
        </w:tc>
      </w:tr>
      <w:tr w:rsidR="00393550" w:rsidRPr="00ED7294" w14:paraId="269092DB" w14:textId="77777777" w:rsidTr="00613588">
        <w:trPr>
          <w:trHeight w:val="260"/>
        </w:trPr>
        <w:tc>
          <w:tcPr>
            <w:tcW w:w="1500" w:type="dxa"/>
            <w:tcBorders>
              <w:top w:val="nil"/>
              <w:left w:val="nil"/>
              <w:bottom w:val="nil"/>
              <w:right w:val="nil"/>
            </w:tcBorders>
            <w:shd w:val="clear" w:color="auto" w:fill="auto"/>
            <w:noWrap/>
          </w:tcPr>
          <w:p w14:paraId="606EDAF9" w14:textId="77777777" w:rsidR="00393550" w:rsidRPr="00ED7294" w:rsidRDefault="00393550" w:rsidP="00613588">
            <w:pPr>
              <w:rPr>
                <w:lang w:val="en-GB"/>
              </w:rPr>
            </w:pPr>
            <w:r w:rsidRPr="00ED7294">
              <w:rPr>
                <w:lang w:val="en-GB"/>
              </w:rPr>
              <w:t>EOSC</w:t>
            </w:r>
          </w:p>
        </w:tc>
        <w:tc>
          <w:tcPr>
            <w:tcW w:w="5540" w:type="dxa"/>
            <w:tcBorders>
              <w:top w:val="nil"/>
              <w:left w:val="nil"/>
              <w:bottom w:val="nil"/>
              <w:right w:val="nil"/>
            </w:tcBorders>
            <w:shd w:val="clear" w:color="auto" w:fill="auto"/>
          </w:tcPr>
          <w:p w14:paraId="17D37733" w14:textId="77777777" w:rsidR="00393550" w:rsidRPr="00ED7294" w:rsidRDefault="00393550" w:rsidP="00613588">
            <w:pPr>
              <w:rPr>
                <w:lang w:val="en-GB"/>
              </w:rPr>
            </w:pPr>
            <w:r w:rsidRPr="00ED7294">
              <w:rPr>
                <w:lang w:val="en-GB"/>
              </w:rPr>
              <w:t xml:space="preserve">European Open Science Cloud </w:t>
            </w:r>
          </w:p>
        </w:tc>
      </w:tr>
      <w:tr w:rsidR="00393550" w:rsidRPr="00ED7294" w14:paraId="39134237" w14:textId="77777777" w:rsidTr="00613588">
        <w:trPr>
          <w:trHeight w:val="260"/>
        </w:trPr>
        <w:tc>
          <w:tcPr>
            <w:tcW w:w="1500" w:type="dxa"/>
            <w:tcBorders>
              <w:top w:val="nil"/>
              <w:left w:val="nil"/>
              <w:bottom w:val="nil"/>
              <w:right w:val="nil"/>
            </w:tcBorders>
            <w:shd w:val="clear" w:color="auto" w:fill="auto"/>
            <w:noWrap/>
          </w:tcPr>
          <w:p w14:paraId="135E9F4C" w14:textId="77777777" w:rsidR="00393550" w:rsidRPr="00ED7294" w:rsidRDefault="00393550" w:rsidP="00613588">
            <w:pPr>
              <w:rPr>
                <w:lang w:val="en-GB"/>
              </w:rPr>
            </w:pPr>
            <w:r w:rsidRPr="00ED7294">
              <w:rPr>
                <w:lang w:val="en-GB"/>
              </w:rPr>
              <w:t>ERA</w:t>
            </w:r>
          </w:p>
        </w:tc>
        <w:tc>
          <w:tcPr>
            <w:tcW w:w="5540" w:type="dxa"/>
            <w:tcBorders>
              <w:top w:val="nil"/>
              <w:left w:val="nil"/>
              <w:bottom w:val="nil"/>
              <w:right w:val="nil"/>
            </w:tcBorders>
            <w:shd w:val="clear" w:color="auto" w:fill="auto"/>
          </w:tcPr>
          <w:p w14:paraId="3011E1E1" w14:textId="77777777" w:rsidR="00393550" w:rsidRPr="00ED7294" w:rsidRDefault="00393550" w:rsidP="00613588">
            <w:pPr>
              <w:rPr>
                <w:lang w:val="en-GB"/>
              </w:rPr>
            </w:pPr>
            <w:r w:rsidRPr="00ED7294">
              <w:rPr>
                <w:lang w:val="en-GB"/>
              </w:rPr>
              <w:t>European Research Area</w:t>
            </w:r>
          </w:p>
        </w:tc>
      </w:tr>
      <w:tr w:rsidR="00393550" w:rsidRPr="00ED7294" w14:paraId="1CBDB309" w14:textId="77777777" w:rsidTr="00613588">
        <w:trPr>
          <w:trHeight w:val="260"/>
        </w:trPr>
        <w:tc>
          <w:tcPr>
            <w:tcW w:w="1500" w:type="dxa"/>
            <w:tcBorders>
              <w:top w:val="nil"/>
              <w:left w:val="nil"/>
              <w:bottom w:val="nil"/>
              <w:right w:val="nil"/>
            </w:tcBorders>
            <w:shd w:val="clear" w:color="auto" w:fill="auto"/>
            <w:noWrap/>
          </w:tcPr>
          <w:p w14:paraId="32E00AC7" w14:textId="77777777" w:rsidR="00393550" w:rsidRPr="00ED7294" w:rsidRDefault="00393550" w:rsidP="00613588">
            <w:pPr>
              <w:rPr>
                <w:lang w:val="en-GB"/>
              </w:rPr>
            </w:pPr>
            <w:r w:rsidRPr="00ED7294">
              <w:rPr>
                <w:lang w:val="en-GB"/>
              </w:rPr>
              <w:t>ESCO</w:t>
            </w:r>
          </w:p>
        </w:tc>
        <w:tc>
          <w:tcPr>
            <w:tcW w:w="5540" w:type="dxa"/>
            <w:tcBorders>
              <w:top w:val="nil"/>
              <w:left w:val="nil"/>
              <w:bottom w:val="nil"/>
              <w:right w:val="nil"/>
            </w:tcBorders>
            <w:shd w:val="clear" w:color="auto" w:fill="auto"/>
          </w:tcPr>
          <w:p w14:paraId="580A431E" w14:textId="77777777" w:rsidR="00393550" w:rsidRPr="00ED7294" w:rsidRDefault="00393550" w:rsidP="00613588">
            <w:pPr>
              <w:rPr>
                <w:lang w:val="en-GB"/>
              </w:rPr>
            </w:pPr>
            <w:r w:rsidRPr="00ED7294">
              <w:rPr>
                <w:lang w:val="en-GB"/>
              </w:rPr>
              <w:t>European Skills, Competences, Qualifications and Occupations</w:t>
            </w:r>
          </w:p>
        </w:tc>
      </w:tr>
      <w:tr w:rsidR="00393550" w:rsidRPr="00ED7294" w14:paraId="5D121B36" w14:textId="77777777" w:rsidTr="00613588">
        <w:trPr>
          <w:trHeight w:val="260"/>
        </w:trPr>
        <w:tc>
          <w:tcPr>
            <w:tcW w:w="1500" w:type="dxa"/>
            <w:tcBorders>
              <w:top w:val="nil"/>
              <w:left w:val="nil"/>
              <w:bottom w:val="nil"/>
              <w:right w:val="nil"/>
            </w:tcBorders>
            <w:shd w:val="clear" w:color="auto" w:fill="auto"/>
            <w:noWrap/>
          </w:tcPr>
          <w:p w14:paraId="348A31A5" w14:textId="77777777" w:rsidR="00393550" w:rsidRPr="00ED7294" w:rsidRDefault="00393550" w:rsidP="00613588">
            <w:pPr>
              <w:rPr>
                <w:lang w:val="en-GB"/>
              </w:rPr>
            </w:pPr>
            <w:r w:rsidRPr="00ED7294">
              <w:rPr>
                <w:lang w:val="en-GB"/>
              </w:rPr>
              <w:t>EUA</w:t>
            </w:r>
          </w:p>
        </w:tc>
        <w:tc>
          <w:tcPr>
            <w:tcW w:w="5540" w:type="dxa"/>
            <w:tcBorders>
              <w:top w:val="nil"/>
              <w:left w:val="nil"/>
              <w:bottom w:val="nil"/>
              <w:right w:val="nil"/>
            </w:tcBorders>
            <w:shd w:val="clear" w:color="auto" w:fill="auto"/>
          </w:tcPr>
          <w:p w14:paraId="349F4475" w14:textId="77777777" w:rsidR="00393550" w:rsidRPr="00ED7294" w:rsidRDefault="00393550" w:rsidP="00613588">
            <w:pPr>
              <w:rPr>
                <w:lang w:val="en-GB"/>
              </w:rPr>
            </w:pPr>
            <w:r w:rsidRPr="00ED7294">
              <w:rPr>
                <w:lang w:val="en-GB"/>
              </w:rPr>
              <w:t>European Association for Data Science</w:t>
            </w:r>
          </w:p>
        </w:tc>
      </w:tr>
      <w:tr w:rsidR="00393550" w:rsidRPr="00ED7294" w14:paraId="29E4C880" w14:textId="77777777" w:rsidTr="00613588">
        <w:trPr>
          <w:trHeight w:val="260"/>
        </w:trPr>
        <w:tc>
          <w:tcPr>
            <w:tcW w:w="1500" w:type="dxa"/>
            <w:tcBorders>
              <w:top w:val="nil"/>
              <w:left w:val="nil"/>
              <w:bottom w:val="nil"/>
              <w:right w:val="nil"/>
            </w:tcBorders>
            <w:shd w:val="clear" w:color="auto" w:fill="auto"/>
            <w:noWrap/>
          </w:tcPr>
          <w:p w14:paraId="1AAAD73D" w14:textId="77777777" w:rsidR="00393550" w:rsidRPr="00ED7294" w:rsidRDefault="00393550" w:rsidP="00613588">
            <w:pPr>
              <w:rPr>
                <w:lang w:val="en-GB"/>
              </w:rPr>
            </w:pPr>
            <w:r w:rsidRPr="00ED7294">
              <w:rPr>
                <w:lang w:val="en-GB"/>
              </w:rPr>
              <w:t>HPCS</w:t>
            </w:r>
          </w:p>
        </w:tc>
        <w:tc>
          <w:tcPr>
            <w:tcW w:w="5540" w:type="dxa"/>
            <w:tcBorders>
              <w:top w:val="nil"/>
              <w:left w:val="nil"/>
              <w:bottom w:val="nil"/>
              <w:right w:val="nil"/>
            </w:tcBorders>
            <w:shd w:val="clear" w:color="auto" w:fill="auto"/>
          </w:tcPr>
          <w:p w14:paraId="270FF2DD" w14:textId="77777777" w:rsidR="00393550" w:rsidRPr="00ED7294" w:rsidRDefault="00393550" w:rsidP="00613588">
            <w:pPr>
              <w:rPr>
                <w:lang w:val="en-GB"/>
              </w:rPr>
            </w:pPr>
            <w:r w:rsidRPr="00ED7294">
              <w:rPr>
                <w:lang w:val="en-GB"/>
              </w:rPr>
              <w:t>High Performance Computing and Simulation Conference</w:t>
            </w:r>
          </w:p>
        </w:tc>
      </w:tr>
      <w:tr w:rsidR="00393550" w:rsidRPr="00ED7294" w14:paraId="70BB80E0" w14:textId="77777777" w:rsidTr="00613588">
        <w:trPr>
          <w:trHeight w:val="260"/>
        </w:trPr>
        <w:tc>
          <w:tcPr>
            <w:tcW w:w="1500" w:type="dxa"/>
            <w:tcBorders>
              <w:top w:val="nil"/>
              <w:left w:val="nil"/>
              <w:bottom w:val="nil"/>
              <w:right w:val="nil"/>
            </w:tcBorders>
            <w:shd w:val="clear" w:color="auto" w:fill="auto"/>
            <w:noWrap/>
          </w:tcPr>
          <w:p w14:paraId="48ECA387" w14:textId="77777777" w:rsidR="00393550" w:rsidRPr="00ED7294" w:rsidRDefault="00393550" w:rsidP="00613588">
            <w:pPr>
              <w:rPr>
                <w:lang w:val="en-GB"/>
              </w:rPr>
            </w:pPr>
            <w:r w:rsidRPr="00ED7294">
              <w:rPr>
                <w:lang w:val="en-GB"/>
              </w:rPr>
              <w:t>ICT</w:t>
            </w:r>
          </w:p>
        </w:tc>
        <w:tc>
          <w:tcPr>
            <w:tcW w:w="5540" w:type="dxa"/>
            <w:tcBorders>
              <w:top w:val="nil"/>
              <w:left w:val="nil"/>
              <w:bottom w:val="nil"/>
              <w:right w:val="nil"/>
            </w:tcBorders>
            <w:shd w:val="clear" w:color="auto" w:fill="auto"/>
          </w:tcPr>
          <w:p w14:paraId="394A4165" w14:textId="77777777" w:rsidR="00393550" w:rsidRPr="00ED7294" w:rsidRDefault="00393550" w:rsidP="00613588">
            <w:pPr>
              <w:rPr>
                <w:lang w:val="en-GB"/>
              </w:rPr>
            </w:pPr>
            <w:r w:rsidRPr="00ED7294">
              <w:rPr>
                <w:lang w:val="en-GB"/>
              </w:rPr>
              <w:t xml:space="preserve">Information and Communication Technologies </w:t>
            </w:r>
          </w:p>
        </w:tc>
      </w:tr>
      <w:tr w:rsidR="00393550" w:rsidRPr="00ED7294" w14:paraId="47D1486B" w14:textId="77777777" w:rsidTr="00613588">
        <w:trPr>
          <w:trHeight w:val="260"/>
        </w:trPr>
        <w:tc>
          <w:tcPr>
            <w:tcW w:w="1500" w:type="dxa"/>
            <w:tcBorders>
              <w:top w:val="nil"/>
              <w:left w:val="nil"/>
              <w:bottom w:val="nil"/>
              <w:right w:val="nil"/>
            </w:tcBorders>
            <w:shd w:val="clear" w:color="auto" w:fill="auto"/>
            <w:noWrap/>
          </w:tcPr>
          <w:p w14:paraId="644C12A0" w14:textId="77777777" w:rsidR="00393550" w:rsidRPr="00ED7294" w:rsidRDefault="00393550" w:rsidP="00613588">
            <w:pPr>
              <w:rPr>
                <w:lang w:val="en-GB"/>
              </w:rPr>
            </w:pPr>
            <w:r w:rsidRPr="00ED7294">
              <w:rPr>
                <w:lang w:val="en-GB"/>
              </w:rPr>
              <w:t>IEEE</w:t>
            </w:r>
          </w:p>
        </w:tc>
        <w:tc>
          <w:tcPr>
            <w:tcW w:w="5540" w:type="dxa"/>
            <w:tcBorders>
              <w:top w:val="nil"/>
              <w:left w:val="nil"/>
              <w:bottom w:val="nil"/>
              <w:right w:val="nil"/>
            </w:tcBorders>
            <w:shd w:val="clear" w:color="auto" w:fill="auto"/>
          </w:tcPr>
          <w:p w14:paraId="55736AB3" w14:textId="77777777" w:rsidR="00393550" w:rsidRPr="00ED7294" w:rsidRDefault="00393550" w:rsidP="00613588">
            <w:pPr>
              <w:rPr>
                <w:lang w:val="en-GB"/>
              </w:rPr>
            </w:pPr>
            <w:r w:rsidRPr="00ED7294">
              <w:rPr>
                <w:lang w:val="en-GB"/>
              </w:rPr>
              <w:t>Institute of Electrical and Electronics Engineers</w:t>
            </w:r>
          </w:p>
        </w:tc>
      </w:tr>
      <w:tr w:rsidR="00393550" w:rsidRPr="00ED7294" w14:paraId="17816B15" w14:textId="77777777" w:rsidTr="00613588">
        <w:trPr>
          <w:trHeight w:val="260"/>
        </w:trPr>
        <w:tc>
          <w:tcPr>
            <w:tcW w:w="1500" w:type="dxa"/>
            <w:tcBorders>
              <w:top w:val="nil"/>
              <w:left w:val="nil"/>
              <w:bottom w:val="nil"/>
              <w:right w:val="nil"/>
            </w:tcBorders>
            <w:shd w:val="clear" w:color="auto" w:fill="auto"/>
            <w:noWrap/>
          </w:tcPr>
          <w:p w14:paraId="42D40038" w14:textId="77777777" w:rsidR="00393550" w:rsidRPr="00ED7294" w:rsidRDefault="00393550" w:rsidP="00613588">
            <w:pPr>
              <w:rPr>
                <w:lang w:val="en-GB"/>
              </w:rPr>
            </w:pPr>
            <w:r w:rsidRPr="00ED7294">
              <w:rPr>
                <w:lang w:val="en-GB"/>
              </w:rPr>
              <w:t>IPR</w:t>
            </w:r>
          </w:p>
        </w:tc>
        <w:tc>
          <w:tcPr>
            <w:tcW w:w="5540" w:type="dxa"/>
            <w:tcBorders>
              <w:top w:val="nil"/>
              <w:left w:val="nil"/>
              <w:bottom w:val="nil"/>
              <w:right w:val="nil"/>
            </w:tcBorders>
            <w:shd w:val="clear" w:color="auto" w:fill="auto"/>
          </w:tcPr>
          <w:p w14:paraId="5A194BE5" w14:textId="77777777" w:rsidR="00393550" w:rsidRPr="00ED7294" w:rsidRDefault="00393550" w:rsidP="00613588">
            <w:pPr>
              <w:rPr>
                <w:lang w:val="en-GB"/>
              </w:rPr>
            </w:pPr>
            <w:r w:rsidRPr="00ED7294">
              <w:rPr>
                <w:lang w:val="en-GB"/>
              </w:rPr>
              <w:t>Intellectual Property Rights</w:t>
            </w:r>
          </w:p>
        </w:tc>
      </w:tr>
      <w:tr w:rsidR="00393550" w:rsidRPr="00ED7294" w14:paraId="594EF098" w14:textId="77777777" w:rsidTr="00613588">
        <w:trPr>
          <w:trHeight w:val="260"/>
        </w:trPr>
        <w:tc>
          <w:tcPr>
            <w:tcW w:w="1500" w:type="dxa"/>
            <w:tcBorders>
              <w:top w:val="nil"/>
              <w:left w:val="nil"/>
              <w:bottom w:val="nil"/>
              <w:right w:val="nil"/>
            </w:tcBorders>
            <w:shd w:val="clear" w:color="auto" w:fill="auto"/>
            <w:noWrap/>
          </w:tcPr>
          <w:p w14:paraId="5AF5C4C4" w14:textId="77777777" w:rsidR="00393550" w:rsidRPr="00ED7294" w:rsidRDefault="00393550" w:rsidP="00613588">
            <w:pPr>
              <w:rPr>
                <w:lang w:val="en-GB"/>
              </w:rPr>
            </w:pPr>
            <w:r w:rsidRPr="00ED7294">
              <w:rPr>
                <w:lang w:val="en-GB"/>
              </w:rPr>
              <w:t>LERU</w:t>
            </w:r>
          </w:p>
        </w:tc>
        <w:tc>
          <w:tcPr>
            <w:tcW w:w="5540" w:type="dxa"/>
            <w:tcBorders>
              <w:top w:val="nil"/>
              <w:left w:val="nil"/>
              <w:bottom w:val="nil"/>
              <w:right w:val="nil"/>
            </w:tcBorders>
            <w:shd w:val="clear" w:color="auto" w:fill="auto"/>
          </w:tcPr>
          <w:p w14:paraId="218A7FA0" w14:textId="77777777" w:rsidR="00393550" w:rsidRPr="00ED7294" w:rsidRDefault="00393550" w:rsidP="00613588">
            <w:pPr>
              <w:rPr>
                <w:lang w:val="en-GB"/>
              </w:rPr>
            </w:pPr>
            <w:r w:rsidRPr="00ED7294">
              <w:rPr>
                <w:bCs/>
                <w:lang w:val="en-GB"/>
              </w:rPr>
              <w:t>League of European Research Universities</w:t>
            </w:r>
          </w:p>
        </w:tc>
      </w:tr>
      <w:tr w:rsidR="00393550" w:rsidRPr="00ED7294" w14:paraId="4EE76530" w14:textId="77777777" w:rsidTr="00613588">
        <w:trPr>
          <w:trHeight w:val="260"/>
        </w:trPr>
        <w:tc>
          <w:tcPr>
            <w:tcW w:w="1500" w:type="dxa"/>
            <w:tcBorders>
              <w:top w:val="nil"/>
              <w:left w:val="nil"/>
              <w:bottom w:val="nil"/>
              <w:right w:val="nil"/>
            </w:tcBorders>
            <w:shd w:val="clear" w:color="auto" w:fill="auto"/>
            <w:noWrap/>
          </w:tcPr>
          <w:p w14:paraId="4470DE65" w14:textId="77777777" w:rsidR="00393550" w:rsidRPr="00ED7294" w:rsidRDefault="00393550" w:rsidP="00613588">
            <w:pPr>
              <w:rPr>
                <w:lang w:val="en-GB"/>
              </w:rPr>
            </w:pPr>
            <w:r w:rsidRPr="00ED7294">
              <w:rPr>
                <w:lang w:val="en-GB"/>
              </w:rPr>
              <w:t>LIBER</w:t>
            </w:r>
          </w:p>
        </w:tc>
        <w:tc>
          <w:tcPr>
            <w:tcW w:w="5540" w:type="dxa"/>
            <w:tcBorders>
              <w:top w:val="nil"/>
              <w:left w:val="nil"/>
              <w:bottom w:val="nil"/>
              <w:right w:val="nil"/>
            </w:tcBorders>
            <w:shd w:val="clear" w:color="auto" w:fill="auto"/>
          </w:tcPr>
          <w:p w14:paraId="3910A71A" w14:textId="77777777" w:rsidR="00393550" w:rsidRPr="00ED7294" w:rsidRDefault="00393550" w:rsidP="00613588">
            <w:pPr>
              <w:rPr>
                <w:lang w:val="en-GB"/>
              </w:rPr>
            </w:pPr>
            <w:r w:rsidRPr="00ED7294">
              <w:rPr>
                <w:lang w:val="en-GB"/>
              </w:rPr>
              <w:t>Association of European Research Libraries</w:t>
            </w:r>
          </w:p>
        </w:tc>
      </w:tr>
      <w:tr w:rsidR="00393550" w:rsidRPr="00ED7294" w14:paraId="51A1093D" w14:textId="77777777" w:rsidTr="00613588">
        <w:trPr>
          <w:trHeight w:val="260"/>
        </w:trPr>
        <w:tc>
          <w:tcPr>
            <w:tcW w:w="1500" w:type="dxa"/>
            <w:tcBorders>
              <w:top w:val="nil"/>
              <w:left w:val="nil"/>
              <w:bottom w:val="nil"/>
              <w:right w:val="nil"/>
            </w:tcBorders>
            <w:shd w:val="clear" w:color="auto" w:fill="auto"/>
            <w:noWrap/>
          </w:tcPr>
          <w:p w14:paraId="1E21CCFD" w14:textId="77777777" w:rsidR="00393550" w:rsidRPr="00ED7294" w:rsidRDefault="00393550" w:rsidP="00613588">
            <w:pPr>
              <w:rPr>
                <w:lang w:val="en-GB"/>
              </w:rPr>
            </w:pPr>
            <w:r w:rsidRPr="00ED7294">
              <w:rPr>
                <w:lang w:val="en-GB"/>
              </w:rPr>
              <w:t>MC-DS</w:t>
            </w:r>
          </w:p>
        </w:tc>
        <w:tc>
          <w:tcPr>
            <w:tcW w:w="5540" w:type="dxa"/>
            <w:tcBorders>
              <w:top w:val="nil"/>
              <w:left w:val="nil"/>
              <w:bottom w:val="nil"/>
              <w:right w:val="nil"/>
            </w:tcBorders>
            <w:shd w:val="clear" w:color="auto" w:fill="auto"/>
          </w:tcPr>
          <w:p w14:paraId="11C1C4A1" w14:textId="77777777" w:rsidR="00393550" w:rsidRPr="00ED7294" w:rsidRDefault="00393550" w:rsidP="00613588">
            <w:pPr>
              <w:rPr>
                <w:lang w:val="en-GB"/>
              </w:rPr>
            </w:pPr>
            <w:r w:rsidRPr="00ED7294">
              <w:rPr>
                <w:lang w:val="en-GB"/>
              </w:rPr>
              <w:t>Data Science Model Curriculum</w:t>
            </w:r>
          </w:p>
        </w:tc>
      </w:tr>
      <w:tr w:rsidR="00393550" w:rsidRPr="00ED7294" w14:paraId="1931AEE0" w14:textId="77777777" w:rsidTr="00613588">
        <w:trPr>
          <w:trHeight w:val="260"/>
        </w:trPr>
        <w:tc>
          <w:tcPr>
            <w:tcW w:w="1500" w:type="dxa"/>
            <w:tcBorders>
              <w:top w:val="nil"/>
              <w:left w:val="nil"/>
              <w:bottom w:val="nil"/>
              <w:right w:val="nil"/>
            </w:tcBorders>
            <w:shd w:val="clear" w:color="auto" w:fill="auto"/>
            <w:noWrap/>
          </w:tcPr>
          <w:p w14:paraId="29EC3E35" w14:textId="77777777" w:rsidR="00393550" w:rsidRPr="00ED7294" w:rsidRDefault="00393550" w:rsidP="00613588">
            <w:pPr>
              <w:rPr>
                <w:lang w:val="en-GB"/>
              </w:rPr>
            </w:pPr>
            <w:r w:rsidRPr="00ED7294">
              <w:rPr>
                <w:lang w:val="en-GB"/>
              </w:rPr>
              <w:t>NIST</w:t>
            </w:r>
          </w:p>
        </w:tc>
        <w:tc>
          <w:tcPr>
            <w:tcW w:w="5540" w:type="dxa"/>
            <w:tcBorders>
              <w:top w:val="nil"/>
              <w:left w:val="nil"/>
              <w:bottom w:val="nil"/>
              <w:right w:val="nil"/>
            </w:tcBorders>
            <w:shd w:val="clear" w:color="auto" w:fill="auto"/>
          </w:tcPr>
          <w:p w14:paraId="671B30F2" w14:textId="77777777" w:rsidR="00393550" w:rsidRPr="00ED7294" w:rsidRDefault="00393550" w:rsidP="00613588">
            <w:pPr>
              <w:rPr>
                <w:lang w:val="en-GB"/>
              </w:rPr>
            </w:pPr>
            <w:r w:rsidRPr="00ED7294">
              <w:rPr>
                <w:lang w:val="en-GB"/>
              </w:rPr>
              <w:t>National Institute of Standards and Technologies of USA</w:t>
            </w:r>
          </w:p>
        </w:tc>
      </w:tr>
      <w:tr w:rsidR="00393550" w:rsidRPr="00ED7294" w14:paraId="1EB941FF" w14:textId="77777777" w:rsidTr="00613588">
        <w:trPr>
          <w:trHeight w:val="260"/>
        </w:trPr>
        <w:tc>
          <w:tcPr>
            <w:tcW w:w="1500" w:type="dxa"/>
            <w:tcBorders>
              <w:top w:val="nil"/>
              <w:left w:val="nil"/>
              <w:bottom w:val="nil"/>
              <w:right w:val="nil"/>
            </w:tcBorders>
            <w:shd w:val="clear" w:color="auto" w:fill="auto"/>
            <w:noWrap/>
          </w:tcPr>
          <w:p w14:paraId="220E7DA0" w14:textId="77777777" w:rsidR="00393550" w:rsidRPr="00ED7294" w:rsidRDefault="00393550" w:rsidP="00613588">
            <w:pPr>
              <w:rPr>
                <w:lang w:val="en-GB"/>
              </w:rPr>
            </w:pPr>
            <w:r w:rsidRPr="00ED7294">
              <w:rPr>
                <w:lang w:val="en-GB"/>
              </w:rPr>
              <w:t>PID</w:t>
            </w:r>
          </w:p>
        </w:tc>
        <w:tc>
          <w:tcPr>
            <w:tcW w:w="5540" w:type="dxa"/>
            <w:tcBorders>
              <w:top w:val="nil"/>
              <w:left w:val="nil"/>
              <w:bottom w:val="nil"/>
              <w:right w:val="nil"/>
            </w:tcBorders>
            <w:shd w:val="clear" w:color="auto" w:fill="auto"/>
          </w:tcPr>
          <w:p w14:paraId="20F62A16" w14:textId="77777777" w:rsidR="00393550" w:rsidRPr="00ED7294" w:rsidRDefault="00393550" w:rsidP="00613588">
            <w:pPr>
              <w:rPr>
                <w:lang w:val="en-GB"/>
              </w:rPr>
            </w:pPr>
            <w:r w:rsidRPr="00ED7294">
              <w:rPr>
                <w:lang w:val="en-GB"/>
              </w:rPr>
              <w:t>Persistent Identifier</w:t>
            </w:r>
          </w:p>
        </w:tc>
      </w:tr>
      <w:tr w:rsidR="00393550" w:rsidRPr="00ED7294" w14:paraId="57EF745D" w14:textId="77777777" w:rsidTr="00613588">
        <w:trPr>
          <w:trHeight w:val="260"/>
        </w:trPr>
        <w:tc>
          <w:tcPr>
            <w:tcW w:w="1500" w:type="dxa"/>
            <w:tcBorders>
              <w:top w:val="nil"/>
              <w:left w:val="nil"/>
              <w:bottom w:val="nil"/>
              <w:right w:val="nil"/>
            </w:tcBorders>
            <w:shd w:val="clear" w:color="auto" w:fill="auto"/>
            <w:noWrap/>
          </w:tcPr>
          <w:p w14:paraId="4425895C" w14:textId="77777777" w:rsidR="00393550" w:rsidRPr="00ED7294" w:rsidRDefault="00393550" w:rsidP="00613588">
            <w:pPr>
              <w:rPr>
                <w:lang w:val="en-GB"/>
              </w:rPr>
            </w:pPr>
            <w:r w:rsidRPr="00ED7294">
              <w:rPr>
                <w:lang w:val="en-GB"/>
              </w:rPr>
              <w:t>PM-BoK</w:t>
            </w:r>
          </w:p>
        </w:tc>
        <w:tc>
          <w:tcPr>
            <w:tcW w:w="5540" w:type="dxa"/>
            <w:tcBorders>
              <w:top w:val="nil"/>
              <w:left w:val="nil"/>
              <w:bottom w:val="nil"/>
              <w:right w:val="nil"/>
            </w:tcBorders>
            <w:shd w:val="clear" w:color="auto" w:fill="auto"/>
          </w:tcPr>
          <w:p w14:paraId="6F137153" w14:textId="77777777" w:rsidR="00393550" w:rsidRPr="00ED7294" w:rsidRDefault="00393550" w:rsidP="00613588">
            <w:pPr>
              <w:rPr>
                <w:lang w:val="en-GB"/>
              </w:rPr>
            </w:pPr>
            <w:r w:rsidRPr="00ED7294">
              <w:rPr>
                <w:lang w:val="en-GB"/>
              </w:rPr>
              <w:t>Project Management Body of Knowledge</w:t>
            </w:r>
          </w:p>
        </w:tc>
      </w:tr>
      <w:tr w:rsidR="00393550" w:rsidRPr="00ED7294" w14:paraId="204B97F0" w14:textId="77777777" w:rsidTr="00613588">
        <w:trPr>
          <w:trHeight w:val="260"/>
        </w:trPr>
        <w:tc>
          <w:tcPr>
            <w:tcW w:w="1500" w:type="dxa"/>
            <w:tcBorders>
              <w:top w:val="nil"/>
              <w:left w:val="nil"/>
              <w:bottom w:val="nil"/>
              <w:right w:val="nil"/>
            </w:tcBorders>
            <w:shd w:val="clear" w:color="auto" w:fill="auto"/>
            <w:noWrap/>
          </w:tcPr>
          <w:p w14:paraId="184FED54" w14:textId="77777777" w:rsidR="00393550" w:rsidRPr="00ED7294" w:rsidRDefault="00393550" w:rsidP="00613588">
            <w:pPr>
              <w:rPr>
                <w:lang w:val="en-GB"/>
              </w:rPr>
            </w:pPr>
            <w:r w:rsidRPr="00ED7294">
              <w:rPr>
                <w:lang w:val="en-GB"/>
              </w:rPr>
              <w:t>PRACE</w:t>
            </w:r>
          </w:p>
        </w:tc>
        <w:tc>
          <w:tcPr>
            <w:tcW w:w="5540" w:type="dxa"/>
            <w:tcBorders>
              <w:top w:val="nil"/>
              <w:left w:val="nil"/>
              <w:bottom w:val="nil"/>
              <w:right w:val="nil"/>
            </w:tcBorders>
            <w:shd w:val="clear" w:color="auto" w:fill="auto"/>
          </w:tcPr>
          <w:p w14:paraId="4D506550" w14:textId="77777777" w:rsidR="00393550" w:rsidRPr="00ED7294" w:rsidRDefault="00393550" w:rsidP="00613588">
            <w:pPr>
              <w:rPr>
                <w:lang w:val="en-GB"/>
              </w:rPr>
            </w:pPr>
            <w:r w:rsidRPr="00ED7294">
              <w:rPr>
                <w:lang w:val="en-GB"/>
              </w:rPr>
              <w:t>Partnership for Advanced Computing in Europe</w:t>
            </w:r>
          </w:p>
        </w:tc>
      </w:tr>
      <w:tr w:rsidR="00393550" w:rsidRPr="00ED7294" w14:paraId="13036682" w14:textId="77777777" w:rsidTr="00613588">
        <w:trPr>
          <w:trHeight w:val="260"/>
        </w:trPr>
        <w:tc>
          <w:tcPr>
            <w:tcW w:w="1500" w:type="dxa"/>
            <w:tcBorders>
              <w:top w:val="nil"/>
              <w:left w:val="nil"/>
              <w:bottom w:val="nil"/>
              <w:right w:val="nil"/>
            </w:tcBorders>
            <w:shd w:val="clear" w:color="auto" w:fill="auto"/>
            <w:noWrap/>
          </w:tcPr>
          <w:p w14:paraId="0F109EEB" w14:textId="77777777" w:rsidR="00393550" w:rsidRPr="00ED7294" w:rsidRDefault="00393550" w:rsidP="00613588">
            <w:pPr>
              <w:rPr>
                <w:lang w:val="en-GB"/>
              </w:rPr>
            </w:pPr>
            <w:r w:rsidRPr="00ED7294">
              <w:rPr>
                <w:lang w:val="en-GB"/>
              </w:rPr>
              <w:t>RDA</w:t>
            </w:r>
          </w:p>
        </w:tc>
        <w:tc>
          <w:tcPr>
            <w:tcW w:w="5540" w:type="dxa"/>
            <w:tcBorders>
              <w:top w:val="nil"/>
              <w:left w:val="nil"/>
              <w:bottom w:val="nil"/>
              <w:right w:val="nil"/>
            </w:tcBorders>
            <w:shd w:val="clear" w:color="auto" w:fill="auto"/>
          </w:tcPr>
          <w:p w14:paraId="0BAD50DA" w14:textId="77777777" w:rsidR="00393550" w:rsidRPr="00ED7294" w:rsidRDefault="00393550" w:rsidP="00613588">
            <w:pPr>
              <w:rPr>
                <w:lang w:val="en-GB"/>
              </w:rPr>
            </w:pPr>
            <w:r w:rsidRPr="00ED7294">
              <w:rPr>
                <w:lang w:val="en-GB"/>
              </w:rPr>
              <w:t>Research Data Alliance</w:t>
            </w:r>
          </w:p>
        </w:tc>
      </w:tr>
      <w:tr w:rsidR="00393550" w:rsidRPr="00ED7294" w14:paraId="43FA9EDC" w14:textId="77777777" w:rsidTr="00613588">
        <w:trPr>
          <w:trHeight w:val="260"/>
        </w:trPr>
        <w:tc>
          <w:tcPr>
            <w:tcW w:w="1500" w:type="dxa"/>
            <w:tcBorders>
              <w:top w:val="nil"/>
              <w:left w:val="nil"/>
              <w:bottom w:val="nil"/>
              <w:right w:val="nil"/>
            </w:tcBorders>
            <w:shd w:val="clear" w:color="auto" w:fill="auto"/>
            <w:noWrap/>
          </w:tcPr>
          <w:p w14:paraId="04803C42" w14:textId="77777777" w:rsidR="00393550" w:rsidRPr="00ED7294" w:rsidRDefault="00393550" w:rsidP="00613588">
            <w:pPr>
              <w:rPr>
                <w:lang w:val="en-GB"/>
              </w:rPr>
            </w:pPr>
            <w:r w:rsidRPr="00ED7294">
              <w:rPr>
                <w:lang w:val="en-GB"/>
              </w:rPr>
              <w:t>SWEBOK</w:t>
            </w:r>
          </w:p>
        </w:tc>
        <w:tc>
          <w:tcPr>
            <w:tcW w:w="5540" w:type="dxa"/>
            <w:tcBorders>
              <w:top w:val="nil"/>
              <w:left w:val="nil"/>
              <w:bottom w:val="nil"/>
              <w:right w:val="nil"/>
            </w:tcBorders>
            <w:shd w:val="clear" w:color="auto" w:fill="auto"/>
          </w:tcPr>
          <w:p w14:paraId="469457D7" w14:textId="77777777" w:rsidR="00393550" w:rsidRPr="00ED7294" w:rsidRDefault="00393550" w:rsidP="00613588">
            <w:pPr>
              <w:rPr>
                <w:lang w:val="en-GB"/>
              </w:rPr>
            </w:pPr>
            <w:r w:rsidRPr="00ED7294">
              <w:rPr>
                <w:lang w:val="en-GB"/>
              </w:rPr>
              <w:t>Software Engineering Body of Knowledge</w:t>
            </w:r>
          </w:p>
        </w:tc>
      </w:tr>
    </w:tbl>
    <w:p w14:paraId="00AD29E7" w14:textId="77777777" w:rsidR="00393550" w:rsidRPr="00ED7294" w:rsidRDefault="00393550" w:rsidP="00393550">
      <w:pPr>
        <w:spacing w:line="276" w:lineRule="auto"/>
        <w:rPr>
          <w:lang w:val="en-GB" w:eastAsia="ko-KR"/>
        </w:rPr>
      </w:pPr>
    </w:p>
    <w:p w14:paraId="0E2D3D71" w14:textId="77777777" w:rsidR="00393550" w:rsidRPr="00ED7294" w:rsidRDefault="00393550" w:rsidP="00393550">
      <w:pPr>
        <w:rPr>
          <w:lang w:val="en-GB"/>
        </w:rPr>
      </w:pPr>
    </w:p>
    <w:p w14:paraId="789AC634" w14:textId="77777777" w:rsidR="00393550" w:rsidRPr="00ED7294" w:rsidRDefault="00393550" w:rsidP="00393550">
      <w:pPr>
        <w:rPr>
          <w:lang w:val="en-GB"/>
        </w:rPr>
      </w:pPr>
    </w:p>
    <w:p w14:paraId="3581314A" w14:textId="77777777" w:rsidR="005C338F" w:rsidRPr="00D125DB" w:rsidRDefault="005C338F" w:rsidP="005C338F">
      <w:pPr>
        <w:pStyle w:val="Heading1"/>
        <w:numPr>
          <w:ilvl w:val="0"/>
          <w:numId w:val="0"/>
        </w:numPr>
        <w:rPr>
          <w:lang w:val="en-GB"/>
        </w:rPr>
      </w:pPr>
      <w:bookmarkStart w:id="153" w:name="_Ref459037088"/>
      <w:bookmarkStart w:id="154" w:name="_Toc460413790"/>
      <w:bookmarkStart w:id="155" w:name="_Toc487818169"/>
      <w:r>
        <w:rPr>
          <w:lang w:val="en-GB"/>
        </w:rPr>
        <w:t xml:space="preserve">Appendix A. </w:t>
      </w:r>
      <w:r w:rsidRPr="00D125DB">
        <w:rPr>
          <w:lang w:val="en-GB"/>
        </w:rPr>
        <w:t>Mastery levels</w:t>
      </w:r>
      <w:bookmarkEnd w:id="153"/>
      <w:bookmarkEnd w:id="154"/>
      <w:bookmarkEnd w:id="155"/>
    </w:p>
    <w:p w14:paraId="384CB016" w14:textId="53F3D5C7" w:rsidR="005C338F" w:rsidRPr="00366999" w:rsidRDefault="005C338F" w:rsidP="005C338F">
      <w:pPr>
        <w:rPr>
          <w:lang w:val="en-GB"/>
        </w:rPr>
      </w:pPr>
      <w:r>
        <w:rPr>
          <w:lang w:val="en-GB"/>
        </w:rPr>
        <w:t xml:space="preserve">This appendix provides short overview and compare definition of </w:t>
      </w:r>
      <w:r w:rsidRPr="00606347">
        <w:t>mastery levels as used in the European Qualifications Framework (EQF) [</w:t>
      </w:r>
      <w:r w:rsidR="000A5FC7">
        <w:t>31</w:t>
      </w:r>
      <w:r w:rsidRPr="00606347">
        <w:t>], e-CF</w:t>
      </w:r>
      <w:r w:rsidR="000A5FC7">
        <w:t xml:space="preserve"> [30]</w:t>
      </w:r>
      <w:r w:rsidRPr="00606347">
        <w:t>, ACM/IEEE guidelines for Computer Science curriculum [</w:t>
      </w:r>
      <w:r w:rsidR="00A445DF">
        <w:t>8</w:t>
      </w:r>
      <w:r w:rsidRPr="00606347">
        <w:t xml:space="preserve">] and Bloom’s taxonomy. It </w:t>
      </w:r>
      <w:r>
        <w:t>is used for</w:t>
      </w:r>
      <w:r w:rsidRPr="00606347">
        <w:t xml:space="preserve"> the definition of mastery levels (also called proficiency levels in e-CF) necessary to define Learning Outcomes in MC-DS. </w:t>
      </w:r>
    </w:p>
    <w:p w14:paraId="710C0B6A" w14:textId="77777777" w:rsidR="005C338F" w:rsidRPr="00366999" w:rsidRDefault="005C338F" w:rsidP="005C338F"/>
    <w:p w14:paraId="761ED006" w14:textId="53FA40EC" w:rsidR="005C338F" w:rsidRPr="00D125DB" w:rsidRDefault="005C338F" w:rsidP="005C338F">
      <w:pPr>
        <w:rPr>
          <w:lang w:val="en-GB"/>
        </w:rPr>
      </w:pPr>
      <w:r w:rsidRPr="00D125DB">
        <w:rPr>
          <w:lang w:val="en-GB"/>
        </w:rPr>
        <w:t xml:space="preserve">The European qualification framework </w:t>
      </w:r>
      <w:r>
        <w:rPr>
          <w:lang w:val="en-GB"/>
        </w:rPr>
        <w:t>[</w:t>
      </w:r>
      <w:r w:rsidR="000A5FC7">
        <w:rPr>
          <w:lang w:val="en-GB"/>
        </w:rPr>
        <w:t>31</w:t>
      </w:r>
      <w:r>
        <w:rPr>
          <w:lang w:val="en-GB"/>
        </w:rPr>
        <w:t xml:space="preserve">] </w:t>
      </w:r>
      <w:r w:rsidRPr="00D125DB">
        <w:rPr>
          <w:lang w:val="en-GB"/>
        </w:rPr>
        <w:t xml:space="preserve">defines eight levels of knowledge achieved through stages of education. Level 6 is considered to be achieved through a bachelor degree, level 7 through a master’s degree and level 8 through a PhD degree. Levels 3-8 are mapped to 5 levels in e-CF dimension 3. The mapping and description </w:t>
      </w:r>
      <w:r w:rsidR="001939C9" w:rsidRPr="00D125DB">
        <w:rPr>
          <w:lang w:val="en-GB"/>
        </w:rPr>
        <w:t>are</w:t>
      </w:r>
      <w:r w:rsidRPr="00D125DB">
        <w:rPr>
          <w:lang w:val="en-GB"/>
        </w:rPr>
        <w:t xml:space="preserve"> presented in </w:t>
      </w:r>
      <w:r w:rsidRPr="00D125DB">
        <w:rPr>
          <w:lang w:val="en-GB"/>
        </w:rPr>
        <w:fldChar w:fldCharType="begin"/>
      </w:r>
      <w:r w:rsidRPr="00D125DB">
        <w:rPr>
          <w:lang w:val="en-GB"/>
        </w:rPr>
        <w:instrText xml:space="preserve"> REF _Ref324406527 \h </w:instrText>
      </w:r>
      <w:r w:rsidRPr="00D125DB">
        <w:rPr>
          <w:lang w:val="en-GB"/>
        </w:rPr>
      </w:r>
      <w:r w:rsidRPr="00D125DB">
        <w:rPr>
          <w:lang w:val="en-GB"/>
        </w:rPr>
        <w:fldChar w:fldCharType="separate"/>
      </w:r>
      <w:ins w:id="156" w:author="demch" w:date="2018-09-18T22:10:00Z">
        <w:r w:rsidR="00DE2506" w:rsidRPr="00D125DB">
          <w:rPr>
            <w:lang w:val="en-GB"/>
          </w:rPr>
          <w:t xml:space="preserve">Table </w:t>
        </w:r>
        <w:r w:rsidR="00DE2506">
          <w:rPr>
            <w:noProof/>
            <w:lang w:val="en-GB"/>
          </w:rPr>
          <w:t>1</w:t>
        </w:r>
      </w:ins>
      <w:del w:id="157" w:author="demch" w:date="2018-09-18T22:10:00Z">
        <w:r w:rsidR="001530CE" w:rsidRPr="00D125DB" w:rsidDel="00DE2506">
          <w:rPr>
            <w:lang w:val="en-GB"/>
          </w:rPr>
          <w:delText xml:space="preserve">Table </w:delText>
        </w:r>
        <w:r w:rsidR="001530CE" w:rsidDel="00DE2506">
          <w:rPr>
            <w:noProof/>
            <w:lang w:val="en-GB"/>
          </w:rPr>
          <w:delText>1</w:delText>
        </w:r>
      </w:del>
      <w:r w:rsidRPr="00D125DB">
        <w:rPr>
          <w:lang w:val="en-GB"/>
        </w:rPr>
        <w:fldChar w:fldCharType="end"/>
      </w:r>
      <w:r w:rsidRPr="00D125DB">
        <w:rPr>
          <w:lang w:val="en-GB"/>
        </w:rPr>
        <w:t>. By comparing e-CF levels directly with education requirements from EQF we can notice a certain mismatch.  It is impossible to achieve a desired e-CF level by simply following an education path based on EQF. It is not enough to get a master’s degree to become a Lead Professional. Rather, education requirements should be interpreted as a necessary condition, but not sufficient.</w:t>
      </w:r>
    </w:p>
    <w:p w14:paraId="171F7363" w14:textId="77777777" w:rsidR="005C338F" w:rsidRPr="00D125DB" w:rsidRDefault="005C338F" w:rsidP="005C338F">
      <w:pPr>
        <w:rPr>
          <w:lang w:val="en-GB"/>
        </w:rPr>
      </w:pPr>
    </w:p>
    <w:p w14:paraId="2C9A6486" w14:textId="7A29572D" w:rsidR="005C338F" w:rsidRPr="00D125DB" w:rsidRDefault="005C338F" w:rsidP="005C338F">
      <w:pPr>
        <w:pStyle w:val="Caption"/>
        <w:keepNext/>
        <w:jc w:val="center"/>
        <w:rPr>
          <w:lang w:val="en-GB"/>
        </w:rPr>
      </w:pPr>
      <w:bookmarkStart w:id="158" w:name="_Ref324406527"/>
      <w:bookmarkStart w:id="159" w:name="_Toc452556648"/>
      <w:bookmarkStart w:id="160" w:name="_Toc460413811"/>
      <w:r w:rsidRPr="00D125DB">
        <w:rPr>
          <w:lang w:val="en-GB"/>
        </w:rPr>
        <w:t xml:space="preserve">Table </w:t>
      </w:r>
      <w:r w:rsidRPr="00D125DB">
        <w:rPr>
          <w:lang w:val="en-GB"/>
        </w:rPr>
        <w:fldChar w:fldCharType="begin"/>
      </w:r>
      <w:r w:rsidRPr="00D125DB">
        <w:rPr>
          <w:lang w:val="en-GB"/>
        </w:rPr>
        <w:instrText xml:space="preserve"> SEQ Table \* ARABIC </w:instrText>
      </w:r>
      <w:r w:rsidRPr="00D125DB">
        <w:rPr>
          <w:lang w:val="en-GB"/>
        </w:rPr>
        <w:fldChar w:fldCharType="separate"/>
      </w:r>
      <w:r w:rsidR="00DE2506">
        <w:rPr>
          <w:noProof/>
          <w:lang w:val="en-GB"/>
        </w:rPr>
        <w:t>1</w:t>
      </w:r>
      <w:r w:rsidRPr="00D125DB">
        <w:rPr>
          <w:lang w:val="en-GB"/>
        </w:rPr>
        <w:fldChar w:fldCharType="end"/>
      </w:r>
      <w:bookmarkEnd w:id="158"/>
      <w:r w:rsidRPr="00D125DB">
        <w:rPr>
          <w:lang w:val="en-GB"/>
        </w:rPr>
        <w:t xml:space="preserve"> Description of EQF and e-CF levels</w:t>
      </w:r>
      <w:bookmarkEnd w:id="159"/>
      <w:bookmarkEnd w:id="160"/>
    </w:p>
    <w:p w14:paraId="3A0F2E10" w14:textId="77777777" w:rsidR="005C338F" w:rsidRPr="00D125DB" w:rsidRDefault="005C338F" w:rsidP="005C338F">
      <w:pPr>
        <w:keepNext/>
        <w:rPr>
          <w:lang w:val="en-GB"/>
        </w:rPr>
      </w:pPr>
    </w:p>
    <w:tbl>
      <w:tblPr>
        <w:tblStyle w:val="MediumList1"/>
        <w:tblW w:w="9288" w:type="dxa"/>
        <w:tblLook w:val="04A0" w:firstRow="1" w:lastRow="0" w:firstColumn="1" w:lastColumn="0" w:noHBand="0" w:noVBand="1"/>
      </w:tblPr>
      <w:tblGrid>
        <w:gridCol w:w="792"/>
        <w:gridCol w:w="4491"/>
        <w:gridCol w:w="674"/>
        <w:gridCol w:w="3331"/>
      </w:tblGrid>
      <w:tr w:rsidR="005C338F" w:rsidRPr="00D125DB" w14:paraId="18AEDCD4" w14:textId="77777777" w:rsidTr="006549F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92" w:type="dxa"/>
            <w:shd w:val="clear" w:color="auto" w:fill="EEECE1" w:themeFill="background2"/>
          </w:tcPr>
          <w:p w14:paraId="7366FD4B" w14:textId="77777777" w:rsidR="005C338F" w:rsidRPr="00D125DB" w:rsidRDefault="005C338F" w:rsidP="006549F7">
            <w:pPr>
              <w:jc w:val="center"/>
              <w:rPr>
                <w:lang w:val="en-GB"/>
              </w:rPr>
            </w:pPr>
            <w:r w:rsidRPr="00D125DB">
              <w:rPr>
                <w:lang w:val="en-GB"/>
              </w:rPr>
              <w:t>EQF level</w:t>
            </w:r>
          </w:p>
        </w:tc>
        <w:tc>
          <w:tcPr>
            <w:tcW w:w="4491" w:type="dxa"/>
            <w:shd w:val="clear" w:color="auto" w:fill="EEECE1" w:themeFill="background2"/>
          </w:tcPr>
          <w:p w14:paraId="51100C26" w14:textId="77777777" w:rsidR="005C338F" w:rsidRPr="00D125DB" w:rsidRDefault="005C338F" w:rsidP="006549F7">
            <w:pPr>
              <w:cnfStyle w:val="100000000000" w:firstRow="1" w:lastRow="0" w:firstColumn="0" w:lastColumn="0" w:oddVBand="0" w:evenVBand="0" w:oddHBand="0" w:evenHBand="0" w:firstRowFirstColumn="0" w:firstRowLastColumn="0" w:lastRowFirstColumn="0" w:lastRowLastColumn="0"/>
              <w:rPr>
                <w:lang w:val="en-GB"/>
              </w:rPr>
            </w:pPr>
            <w:r w:rsidRPr="00D125DB">
              <w:rPr>
                <w:lang w:val="en-GB"/>
              </w:rPr>
              <w:t>EQF level description</w:t>
            </w:r>
          </w:p>
        </w:tc>
        <w:tc>
          <w:tcPr>
            <w:tcW w:w="674" w:type="dxa"/>
            <w:shd w:val="clear" w:color="auto" w:fill="EEECE1" w:themeFill="background2"/>
          </w:tcPr>
          <w:p w14:paraId="6FAEE8D7" w14:textId="77777777" w:rsidR="005C338F" w:rsidRPr="00D125DB" w:rsidRDefault="005C338F" w:rsidP="006549F7">
            <w:pPr>
              <w:jc w:val="center"/>
              <w:cnfStyle w:val="100000000000" w:firstRow="1" w:lastRow="0" w:firstColumn="0" w:lastColumn="0" w:oddVBand="0" w:evenVBand="0" w:oddHBand="0" w:evenHBand="0" w:firstRowFirstColumn="0" w:firstRowLastColumn="0" w:lastRowFirstColumn="0" w:lastRowLastColumn="0"/>
              <w:rPr>
                <w:lang w:val="en-GB"/>
              </w:rPr>
            </w:pPr>
            <w:r w:rsidRPr="00D125DB">
              <w:rPr>
                <w:lang w:val="en-GB"/>
              </w:rPr>
              <w:t>e-CF level</w:t>
            </w:r>
          </w:p>
        </w:tc>
        <w:tc>
          <w:tcPr>
            <w:tcW w:w="3331" w:type="dxa"/>
            <w:shd w:val="clear" w:color="auto" w:fill="EEECE1" w:themeFill="background2"/>
          </w:tcPr>
          <w:p w14:paraId="2427748C" w14:textId="77777777" w:rsidR="005C338F" w:rsidRPr="00D125DB" w:rsidRDefault="005C338F" w:rsidP="006549F7">
            <w:pPr>
              <w:cnfStyle w:val="100000000000" w:firstRow="1" w:lastRow="0" w:firstColumn="0" w:lastColumn="0" w:oddVBand="0" w:evenVBand="0" w:oddHBand="0" w:evenHBand="0" w:firstRowFirstColumn="0" w:firstRowLastColumn="0" w:lastRowFirstColumn="0" w:lastRowLastColumn="0"/>
              <w:rPr>
                <w:lang w:val="en-GB"/>
              </w:rPr>
            </w:pPr>
            <w:r w:rsidRPr="00D125DB">
              <w:rPr>
                <w:lang w:val="en-GB"/>
              </w:rPr>
              <w:t>e-CF level description</w:t>
            </w:r>
          </w:p>
        </w:tc>
      </w:tr>
      <w:tr w:rsidR="005C338F" w:rsidRPr="00D125DB" w14:paraId="3DD28845" w14:textId="77777777" w:rsidTr="00654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 w:type="dxa"/>
          </w:tcPr>
          <w:p w14:paraId="075A6CD0" w14:textId="77777777" w:rsidR="005C338F" w:rsidRPr="00D125DB" w:rsidRDefault="005C338F" w:rsidP="006549F7">
            <w:pPr>
              <w:jc w:val="center"/>
              <w:rPr>
                <w:lang w:val="en-GB"/>
              </w:rPr>
            </w:pPr>
            <w:r w:rsidRPr="00D125DB">
              <w:rPr>
                <w:lang w:val="en-GB"/>
              </w:rPr>
              <w:t>8</w:t>
            </w:r>
          </w:p>
        </w:tc>
        <w:tc>
          <w:tcPr>
            <w:tcW w:w="4491" w:type="dxa"/>
          </w:tcPr>
          <w:p w14:paraId="330D1917" w14:textId="77777777" w:rsidR="005C338F" w:rsidRPr="00D125DB" w:rsidRDefault="005C338F" w:rsidP="006549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 xml:space="preserve">Knowledge at the most advanced frontier, the most advanced and specialized skills and techniques to solve critical problems in research and/or innovation, demonstrating substantial authority, innovation, autonomy, scholarly or professional integrity. </w:t>
            </w:r>
          </w:p>
        </w:tc>
        <w:tc>
          <w:tcPr>
            <w:tcW w:w="674" w:type="dxa"/>
          </w:tcPr>
          <w:p w14:paraId="188863AB" w14:textId="77777777" w:rsidR="005C338F" w:rsidRPr="00D125DB" w:rsidRDefault="005C338F" w:rsidP="006549F7">
            <w:pPr>
              <w:jc w:val="cente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e-5</w:t>
            </w:r>
          </w:p>
        </w:tc>
        <w:tc>
          <w:tcPr>
            <w:tcW w:w="3331" w:type="dxa"/>
          </w:tcPr>
          <w:p w14:paraId="43646891" w14:textId="77777777" w:rsidR="005C338F" w:rsidRPr="00D125DB" w:rsidRDefault="005C338F" w:rsidP="006549F7">
            <w:pPr>
              <w:cnfStyle w:val="000000100000" w:firstRow="0" w:lastRow="0" w:firstColumn="0" w:lastColumn="0" w:oddVBand="0" w:evenVBand="0" w:oddHBand="1" w:evenHBand="0" w:firstRowFirstColumn="0" w:firstRowLastColumn="0" w:lastRowFirstColumn="0" w:lastRowLastColumn="0"/>
              <w:rPr>
                <w:lang w:val="en-GB"/>
              </w:rPr>
            </w:pPr>
            <w:r w:rsidRPr="00D125DB">
              <w:rPr>
                <w:b/>
                <w:bCs/>
                <w:lang w:val="en-GB"/>
              </w:rPr>
              <w:t xml:space="preserve">Principal </w:t>
            </w:r>
          </w:p>
          <w:p w14:paraId="7E0C6D85" w14:textId="77777777" w:rsidR="005C338F" w:rsidRPr="00D125DB" w:rsidRDefault="005C338F" w:rsidP="006549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 xml:space="preserve">Overall accountability and responsibility; recognized inside and outside the organization for innovative solutions and for shaping the future using outstanding leading edge thinking and knowledge. </w:t>
            </w:r>
          </w:p>
        </w:tc>
      </w:tr>
      <w:tr w:rsidR="005C338F" w:rsidRPr="00D125DB" w14:paraId="3ECD2FB0" w14:textId="77777777" w:rsidTr="006549F7">
        <w:tc>
          <w:tcPr>
            <w:cnfStyle w:val="001000000000" w:firstRow="0" w:lastRow="0" w:firstColumn="1" w:lastColumn="0" w:oddVBand="0" w:evenVBand="0" w:oddHBand="0" w:evenHBand="0" w:firstRowFirstColumn="0" w:firstRowLastColumn="0" w:lastRowFirstColumn="0" w:lastRowLastColumn="0"/>
            <w:tcW w:w="792" w:type="dxa"/>
          </w:tcPr>
          <w:p w14:paraId="50C289C5" w14:textId="77777777" w:rsidR="005C338F" w:rsidRPr="00D125DB" w:rsidRDefault="005C338F" w:rsidP="006549F7">
            <w:pPr>
              <w:jc w:val="center"/>
              <w:rPr>
                <w:lang w:val="en-GB"/>
              </w:rPr>
            </w:pPr>
            <w:r w:rsidRPr="00D125DB">
              <w:rPr>
                <w:lang w:val="en-GB"/>
              </w:rPr>
              <w:t>7</w:t>
            </w:r>
          </w:p>
        </w:tc>
        <w:tc>
          <w:tcPr>
            <w:tcW w:w="4491" w:type="dxa"/>
          </w:tcPr>
          <w:p w14:paraId="522C2813" w14:textId="77777777" w:rsidR="005C338F" w:rsidRPr="00D125DB" w:rsidRDefault="005C338F" w:rsidP="006549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Highly specialized knowledge, some of which is at the forefront of knowledge in a field of work or study, as the basis for original thinking, critical awareness of knowledge issues in a field and at the interface between different fields, specialized problem-solving skills in research and/or innovation to develop new knowledge and procedures and to integrate knowledge from different fields, managing and transforming work or study contexts that are complex, unpredictable and require new strategic approaches, taking responsibility for contributing to professional knowledge and practice and/or for reviewing the strategic performance of teams.</w:t>
            </w:r>
          </w:p>
        </w:tc>
        <w:tc>
          <w:tcPr>
            <w:tcW w:w="674" w:type="dxa"/>
          </w:tcPr>
          <w:p w14:paraId="030A551F" w14:textId="77777777" w:rsidR="005C338F" w:rsidRPr="00D125DB" w:rsidRDefault="005C338F" w:rsidP="006549F7">
            <w:pPr>
              <w:jc w:val="cente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e-4</w:t>
            </w:r>
          </w:p>
        </w:tc>
        <w:tc>
          <w:tcPr>
            <w:tcW w:w="3331" w:type="dxa"/>
          </w:tcPr>
          <w:p w14:paraId="3E702F2C" w14:textId="77777777" w:rsidR="005C338F" w:rsidRPr="00D125DB" w:rsidRDefault="005C338F" w:rsidP="006549F7">
            <w:pPr>
              <w:cnfStyle w:val="000000000000" w:firstRow="0" w:lastRow="0" w:firstColumn="0" w:lastColumn="0" w:oddVBand="0" w:evenVBand="0" w:oddHBand="0" w:evenHBand="0" w:firstRowFirstColumn="0" w:firstRowLastColumn="0" w:lastRowFirstColumn="0" w:lastRowLastColumn="0"/>
              <w:rPr>
                <w:lang w:val="en-GB"/>
              </w:rPr>
            </w:pPr>
            <w:r w:rsidRPr="00D125DB">
              <w:rPr>
                <w:b/>
                <w:bCs/>
                <w:lang w:val="en-GB"/>
              </w:rPr>
              <w:t xml:space="preserve">Lead Professional/Senior Manager </w:t>
            </w:r>
          </w:p>
          <w:p w14:paraId="70CE8B91" w14:textId="77777777" w:rsidR="005C338F" w:rsidRPr="00D125DB" w:rsidRDefault="005C338F" w:rsidP="006549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 xml:space="preserve">Extensive scope of responsibilities deploying specialized integration capability in complex environments; full responsibility for strategic development of staff working in unfamiliar and unpredictable situations. </w:t>
            </w:r>
          </w:p>
        </w:tc>
      </w:tr>
      <w:tr w:rsidR="005C338F" w:rsidRPr="00D125DB" w14:paraId="5029AD1E" w14:textId="77777777" w:rsidTr="00654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 w:type="dxa"/>
          </w:tcPr>
          <w:p w14:paraId="60AB5012" w14:textId="77777777" w:rsidR="005C338F" w:rsidRPr="00D125DB" w:rsidRDefault="005C338F" w:rsidP="006549F7">
            <w:pPr>
              <w:jc w:val="center"/>
              <w:rPr>
                <w:lang w:val="en-GB"/>
              </w:rPr>
            </w:pPr>
            <w:r w:rsidRPr="00D125DB">
              <w:rPr>
                <w:lang w:val="en-GB"/>
              </w:rPr>
              <w:t>6</w:t>
            </w:r>
          </w:p>
        </w:tc>
        <w:tc>
          <w:tcPr>
            <w:tcW w:w="4491" w:type="dxa"/>
          </w:tcPr>
          <w:p w14:paraId="272BBA47" w14:textId="77777777" w:rsidR="005C338F" w:rsidRPr="00D125DB" w:rsidRDefault="005C338F" w:rsidP="006549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 xml:space="preserve">Advanced knowledge of a field of work or study, involving a critical understanding of theories and principles, advanced skills, demonstrating mastery and innovation in solving complex and unpredictable problems in a specialized field of work or study, management of complex technical or professional activities or projects, taking responsibility for decision-making in unpredictable work or study contexts, for continuing personal and group professional development. </w:t>
            </w:r>
          </w:p>
        </w:tc>
        <w:tc>
          <w:tcPr>
            <w:tcW w:w="674" w:type="dxa"/>
          </w:tcPr>
          <w:p w14:paraId="5395F34F" w14:textId="77777777" w:rsidR="005C338F" w:rsidRPr="00D125DB" w:rsidRDefault="005C338F" w:rsidP="006549F7">
            <w:pPr>
              <w:jc w:val="cente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e-3</w:t>
            </w:r>
          </w:p>
        </w:tc>
        <w:tc>
          <w:tcPr>
            <w:tcW w:w="3331" w:type="dxa"/>
            <w:tcBorders>
              <w:bottom w:val="nil"/>
            </w:tcBorders>
          </w:tcPr>
          <w:p w14:paraId="3AA3FC69" w14:textId="77777777" w:rsidR="005C338F" w:rsidRPr="00D125DB" w:rsidRDefault="005C338F" w:rsidP="006549F7">
            <w:pPr>
              <w:cnfStyle w:val="000000100000" w:firstRow="0" w:lastRow="0" w:firstColumn="0" w:lastColumn="0" w:oddVBand="0" w:evenVBand="0" w:oddHBand="1" w:evenHBand="0" w:firstRowFirstColumn="0" w:firstRowLastColumn="0" w:lastRowFirstColumn="0" w:lastRowLastColumn="0"/>
              <w:rPr>
                <w:lang w:val="en-GB"/>
              </w:rPr>
            </w:pPr>
            <w:r w:rsidRPr="00D125DB">
              <w:rPr>
                <w:b/>
                <w:bCs/>
                <w:lang w:val="en-GB"/>
              </w:rPr>
              <w:t xml:space="preserve">Senior Professional/Manager </w:t>
            </w:r>
          </w:p>
          <w:p w14:paraId="40171266" w14:textId="77777777" w:rsidR="005C338F" w:rsidRPr="00D125DB" w:rsidRDefault="005C338F" w:rsidP="006549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Respected for innovative methods and use of initiative in specific technical or business areas; providing leadership and taking responsibility for team performances and development in unpredictable environments</w:t>
            </w:r>
            <w:r w:rsidRPr="00D125DB">
              <w:rPr>
                <w:b/>
                <w:bCs/>
                <w:lang w:val="en-GB"/>
              </w:rPr>
              <w:t xml:space="preserve">. </w:t>
            </w:r>
          </w:p>
        </w:tc>
      </w:tr>
      <w:tr w:rsidR="005C338F" w:rsidRPr="00D125DB" w14:paraId="4A67EDD5" w14:textId="77777777" w:rsidTr="006549F7">
        <w:tc>
          <w:tcPr>
            <w:cnfStyle w:val="001000000000" w:firstRow="0" w:lastRow="0" w:firstColumn="1" w:lastColumn="0" w:oddVBand="0" w:evenVBand="0" w:oddHBand="0" w:evenHBand="0" w:firstRowFirstColumn="0" w:firstRowLastColumn="0" w:lastRowFirstColumn="0" w:lastRowLastColumn="0"/>
            <w:tcW w:w="792" w:type="dxa"/>
          </w:tcPr>
          <w:p w14:paraId="69E33E79" w14:textId="77777777" w:rsidR="005C338F" w:rsidRPr="00D125DB" w:rsidRDefault="005C338F" w:rsidP="006549F7">
            <w:pPr>
              <w:jc w:val="center"/>
              <w:rPr>
                <w:lang w:val="en-GB"/>
              </w:rPr>
            </w:pPr>
            <w:r w:rsidRPr="00D125DB">
              <w:rPr>
                <w:lang w:val="en-GB"/>
              </w:rPr>
              <w:t>5</w:t>
            </w:r>
          </w:p>
        </w:tc>
        <w:tc>
          <w:tcPr>
            <w:tcW w:w="4491" w:type="dxa"/>
          </w:tcPr>
          <w:p w14:paraId="4DE09B59" w14:textId="77777777" w:rsidR="005C338F" w:rsidRPr="00D125DB" w:rsidRDefault="005C338F" w:rsidP="006549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 xml:space="preserve">Comprehensive, specialized, factual and theoretical knowledge within a field of work or study and an awareness of the boundaries of that knowledge, expertise in a comprehensive range of cognitive and practical skills in developing creative solutions to abstract problems, management and supervision in contexts where there is unpredictable change, reviewing and developing performance of self and others. </w:t>
            </w:r>
          </w:p>
        </w:tc>
        <w:tc>
          <w:tcPr>
            <w:tcW w:w="674" w:type="dxa"/>
            <w:vMerge w:val="restart"/>
            <w:vAlign w:val="center"/>
          </w:tcPr>
          <w:p w14:paraId="3CB474AE" w14:textId="77777777" w:rsidR="005C338F" w:rsidRPr="00D125DB" w:rsidRDefault="005C338F" w:rsidP="006549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e-2</w:t>
            </w:r>
          </w:p>
        </w:tc>
        <w:tc>
          <w:tcPr>
            <w:tcW w:w="3331" w:type="dxa"/>
            <w:vMerge w:val="restart"/>
            <w:tcBorders>
              <w:top w:val="nil"/>
              <w:bottom w:val="nil"/>
            </w:tcBorders>
            <w:shd w:val="clear" w:color="auto" w:fill="E6E6E6"/>
            <w:vAlign w:val="center"/>
          </w:tcPr>
          <w:p w14:paraId="71ED1EC2" w14:textId="77777777" w:rsidR="005C338F" w:rsidRPr="00D125DB" w:rsidRDefault="005C338F" w:rsidP="006549F7">
            <w:pPr>
              <w:cnfStyle w:val="000000000000" w:firstRow="0" w:lastRow="0" w:firstColumn="0" w:lastColumn="0" w:oddVBand="0" w:evenVBand="0" w:oddHBand="0" w:evenHBand="0" w:firstRowFirstColumn="0" w:firstRowLastColumn="0" w:lastRowFirstColumn="0" w:lastRowLastColumn="0"/>
              <w:rPr>
                <w:lang w:val="en-GB"/>
              </w:rPr>
            </w:pPr>
            <w:r w:rsidRPr="00D125DB">
              <w:rPr>
                <w:b/>
                <w:bCs/>
                <w:lang w:val="en-GB"/>
              </w:rPr>
              <w:t xml:space="preserve">Professional </w:t>
            </w:r>
          </w:p>
          <w:p w14:paraId="30C1F9BB" w14:textId="77777777" w:rsidR="005C338F" w:rsidRPr="00D125DB" w:rsidRDefault="005C338F" w:rsidP="006549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 xml:space="preserve">Operates with capability and independence in specified boundaries and may supervise others in this environment; conceptual and abstract model building using creative thinking; uses theoretical knowledge and practical skills to solve complex problems within a predictable and sometimes unpredictable context. </w:t>
            </w:r>
          </w:p>
          <w:p w14:paraId="1C963B26" w14:textId="77777777" w:rsidR="005C338F" w:rsidRPr="00D125DB" w:rsidRDefault="005C338F" w:rsidP="006549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 xml:space="preserve"> </w:t>
            </w:r>
          </w:p>
        </w:tc>
      </w:tr>
      <w:tr w:rsidR="005C338F" w:rsidRPr="00D125DB" w14:paraId="00877AC3" w14:textId="77777777" w:rsidTr="00654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 w:type="dxa"/>
          </w:tcPr>
          <w:p w14:paraId="101BD3BB" w14:textId="77777777" w:rsidR="005C338F" w:rsidRPr="00D125DB" w:rsidRDefault="005C338F" w:rsidP="006549F7">
            <w:pPr>
              <w:jc w:val="center"/>
              <w:rPr>
                <w:lang w:val="en-GB"/>
              </w:rPr>
            </w:pPr>
            <w:r w:rsidRPr="00D125DB">
              <w:rPr>
                <w:lang w:val="en-GB"/>
              </w:rPr>
              <w:t>4</w:t>
            </w:r>
          </w:p>
        </w:tc>
        <w:tc>
          <w:tcPr>
            <w:tcW w:w="4491" w:type="dxa"/>
          </w:tcPr>
          <w:p w14:paraId="16966E20" w14:textId="77777777" w:rsidR="005C338F" w:rsidRPr="00D125DB" w:rsidRDefault="005C338F" w:rsidP="006549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 xml:space="preserve">Factual and theoretical knowledge in broad contexts within a field of work or study, expertise in a range of cognitive and practical skills in generating solutions to specific problems in a field of work or study, self-management not within the guidelines of work or study contexts that are usually predictable, but are subject to change, supervising the routine work of others, taking some responsibility for the evaluation and improvement of work or study activities. </w:t>
            </w:r>
          </w:p>
        </w:tc>
        <w:tc>
          <w:tcPr>
            <w:tcW w:w="674" w:type="dxa"/>
            <w:vMerge/>
          </w:tcPr>
          <w:p w14:paraId="240B7627" w14:textId="77777777" w:rsidR="005C338F" w:rsidRPr="00D125DB" w:rsidRDefault="005C338F" w:rsidP="006549F7">
            <w:pPr>
              <w:jc w:val="center"/>
              <w:cnfStyle w:val="000000100000" w:firstRow="0" w:lastRow="0" w:firstColumn="0" w:lastColumn="0" w:oddVBand="0" w:evenVBand="0" w:oddHBand="1" w:evenHBand="0" w:firstRowFirstColumn="0" w:firstRowLastColumn="0" w:lastRowFirstColumn="0" w:lastRowLastColumn="0"/>
              <w:rPr>
                <w:lang w:val="en-GB"/>
              </w:rPr>
            </w:pPr>
          </w:p>
        </w:tc>
        <w:tc>
          <w:tcPr>
            <w:tcW w:w="3331" w:type="dxa"/>
            <w:vMerge/>
            <w:tcBorders>
              <w:top w:val="nil"/>
              <w:bottom w:val="nil"/>
            </w:tcBorders>
            <w:shd w:val="clear" w:color="auto" w:fill="E6E6E6"/>
          </w:tcPr>
          <w:p w14:paraId="66C0764E" w14:textId="77777777" w:rsidR="005C338F" w:rsidRPr="00D125DB" w:rsidRDefault="005C338F" w:rsidP="006549F7">
            <w:pPr>
              <w:cnfStyle w:val="000000100000" w:firstRow="0" w:lastRow="0" w:firstColumn="0" w:lastColumn="0" w:oddVBand="0" w:evenVBand="0" w:oddHBand="1" w:evenHBand="0" w:firstRowFirstColumn="0" w:firstRowLastColumn="0" w:lastRowFirstColumn="0" w:lastRowLastColumn="0"/>
              <w:rPr>
                <w:lang w:val="en-GB"/>
              </w:rPr>
            </w:pPr>
          </w:p>
        </w:tc>
      </w:tr>
      <w:tr w:rsidR="005C338F" w:rsidRPr="00D125DB" w14:paraId="6DC7D9F7" w14:textId="77777777" w:rsidTr="006549F7">
        <w:tc>
          <w:tcPr>
            <w:cnfStyle w:val="001000000000" w:firstRow="0" w:lastRow="0" w:firstColumn="1" w:lastColumn="0" w:oddVBand="0" w:evenVBand="0" w:oddHBand="0" w:evenHBand="0" w:firstRowFirstColumn="0" w:firstRowLastColumn="0" w:lastRowFirstColumn="0" w:lastRowLastColumn="0"/>
            <w:tcW w:w="792" w:type="dxa"/>
          </w:tcPr>
          <w:p w14:paraId="687D37F2" w14:textId="77777777" w:rsidR="005C338F" w:rsidRPr="00D125DB" w:rsidRDefault="005C338F" w:rsidP="006549F7">
            <w:pPr>
              <w:jc w:val="center"/>
              <w:rPr>
                <w:lang w:val="en-GB"/>
              </w:rPr>
            </w:pPr>
            <w:r w:rsidRPr="00D125DB">
              <w:rPr>
                <w:lang w:val="en-GB"/>
              </w:rPr>
              <w:t>3</w:t>
            </w:r>
          </w:p>
        </w:tc>
        <w:tc>
          <w:tcPr>
            <w:tcW w:w="4491" w:type="dxa"/>
          </w:tcPr>
          <w:p w14:paraId="26D82618" w14:textId="77777777" w:rsidR="005C338F" w:rsidRPr="00D125DB" w:rsidRDefault="005C338F" w:rsidP="006549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 xml:space="preserve">Knowledge of facts, principles, processes and general concepts, in a field of work or study, a range of cognitive and practical skills in accomplishing tasks. Problem solving with basic methods, tools, materials and information, responsibility for completion of tasks in work or study, adapting own behaviour to circumstances in solving problems. </w:t>
            </w:r>
          </w:p>
        </w:tc>
        <w:tc>
          <w:tcPr>
            <w:tcW w:w="674" w:type="dxa"/>
          </w:tcPr>
          <w:p w14:paraId="4D3A2A3B" w14:textId="77777777" w:rsidR="005C338F" w:rsidRPr="00D125DB" w:rsidRDefault="005C338F" w:rsidP="006549F7">
            <w:pPr>
              <w:jc w:val="cente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e-1</w:t>
            </w:r>
          </w:p>
        </w:tc>
        <w:tc>
          <w:tcPr>
            <w:tcW w:w="3331" w:type="dxa"/>
            <w:tcBorders>
              <w:top w:val="nil"/>
            </w:tcBorders>
          </w:tcPr>
          <w:p w14:paraId="4B72E629" w14:textId="77777777" w:rsidR="005C338F" w:rsidRPr="00D125DB" w:rsidRDefault="005C338F" w:rsidP="006549F7">
            <w:pPr>
              <w:cnfStyle w:val="000000000000" w:firstRow="0" w:lastRow="0" w:firstColumn="0" w:lastColumn="0" w:oddVBand="0" w:evenVBand="0" w:oddHBand="0" w:evenHBand="0" w:firstRowFirstColumn="0" w:firstRowLastColumn="0" w:lastRowFirstColumn="0" w:lastRowLastColumn="0"/>
              <w:rPr>
                <w:lang w:val="en-GB"/>
              </w:rPr>
            </w:pPr>
            <w:r w:rsidRPr="00D125DB">
              <w:rPr>
                <w:b/>
                <w:bCs/>
                <w:lang w:val="en-GB"/>
              </w:rPr>
              <w:t xml:space="preserve">Associate </w:t>
            </w:r>
          </w:p>
          <w:p w14:paraId="11F48CBD" w14:textId="77777777" w:rsidR="005C338F" w:rsidRPr="00D125DB" w:rsidRDefault="005C338F" w:rsidP="006549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Able to apply knowledge and skills to solve straight forward problems; responsible for own actions; operating in a stable environment.</w:t>
            </w:r>
          </w:p>
        </w:tc>
      </w:tr>
    </w:tbl>
    <w:p w14:paraId="2701D87C" w14:textId="77777777" w:rsidR="005C338F" w:rsidRPr="00D125DB" w:rsidRDefault="005C338F" w:rsidP="005C338F">
      <w:pPr>
        <w:rPr>
          <w:lang w:val="en-GB"/>
        </w:rPr>
      </w:pPr>
    </w:p>
    <w:p w14:paraId="0CDADB5A" w14:textId="77777777" w:rsidR="005C338F" w:rsidRPr="00D125DB" w:rsidRDefault="005C338F" w:rsidP="005C338F">
      <w:pPr>
        <w:rPr>
          <w:lang w:val="en-GB"/>
        </w:rPr>
      </w:pPr>
      <w:r w:rsidRPr="00D125DB">
        <w:rPr>
          <w:lang w:val="en-GB"/>
        </w:rPr>
        <w:t>EQF descriptions provide reference both to actual levels of knowledge, but also to additional skills related to knowledge application, analysis, synthesis and evaluation. It is quite similar to Bloom’s approach. At the same time, levels in EQF do not only correspond to higher levels of conceptualization, but also to more specialized knowledge, experience and interpersonal skills related to people management, and professional integrity and responsibility. e-CF adds to its description of typical tasks regarding their complexity and autonomy. Therefore, higher levels of EQF and e-CF should not just be seen directly as the same higher levels in Bloom. At the same time, higher levels in Bloom’s taxonomy are necessary to move up in e-CF and EQF. It follows the earlier argument about education requirements forming necessary but not sufficient conditions.</w:t>
      </w:r>
    </w:p>
    <w:p w14:paraId="431DB80E" w14:textId="77777777" w:rsidR="005C338F" w:rsidRPr="00D125DB" w:rsidRDefault="005C338F" w:rsidP="005C338F">
      <w:pPr>
        <w:rPr>
          <w:lang w:val="en-GB"/>
        </w:rPr>
      </w:pPr>
    </w:p>
    <w:p w14:paraId="662AB8F1" w14:textId="2937FE3D" w:rsidR="005C338F" w:rsidRPr="00D125DB" w:rsidRDefault="005C338F" w:rsidP="005C338F">
      <w:pPr>
        <w:rPr>
          <w:lang w:val="en-GB"/>
        </w:rPr>
      </w:pPr>
      <w:r w:rsidRPr="00D125DB">
        <w:rPr>
          <w:lang w:val="en-GB"/>
        </w:rPr>
        <w:t>EQF has 8 levels, e-CF has 5 levels and Bloom’s has 6 levels. Designing LOs of whole programs is a balance between precision and avoiding micromanagement of further definition of courses, especially when designing a guideline for programs instead of a specific program. It might be useful to limit the amount of levels on which LOs are considered. Such an approach is used in ACM/IEEE Computer Science and Information Technology curricula guidelines. Infor</w:t>
      </w:r>
      <w:r>
        <w:rPr>
          <w:lang w:val="en-GB"/>
        </w:rPr>
        <w:t>mation Technology guidelines [</w:t>
      </w:r>
      <w:r w:rsidR="00AF4576">
        <w:rPr>
          <w:lang w:val="en-GB"/>
        </w:rPr>
        <w:t>9</w:t>
      </w:r>
      <w:r w:rsidRPr="00D125DB">
        <w:rPr>
          <w:lang w:val="en-GB"/>
        </w:rPr>
        <w:t>] define the three levels as: emerging, developed and highly developed. Computer Science g</w:t>
      </w:r>
      <w:r>
        <w:rPr>
          <w:lang w:val="en-GB"/>
        </w:rPr>
        <w:t>uidelines [</w:t>
      </w:r>
      <w:r w:rsidR="00AF4576">
        <w:rPr>
          <w:lang w:val="en-GB"/>
        </w:rPr>
        <w:t>88</w:t>
      </w:r>
      <w:r w:rsidRPr="00D125DB">
        <w:rPr>
          <w:lang w:val="en-GB"/>
        </w:rPr>
        <w:t>] define the three levels as: familiarity, usage, and assessment. Bloom’s taxonomy defines the six levels: knowledge, comprehension, application, analysis, synthesis and evaluation.</w:t>
      </w:r>
    </w:p>
    <w:p w14:paraId="1005D6D0" w14:textId="77777777" w:rsidR="005C338F" w:rsidRPr="00D125DB" w:rsidRDefault="005C338F" w:rsidP="005C338F">
      <w:pPr>
        <w:rPr>
          <w:lang w:val="en-GB"/>
        </w:rPr>
      </w:pPr>
    </w:p>
    <w:p w14:paraId="4B0E9432" w14:textId="518EEE6C" w:rsidR="005C338F" w:rsidRPr="00D125DB" w:rsidRDefault="005C338F" w:rsidP="005C338F">
      <w:pPr>
        <w:rPr>
          <w:lang w:val="en-GB"/>
        </w:rPr>
      </w:pPr>
      <w:r w:rsidRPr="00D125DB">
        <w:rPr>
          <w:lang w:val="en-GB"/>
        </w:rPr>
        <w:t>The three levels as used in ACM/IEEE Computer Science guidelines are of particular importance because significant parts of a related taxonomy and BoK is used in the definition of CF-DS and BoK-DS in EDISON. A description of these three levels is presented in</w:t>
      </w:r>
      <w:r w:rsidR="000A5FC7">
        <w:rPr>
          <w:lang w:val="en-GB"/>
        </w:rPr>
        <w:t xml:space="preserve"> [8]</w:t>
      </w:r>
      <w:r w:rsidRPr="00D125DB">
        <w:rPr>
          <w:lang w:val="en-GB"/>
        </w:rPr>
        <w:t>. The verb usage is not fully consistent with t</w:t>
      </w:r>
      <w:r>
        <w:rPr>
          <w:lang w:val="en-GB"/>
        </w:rPr>
        <w:t>he original Bloom’s taxonomy [16] or revised version</w:t>
      </w:r>
      <w:r w:rsidRPr="00D125DB">
        <w:rPr>
          <w:lang w:val="en-GB"/>
        </w:rPr>
        <w:t xml:space="preserve">, which is acknowledged in the document. </w:t>
      </w:r>
    </w:p>
    <w:p w14:paraId="09582992" w14:textId="77777777" w:rsidR="005C338F" w:rsidRPr="00D125DB" w:rsidRDefault="005C338F" w:rsidP="005C338F">
      <w:pPr>
        <w:rPr>
          <w:lang w:val="en-GB"/>
        </w:rPr>
      </w:pPr>
    </w:p>
    <w:p w14:paraId="163F6CA1" w14:textId="77777777" w:rsidR="005C338F" w:rsidRDefault="005C338F" w:rsidP="005C338F">
      <w:pPr>
        <w:rPr>
          <w:lang w:val="en-GB"/>
        </w:rPr>
      </w:pPr>
      <w:r w:rsidRPr="00D125DB">
        <w:rPr>
          <w:lang w:val="en-GB"/>
        </w:rPr>
        <w:t>In principle, these levels are useful, though the synthesis level of Bloom’s taxonomy seems to be somewhat omitted both in the naming of levels and also in their description. Furthermore, the analysis level of Bloom’s taxonomy is sometimes mixed with the evaluation level. Deeper inspection suggests that ACM/IEEE’s familiarity level maps to knowledge and comprehension levels in Bloom’s taxonomy. Further, usage level in ACM/IEEE maps to analysis level in Bloom’s taxonomy; and finally, assessment level in ACM/IEEE maps to analysis level in Bloom’s taxonomy. As a result, synthesis and evaluation levels from Bloom’s taxonomy are to a large extent omitted. Such omission might be acceptable for undergraduate curricula that ACM and IEEE consider in these documents.</w:t>
      </w:r>
    </w:p>
    <w:p w14:paraId="3654ED22" w14:textId="77777777" w:rsidR="005C338F" w:rsidRPr="00D125DB" w:rsidRDefault="005C338F" w:rsidP="005C338F">
      <w:pPr>
        <w:rPr>
          <w:lang w:val="en-GB"/>
        </w:rPr>
      </w:pPr>
    </w:p>
    <w:p w14:paraId="1A3724DF" w14:textId="77777777" w:rsidR="005C338F" w:rsidRPr="00D125DB" w:rsidRDefault="005C338F" w:rsidP="005C338F">
      <w:pPr>
        <w:rPr>
          <w:lang w:val="en-GB"/>
        </w:rPr>
      </w:pPr>
    </w:p>
    <w:p w14:paraId="508E4452" w14:textId="30876944" w:rsidR="005C338F" w:rsidRPr="00D125DB" w:rsidRDefault="005C338F" w:rsidP="005C338F">
      <w:pPr>
        <w:pStyle w:val="Caption"/>
        <w:keepNext/>
        <w:jc w:val="center"/>
        <w:rPr>
          <w:lang w:val="en-GB"/>
        </w:rPr>
      </w:pPr>
      <w:bookmarkStart w:id="161" w:name="_Toc460413812"/>
      <w:r w:rsidRPr="00D125DB">
        <w:rPr>
          <w:lang w:val="en-GB"/>
        </w:rPr>
        <w:t xml:space="preserve">Table </w:t>
      </w:r>
      <w:r w:rsidRPr="00D125DB">
        <w:rPr>
          <w:lang w:val="en-GB"/>
        </w:rPr>
        <w:fldChar w:fldCharType="begin"/>
      </w:r>
      <w:r w:rsidRPr="00D125DB">
        <w:rPr>
          <w:lang w:val="en-GB"/>
        </w:rPr>
        <w:instrText xml:space="preserve"> SEQ Table \* ARABIC </w:instrText>
      </w:r>
      <w:r w:rsidRPr="00D125DB">
        <w:rPr>
          <w:lang w:val="en-GB"/>
        </w:rPr>
        <w:fldChar w:fldCharType="separate"/>
      </w:r>
      <w:r w:rsidR="00DE2506">
        <w:rPr>
          <w:noProof/>
          <w:lang w:val="en-GB"/>
        </w:rPr>
        <w:t>2</w:t>
      </w:r>
      <w:r w:rsidRPr="00D125DB">
        <w:rPr>
          <w:lang w:val="en-GB"/>
        </w:rPr>
        <w:fldChar w:fldCharType="end"/>
      </w:r>
      <w:r w:rsidRPr="00D125DB">
        <w:rPr>
          <w:lang w:val="en-GB"/>
        </w:rPr>
        <w:t xml:space="preserve"> ACM/IEEE CS curricula master levels</w:t>
      </w:r>
      <w:bookmarkEnd w:id="161"/>
    </w:p>
    <w:p w14:paraId="7CDFD84D" w14:textId="77777777" w:rsidR="005C338F" w:rsidRPr="00D125DB" w:rsidRDefault="005C338F" w:rsidP="005C338F">
      <w:pPr>
        <w:keepNext/>
        <w:rPr>
          <w:lang w:val="en-GB"/>
        </w:rPr>
      </w:pPr>
    </w:p>
    <w:tbl>
      <w:tblPr>
        <w:tblStyle w:val="MediumList1"/>
        <w:tblW w:w="0" w:type="auto"/>
        <w:tblLook w:val="04A0" w:firstRow="1" w:lastRow="0" w:firstColumn="1" w:lastColumn="0" w:noHBand="0" w:noVBand="1"/>
      </w:tblPr>
      <w:tblGrid>
        <w:gridCol w:w="1241"/>
        <w:gridCol w:w="7829"/>
      </w:tblGrid>
      <w:tr w:rsidR="005C338F" w:rsidRPr="00D125DB" w14:paraId="0A66EB72" w14:textId="77777777" w:rsidTr="006549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279EBFF" w14:textId="77777777" w:rsidR="005C338F" w:rsidRPr="00D125DB" w:rsidRDefault="005C338F" w:rsidP="006549F7">
            <w:pPr>
              <w:rPr>
                <w:lang w:val="en-GB"/>
              </w:rPr>
            </w:pPr>
            <w:r w:rsidRPr="00D125DB">
              <w:rPr>
                <w:lang w:val="en-GB"/>
              </w:rPr>
              <w:t>Level</w:t>
            </w:r>
          </w:p>
        </w:tc>
        <w:tc>
          <w:tcPr>
            <w:tcW w:w="8046" w:type="dxa"/>
          </w:tcPr>
          <w:p w14:paraId="0A5F7061" w14:textId="77777777" w:rsidR="005C338F" w:rsidRPr="00D125DB" w:rsidRDefault="005C338F" w:rsidP="006549F7">
            <w:pPr>
              <w:cnfStyle w:val="100000000000" w:firstRow="1" w:lastRow="0" w:firstColumn="0" w:lastColumn="0" w:oddVBand="0" w:evenVBand="0" w:oddHBand="0" w:evenHBand="0" w:firstRowFirstColumn="0" w:firstRowLastColumn="0" w:lastRowFirstColumn="0" w:lastRowLastColumn="0"/>
              <w:rPr>
                <w:lang w:val="en-GB"/>
              </w:rPr>
            </w:pPr>
            <w:r w:rsidRPr="00D125DB">
              <w:rPr>
                <w:lang w:val="en-GB"/>
              </w:rPr>
              <w:t>Description</w:t>
            </w:r>
          </w:p>
        </w:tc>
      </w:tr>
      <w:tr w:rsidR="005C338F" w:rsidRPr="00D125DB" w14:paraId="69E27FBA" w14:textId="77777777" w:rsidTr="00654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9631C5A" w14:textId="77777777" w:rsidR="005C338F" w:rsidRPr="00D125DB" w:rsidRDefault="005C338F" w:rsidP="006549F7">
            <w:pPr>
              <w:rPr>
                <w:lang w:val="en-GB"/>
              </w:rPr>
            </w:pPr>
            <w:r w:rsidRPr="00D125DB">
              <w:rPr>
                <w:lang w:val="en-GB"/>
              </w:rPr>
              <w:t>Familiarity</w:t>
            </w:r>
          </w:p>
        </w:tc>
        <w:tc>
          <w:tcPr>
            <w:tcW w:w="8046" w:type="dxa"/>
          </w:tcPr>
          <w:p w14:paraId="5A437B6A" w14:textId="77777777" w:rsidR="005C338F" w:rsidRPr="00D125DB" w:rsidRDefault="005C338F" w:rsidP="006549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The student understands what a concept is or what it means. This level of mastery concerns a basic awareness of a concept as opposed to expecting real facility with its application. It provides an answer to the question “What do you know about this?”</w:t>
            </w:r>
          </w:p>
        </w:tc>
      </w:tr>
      <w:tr w:rsidR="005C338F" w:rsidRPr="00D125DB" w14:paraId="72E7137D" w14:textId="77777777" w:rsidTr="006549F7">
        <w:tc>
          <w:tcPr>
            <w:cnfStyle w:val="001000000000" w:firstRow="0" w:lastRow="0" w:firstColumn="1" w:lastColumn="0" w:oddVBand="0" w:evenVBand="0" w:oddHBand="0" w:evenHBand="0" w:firstRowFirstColumn="0" w:firstRowLastColumn="0" w:lastRowFirstColumn="0" w:lastRowLastColumn="0"/>
            <w:tcW w:w="1242" w:type="dxa"/>
          </w:tcPr>
          <w:p w14:paraId="314AE3D4" w14:textId="77777777" w:rsidR="005C338F" w:rsidRPr="00D125DB" w:rsidRDefault="005C338F" w:rsidP="006549F7">
            <w:pPr>
              <w:rPr>
                <w:lang w:val="en-GB"/>
              </w:rPr>
            </w:pPr>
            <w:r w:rsidRPr="00D125DB">
              <w:rPr>
                <w:lang w:val="en-GB"/>
              </w:rPr>
              <w:t>Usage</w:t>
            </w:r>
          </w:p>
        </w:tc>
        <w:tc>
          <w:tcPr>
            <w:tcW w:w="8046" w:type="dxa"/>
          </w:tcPr>
          <w:p w14:paraId="21130D04" w14:textId="77777777" w:rsidR="005C338F" w:rsidRPr="00D125DB" w:rsidRDefault="005C338F" w:rsidP="006549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The student is able to use or apply a concept in a concrete way. Using a concept may include, for example, appropriately using a specific concept in a program, using a particular proof technique, or performing a particular analysis. It provides an answer to the question “What do you know how to do?”</w:t>
            </w:r>
          </w:p>
        </w:tc>
      </w:tr>
      <w:tr w:rsidR="005C338F" w:rsidRPr="00D125DB" w14:paraId="7173DDD1" w14:textId="77777777" w:rsidTr="00654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5E395BA" w14:textId="77777777" w:rsidR="005C338F" w:rsidRPr="00D125DB" w:rsidRDefault="005C338F" w:rsidP="006549F7">
            <w:pPr>
              <w:rPr>
                <w:lang w:val="en-GB"/>
              </w:rPr>
            </w:pPr>
            <w:r w:rsidRPr="00D125DB">
              <w:rPr>
                <w:lang w:val="en-GB"/>
              </w:rPr>
              <w:t>Assessment</w:t>
            </w:r>
          </w:p>
        </w:tc>
        <w:tc>
          <w:tcPr>
            <w:tcW w:w="8046" w:type="dxa"/>
          </w:tcPr>
          <w:p w14:paraId="26F3C907" w14:textId="77777777" w:rsidR="005C338F" w:rsidRPr="00D125DB" w:rsidRDefault="005C338F" w:rsidP="006549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The student is able to consider a concept from multiple viewpoints and/or justify the selection of a particular approach to solve a problem. This level of mastery implies more than using a concept; it involves the ability to select an appropriate approach from understood alternatives. It provides an answer to the question “Why would you do that?”</w:t>
            </w:r>
          </w:p>
        </w:tc>
      </w:tr>
    </w:tbl>
    <w:p w14:paraId="051197AF" w14:textId="77777777" w:rsidR="005C338F" w:rsidRPr="00D125DB" w:rsidRDefault="005C338F" w:rsidP="005C338F">
      <w:pPr>
        <w:rPr>
          <w:lang w:val="en-GB"/>
        </w:rPr>
      </w:pPr>
    </w:p>
    <w:p w14:paraId="0EF4D8B0" w14:textId="324750CD" w:rsidR="005C338F" w:rsidRPr="00D125DB" w:rsidRDefault="005C338F" w:rsidP="005C338F">
      <w:pPr>
        <w:rPr>
          <w:lang w:val="en-GB"/>
        </w:rPr>
      </w:pPr>
      <w:r w:rsidRPr="00D125DB">
        <w:rPr>
          <w:lang w:val="en-GB"/>
        </w:rPr>
        <w:t xml:space="preserve">While not required in undergraduate curricula, the holistic definition covering all EQF, e-CF levels, requires also full coverage of levels in Bloom’s taxonomy. At the same time, limitation to 3 levels should be maintained to preserve simplicity and compatibility. We suggest the following three levels: familiarity as understood by knowledge and comprehension in Bloom’s taxonomy, usage as understood by application and analysis in Bloom’s taxonomy, creation as understood by synthesis and evolution in Bloom’s taxonomy. We present the three levels together with action verbs in </w:t>
      </w:r>
      <w:r w:rsidRPr="00D125DB">
        <w:rPr>
          <w:lang w:val="en-GB"/>
        </w:rPr>
        <w:fldChar w:fldCharType="begin"/>
      </w:r>
      <w:r w:rsidRPr="00D125DB">
        <w:rPr>
          <w:lang w:val="en-GB"/>
        </w:rPr>
        <w:instrText xml:space="preserve"> REF _Ref324365760 \h </w:instrText>
      </w:r>
      <w:r w:rsidRPr="00D125DB">
        <w:rPr>
          <w:lang w:val="en-GB"/>
        </w:rPr>
      </w:r>
      <w:r w:rsidRPr="00D125DB">
        <w:rPr>
          <w:lang w:val="en-GB"/>
        </w:rPr>
        <w:fldChar w:fldCharType="separate"/>
      </w:r>
      <w:ins w:id="162" w:author="demch" w:date="2018-09-18T22:10:00Z">
        <w:r w:rsidR="00DE2506" w:rsidRPr="00D125DB">
          <w:rPr>
            <w:lang w:val="en-GB"/>
          </w:rPr>
          <w:t xml:space="preserve">Table </w:t>
        </w:r>
        <w:r w:rsidR="00DE2506">
          <w:rPr>
            <w:noProof/>
            <w:lang w:val="en-GB"/>
          </w:rPr>
          <w:t>3</w:t>
        </w:r>
      </w:ins>
      <w:del w:id="163" w:author="demch" w:date="2018-09-18T22:10:00Z">
        <w:r w:rsidR="001530CE" w:rsidRPr="00D125DB" w:rsidDel="00DE2506">
          <w:rPr>
            <w:lang w:val="en-GB"/>
          </w:rPr>
          <w:delText xml:space="preserve">Table </w:delText>
        </w:r>
        <w:r w:rsidR="001530CE" w:rsidDel="00DE2506">
          <w:rPr>
            <w:noProof/>
            <w:lang w:val="en-GB"/>
          </w:rPr>
          <w:delText>3</w:delText>
        </w:r>
      </w:del>
      <w:r w:rsidRPr="00D125DB">
        <w:rPr>
          <w:lang w:val="en-GB"/>
        </w:rPr>
        <w:fldChar w:fldCharType="end"/>
      </w:r>
      <w:r w:rsidRPr="00D125DB">
        <w:rPr>
          <w:lang w:val="en-GB"/>
        </w:rPr>
        <w:t>. Action verbs were defined based on the original and revised Bloom’s taxonomy with adjustments tailored to Data Science curricula.</w:t>
      </w:r>
    </w:p>
    <w:p w14:paraId="62298FAF" w14:textId="77777777" w:rsidR="005C338F" w:rsidRPr="00D125DB" w:rsidRDefault="005C338F" w:rsidP="005C338F">
      <w:pPr>
        <w:rPr>
          <w:lang w:val="en-GB"/>
        </w:rPr>
      </w:pPr>
    </w:p>
    <w:p w14:paraId="6F7A0BCE" w14:textId="69A1C26F" w:rsidR="005C338F" w:rsidRPr="00D125DB" w:rsidRDefault="005C338F" w:rsidP="005C338F">
      <w:pPr>
        <w:pStyle w:val="Caption"/>
        <w:keepNext/>
        <w:jc w:val="center"/>
        <w:rPr>
          <w:lang w:val="en-GB"/>
        </w:rPr>
      </w:pPr>
      <w:bookmarkStart w:id="164" w:name="_Ref324365760"/>
      <w:bookmarkStart w:id="165" w:name="_Toc460413813"/>
      <w:r w:rsidRPr="00D125DB">
        <w:rPr>
          <w:lang w:val="en-GB"/>
        </w:rPr>
        <w:t xml:space="preserve">Table </w:t>
      </w:r>
      <w:r w:rsidRPr="00D125DB">
        <w:rPr>
          <w:lang w:val="en-GB"/>
        </w:rPr>
        <w:fldChar w:fldCharType="begin"/>
      </w:r>
      <w:r w:rsidRPr="00D125DB">
        <w:rPr>
          <w:lang w:val="en-GB"/>
        </w:rPr>
        <w:instrText xml:space="preserve"> SEQ Table \* ARABIC </w:instrText>
      </w:r>
      <w:r w:rsidRPr="00D125DB">
        <w:rPr>
          <w:lang w:val="en-GB"/>
        </w:rPr>
        <w:fldChar w:fldCharType="separate"/>
      </w:r>
      <w:r w:rsidR="00DE2506">
        <w:rPr>
          <w:noProof/>
          <w:lang w:val="en-GB"/>
        </w:rPr>
        <w:t>3</w:t>
      </w:r>
      <w:r w:rsidRPr="00D125DB">
        <w:rPr>
          <w:lang w:val="en-GB"/>
        </w:rPr>
        <w:fldChar w:fldCharType="end"/>
      </w:r>
      <w:bookmarkEnd w:id="164"/>
      <w:r w:rsidRPr="00D125DB">
        <w:rPr>
          <w:lang w:val="en-GB"/>
        </w:rPr>
        <w:t xml:space="preserve"> Knowledge levels for learning outcomes in Data Science model curricula (MC-DS)</w:t>
      </w:r>
      <w:bookmarkEnd w:id="165"/>
    </w:p>
    <w:p w14:paraId="3823D8DE" w14:textId="77777777" w:rsidR="005C338F" w:rsidRPr="00D125DB" w:rsidRDefault="005C338F" w:rsidP="005C338F">
      <w:pPr>
        <w:keepNext/>
        <w:rPr>
          <w:lang w:val="en-GB"/>
        </w:rPr>
      </w:pPr>
    </w:p>
    <w:tbl>
      <w:tblPr>
        <w:tblStyle w:val="MediumList1"/>
        <w:tblW w:w="0" w:type="auto"/>
        <w:jc w:val="center"/>
        <w:tblLook w:val="04A0" w:firstRow="1" w:lastRow="0" w:firstColumn="1" w:lastColumn="0" w:noHBand="0" w:noVBand="1"/>
      </w:tblPr>
      <w:tblGrid>
        <w:gridCol w:w="2158"/>
        <w:gridCol w:w="5276"/>
      </w:tblGrid>
      <w:tr w:rsidR="005C338F" w:rsidRPr="00D125DB" w14:paraId="67919795" w14:textId="77777777" w:rsidTr="006549F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8" w:type="dxa"/>
          </w:tcPr>
          <w:p w14:paraId="5243A061" w14:textId="77777777" w:rsidR="005C338F" w:rsidRPr="00D125DB" w:rsidRDefault="005C338F" w:rsidP="006549F7">
            <w:pPr>
              <w:rPr>
                <w:lang w:val="en-GB"/>
              </w:rPr>
            </w:pPr>
            <w:r w:rsidRPr="00D125DB">
              <w:rPr>
                <w:lang w:val="en-GB"/>
              </w:rPr>
              <w:t>Level</w:t>
            </w:r>
          </w:p>
        </w:tc>
        <w:tc>
          <w:tcPr>
            <w:tcW w:w="5276" w:type="dxa"/>
          </w:tcPr>
          <w:p w14:paraId="076C7A04" w14:textId="77777777" w:rsidR="005C338F" w:rsidRPr="00D125DB" w:rsidRDefault="005C338F" w:rsidP="006549F7">
            <w:pPr>
              <w:jc w:val="center"/>
              <w:cnfStyle w:val="100000000000" w:firstRow="1" w:lastRow="0" w:firstColumn="0" w:lastColumn="0" w:oddVBand="0" w:evenVBand="0" w:oddHBand="0" w:evenHBand="0" w:firstRowFirstColumn="0" w:firstRowLastColumn="0" w:lastRowFirstColumn="0" w:lastRowLastColumn="0"/>
              <w:rPr>
                <w:lang w:val="en-GB"/>
              </w:rPr>
            </w:pPr>
            <w:r w:rsidRPr="00D125DB">
              <w:rPr>
                <w:lang w:val="en-GB"/>
              </w:rPr>
              <w:t>Action Verbs</w:t>
            </w:r>
          </w:p>
        </w:tc>
      </w:tr>
      <w:tr w:rsidR="005C338F" w:rsidRPr="00D125DB" w14:paraId="03229262" w14:textId="77777777" w:rsidTr="006549F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8" w:type="dxa"/>
          </w:tcPr>
          <w:p w14:paraId="57712ECE" w14:textId="77777777" w:rsidR="005C338F" w:rsidRPr="00D125DB" w:rsidRDefault="005C338F" w:rsidP="006549F7">
            <w:pPr>
              <w:rPr>
                <w:lang w:val="en-GB"/>
              </w:rPr>
            </w:pPr>
            <w:r w:rsidRPr="00D125DB">
              <w:rPr>
                <w:lang w:val="en-GB"/>
              </w:rPr>
              <w:t>Familiarity</w:t>
            </w:r>
          </w:p>
        </w:tc>
        <w:tc>
          <w:tcPr>
            <w:tcW w:w="5276" w:type="dxa"/>
          </w:tcPr>
          <w:p w14:paraId="2C1D8275" w14:textId="77777777" w:rsidR="005C338F" w:rsidRPr="00D125DB" w:rsidRDefault="005C338F" w:rsidP="006549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Choose, Classify, Collect, Compare, Configure, Contrast, Define, Demonstrate, Describe, Execute, Explain, Find, Identify, Illustrate, Label, List, Match, Name, Omit, Operate, Outline, Recall, Rephrase, Show, Summarize, Tell, Translate</w:t>
            </w:r>
          </w:p>
        </w:tc>
      </w:tr>
      <w:tr w:rsidR="005C338F" w:rsidRPr="00D125DB" w14:paraId="35E1755B" w14:textId="77777777" w:rsidTr="006549F7">
        <w:trPr>
          <w:jc w:val="center"/>
        </w:trPr>
        <w:tc>
          <w:tcPr>
            <w:cnfStyle w:val="001000000000" w:firstRow="0" w:lastRow="0" w:firstColumn="1" w:lastColumn="0" w:oddVBand="0" w:evenVBand="0" w:oddHBand="0" w:evenHBand="0" w:firstRowFirstColumn="0" w:firstRowLastColumn="0" w:lastRowFirstColumn="0" w:lastRowLastColumn="0"/>
            <w:tcW w:w="2158" w:type="dxa"/>
          </w:tcPr>
          <w:p w14:paraId="60565ED7" w14:textId="77777777" w:rsidR="005C338F" w:rsidRPr="00D125DB" w:rsidRDefault="005C338F" w:rsidP="006549F7">
            <w:pPr>
              <w:rPr>
                <w:lang w:val="en-GB"/>
              </w:rPr>
            </w:pPr>
            <w:r w:rsidRPr="00D125DB">
              <w:rPr>
                <w:lang w:val="en-GB"/>
              </w:rPr>
              <w:t>Usage</w:t>
            </w:r>
          </w:p>
        </w:tc>
        <w:tc>
          <w:tcPr>
            <w:tcW w:w="5276" w:type="dxa"/>
          </w:tcPr>
          <w:p w14:paraId="6C814282" w14:textId="77777777" w:rsidR="005C338F" w:rsidRPr="00D125DB" w:rsidRDefault="005C338F" w:rsidP="006549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Apply, Analyze, Build, Construct, Develop, Examine, Experiment with, Identify, Infer, Inspect, Model, Motivate, Organize, Select, Simplify, Solve, Survey, Test for, Visualize</w:t>
            </w:r>
          </w:p>
        </w:tc>
      </w:tr>
      <w:tr w:rsidR="005C338F" w:rsidRPr="00D125DB" w14:paraId="523CFA54" w14:textId="77777777" w:rsidTr="006549F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8" w:type="dxa"/>
          </w:tcPr>
          <w:p w14:paraId="255FEEEA" w14:textId="77777777" w:rsidR="005C338F" w:rsidRPr="00D125DB" w:rsidRDefault="005C338F" w:rsidP="006549F7">
            <w:pPr>
              <w:rPr>
                <w:lang w:val="en-GB"/>
              </w:rPr>
            </w:pPr>
            <w:r>
              <w:rPr>
                <w:lang w:val="en-GB"/>
              </w:rPr>
              <w:t>Assessment</w:t>
            </w:r>
          </w:p>
        </w:tc>
        <w:tc>
          <w:tcPr>
            <w:tcW w:w="5276" w:type="dxa"/>
          </w:tcPr>
          <w:p w14:paraId="6C5D4C17" w14:textId="77777777" w:rsidR="005C338F" w:rsidRPr="00D125DB" w:rsidRDefault="005C338F" w:rsidP="006549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Adapt, Assess, Change, Combine, Compile, Compose, Conclude, Criticize, Create, Decide, Deduct, Defend, Design, Discuss, Determine, Disprove, Evaluate, Imagine, Improve, Influence, Invent, Judge, Justify, Optimize, Plan, Predict, Prioritize, Prove, Rate, Recommend, Solve</w:t>
            </w:r>
          </w:p>
        </w:tc>
      </w:tr>
    </w:tbl>
    <w:p w14:paraId="085C389E" w14:textId="77777777" w:rsidR="005C338F" w:rsidRPr="00192B07" w:rsidRDefault="005C338F" w:rsidP="005C338F"/>
    <w:p w14:paraId="54F4BF8B" w14:textId="77777777" w:rsidR="005C338F" w:rsidRDefault="005C338F" w:rsidP="005C338F"/>
    <w:p w14:paraId="4C650F89" w14:textId="77777777" w:rsidR="005C338F" w:rsidRDefault="005C338F" w:rsidP="005C338F">
      <w:pPr>
        <w:pStyle w:val="Heading1"/>
        <w:numPr>
          <w:ilvl w:val="0"/>
          <w:numId w:val="0"/>
        </w:numPr>
        <w:ind w:left="432" w:hanging="432"/>
      </w:pPr>
      <w:bookmarkStart w:id="166" w:name="_Toc460413791"/>
      <w:bookmarkStart w:id="167" w:name="_Toc487818170"/>
      <w:r>
        <w:t>Appendix B. Subset of ACM/IEEE CCS2012 for Data Science</w:t>
      </w:r>
      <w:bookmarkEnd w:id="166"/>
      <w:bookmarkEnd w:id="167"/>
    </w:p>
    <w:p w14:paraId="5C11E504" w14:textId="77777777" w:rsidR="005C338F" w:rsidRPr="00606347" w:rsidRDefault="005C338F" w:rsidP="005C338F">
      <w:r w:rsidRPr="00606347">
        <w:t xml:space="preserve">The presented taxonomy although based on ACM CCS (2012) classification can provide a basis and motivation for its extension with a new classification group related to Data Science and individual disciplines that are currently missing in the current ACM classification. This work will be a subject for future development and the results will be presented in other project deliverables. </w:t>
      </w:r>
    </w:p>
    <w:p w14:paraId="358BBA06" w14:textId="77777777" w:rsidR="005C338F" w:rsidRDefault="005C338F" w:rsidP="005C338F"/>
    <w:p w14:paraId="4C6C3D6A" w14:textId="77777777" w:rsidR="005C338F" w:rsidRPr="00606347" w:rsidRDefault="005C338F" w:rsidP="005C338F">
      <w:pPr>
        <w:pStyle w:val="Heading2"/>
        <w:numPr>
          <w:ilvl w:val="0"/>
          <w:numId w:val="0"/>
        </w:numPr>
        <w:ind w:left="696" w:hanging="576"/>
      </w:pPr>
      <w:bookmarkStart w:id="168" w:name="_Toc444586553"/>
      <w:bookmarkStart w:id="169" w:name="_Toc445362361"/>
      <w:bookmarkStart w:id="170" w:name="_Toc460413792"/>
      <w:bookmarkStart w:id="171" w:name="_Toc487818171"/>
      <w:bookmarkStart w:id="172" w:name="_Toc444586587"/>
      <w:r>
        <w:t xml:space="preserve">B.1. </w:t>
      </w:r>
      <w:r w:rsidRPr="00606347">
        <w:t xml:space="preserve">ACM </w:t>
      </w:r>
      <w:r>
        <w:t xml:space="preserve">Classification </w:t>
      </w:r>
      <w:r w:rsidRPr="00606347">
        <w:t xml:space="preserve">Computer Science </w:t>
      </w:r>
      <w:bookmarkEnd w:id="168"/>
      <w:bookmarkEnd w:id="169"/>
      <w:r>
        <w:t>(2012)</w:t>
      </w:r>
      <w:r w:rsidRPr="00606347">
        <w:t xml:space="preserve"> structure</w:t>
      </w:r>
      <w:r>
        <w:t xml:space="preserve"> and Data Science related Knowledge Areas</w:t>
      </w:r>
      <w:bookmarkEnd w:id="170"/>
      <w:bookmarkEnd w:id="171"/>
    </w:p>
    <w:p w14:paraId="6F7CDF0D" w14:textId="64214486" w:rsidR="005C338F" w:rsidRPr="00606347" w:rsidRDefault="005C338F" w:rsidP="005C338F">
      <w:r w:rsidRPr="00606347">
        <w:t>The 2012 ACM Computing Classification System (CCS) [</w:t>
      </w:r>
      <w:r w:rsidR="00EA285E">
        <w:t>5</w:t>
      </w:r>
      <w:r w:rsidRPr="00606347">
        <w:t>] has been developed as a poly-hierarchical ontology that can be utilized in semantic web applications. It replaces the traditional 1998 version of the ACM Computing Classification System (CCS), which has served as the de facto standard classification system for the computing field for many years (also been more human readable). The ACM CCS (2012) is being integrated into the search capabilities and visual topic displays of the ACM Digital Library. It relies on a semantic vocabulary as the single source of categories and concepts that reflect the state of the art of the computing discipline and is receptive to structural change as it evolves in the future. ACM provides a tool within the visual display format to facilitate the application of 2012 CCS categories to forthcoming papers and a process to ensure that the CCS stays current and relevant.</w:t>
      </w:r>
    </w:p>
    <w:p w14:paraId="2485E3DF" w14:textId="77777777" w:rsidR="005C338F" w:rsidRPr="00606347" w:rsidRDefault="005C338F" w:rsidP="005C338F"/>
    <w:p w14:paraId="3F839616" w14:textId="77777777" w:rsidR="005C338F" w:rsidRPr="00606347" w:rsidRDefault="005C338F" w:rsidP="005C338F">
      <w:r w:rsidRPr="00606347">
        <w:t>However, at the moment none of Data Science, Big Data or Data Intensive Science technologies are reflected in the ACM classification. The following is an extraction of possible classification facets from ACM CCS (2012) related to Data Science what reflects multi-subject areas nature of Data Science:</w:t>
      </w:r>
    </w:p>
    <w:p w14:paraId="3621AD0C" w14:textId="77777777" w:rsidR="005C338F" w:rsidRPr="00606347" w:rsidRDefault="005C338F" w:rsidP="005C338F"/>
    <w:p w14:paraId="44F88425" w14:textId="77777777" w:rsidR="005C338F" w:rsidRPr="00606347" w:rsidRDefault="005C338F" w:rsidP="005C338F">
      <w:r w:rsidRPr="00606347">
        <w:t>As an example, the Cloud Computing that is also a new technology and closely related to Big Data technologies, currently is classified in ACM CCS (2012) into 3 groups:</w:t>
      </w:r>
    </w:p>
    <w:p w14:paraId="0CF250AB" w14:textId="77777777" w:rsidR="005C338F" w:rsidRPr="00606347" w:rsidRDefault="005C338F" w:rsidP="005C338F"/>
    <w:p w14:paraId="470D5FB3" w14:textId="77777777" w:rsidR="005C338F" w:rsidRPr="00606347" w:rsidRDefault="005C338F" w:rsidP="005C338F">
      <w:pPr>
        <w:ind w:left="708"/>
      </w:pPr>
      <w:r w:rsidRPr="00606347">
        <w:rPr>
          <w:b/>
        </w:rPr>
        <w:t>Networks</w:t>
      </w:r>
      <w:r w:rsidRPr="00606347">
        <w:t xml:space="preserve"> :: Network services :: Cloud Computing</w:t>
      </w:r>
    </w:p>
    <w:p w14:paraId="671D3CFA" w14:textId="77777777" w:rsidR="005C338F" w:rsidRPr="00606347" w:rsidRDefault="005C338F" w:rsidP="005C338F">
      <w:pPr>
        <w:ind w:left="708"/>
      </w:pPr>
      <w:bookmarkStart w:id="173" w:name="_Toc320886567"/>
      <w:r w:rsidRPr="00606347">
        <w:rPr>
          <w:b/>
        </w:rPr>
        <w:t>Computer systems organization</w:t>
      </w:r>
      <w:bookmarkEnd w:id="173"/>
      <w:r w:rsidRPr="00606347">
        <w:t xml:space="preserve"> :: Architectures :: Distributed architectures :: Cloud Computing</w:t>
      </w:r>
    </w:p>
    <w:p w14:paraId="67B932B0" w14:textId="77777777" w:rsidR="005C338F" w:rsidRPr="00606347" w:rsidRDefault="005C338F" w:rsidP="005C338F">
      <w:pPr>
        <w:ind w:left="708"/>
      </w:pPr>
      <w:r w:rsidRPr="00606347">
        <w:rPr>
          <w:b/>
        </w:rPr>
        <w:t>Software and its</w:t>
      </w:r>
      <w:r w:rsidRPr="00606347">
        <w:t xml:space="preserve"> </w:t>
      </w:r>
      <w:r w:rsidRPr="00606347">
        <w:rPr>
          <w:b/>
        </w:rPr>
        <w:t>engineering</w:t>
      </w:r>
      <w:r w:rsidRPr="00606347">
        <w:t xml:space="preserve"> :: Software organization and properties :: Software Systems Structures :: Distributed systems organizing principles :: Cloud Computing</w:t>
      </w:r>
    </w:p>
    <w:p w14:paraId="46DA6B0B" w14:textId="77777777" w:rsidR="005C338F" w:rsidRPr="00606347" w:rsidRDefault="005C338F" w:rsidP="005C338F"/>
    <w:bookmarkEnd w:id="172"/>
    <w:p w14:paraId="44496E6C" w14:textId="77777777" w:rsidR="005C338F" w:rsidRPr="00606347" w:rsidRDefault="005C338F" w:rsidP="005C338F">
      <w:r w:rsidRPr="00606347">
        <w:t xml:space="preserve">Taxonomy is required to consistently present information about scientific disciplines and knowledge areas related to Data Science. Taxonomy is important component to link such components as Data Science competences and knowledge areas, Body of Knowledge, and corresponding academic disciplines. From practical point of view, taxonomy includes vocabulary of names (or keywords) and hierarchy of their relations. </w:t>
      </w:r>
    </w:p>
    <w:p w14:paraId="501DEE83" w14:textId="77777777" w:rsidR="005C338F" w:rsidRPr="00606347" w:rsidRDefault="005C338F" w:rsidP="005C338F"/>
    <w:p w14:paraId="27540A28" w14:textId="77777777" w:rsidR="005C338F" w:rsidRPr="00606347" w:rsidRDefault="005C338F" w:rsidP="005C338F">
      <w:r w:rsidRPr="00606347">
        <w:t>The presented here initial taxonomy of Data Science disciplines and knowledge areas is based on the 2012 ACM Computing Classification System (ACM CCS (2012)). Refer to initial analysis of ACM CCS (2012) classification and subset of data related disciplines in section B.1 and Table B.1. The presented in Table B.2 taxonomy includes ACM CCS (2012) subsets/subtrees that contain scientific disciplines that are related to Data Science Knowledge Area groups as defined in chapter 4 Data Science Body of Knowledge definition:</w:t>
      </w:r>
    </w:p>
    <w:p w14:paraId="5E166FF4" w14:textId="77777777" w:rsidR="005C338F" w:rsidRPr="00606347" w:rsidRDefault="005C338F" w:rsidP="00964EA7">
      <w:pPr>
        <w:pStyle w:val="ListParagraph"/>
        <w:numPr>
          <w:ilvl w:val="0"/>
          <w:numId w:val="7"/>
        </w:numPr>
        <w:jc w:val="both"/>
      </w:pPr>
      <w:r w:rsidRPr="00606347">
        <w:t>KAG1-DSA: Data Analytics group including Machine Learning, statistical methods, and Business Analytics</w:t>
      </w:r>
    </w:p>
    <w:p w14:paraId="1DD1D22A" w14:textId="77777777" w:rsidR="005C338F" w:rsidRPr="00606347" w:rsidRDefault="005C338F" w:rsidP="00964EA7">
      <w:pPr>
        <w:pStyle w:val="ListParagraph"/>
        <w:numPr>
          <w:ilvl w:val="0"/>
          <w:numId w:val="7"/>
        </w:numPr>
        <w:jc w:val="both"/>
      </w:pPr>
      <w:r w:rsidRPr="00606347">
        <w:t xml:space="preserve">KAG2-DSE: Data Science Engineering group including Software and infrastructure engineering </w:t>
      </w:r>
    </w:p>
    <w:p w14:paraId="157845AA" w14:textId="77777777" w:rsidR="005C338F" w:rsidRPr="00606347" w:rsidRDefault="005C338F" w:rsidP="00964EA7">
      <w:pPr>
        <w:pStyle w:val="ListParagraph"/>
        <w:numPr>
          <w:ilvl w:val="0"/>
          <w:numId w:val="7"/>
        </w:numPr>
        <w:jc w:val="both"/>
      </w:pPr>
      <w:r w:rsidRPr="00606347">
        <w:t>KAG3-DSDM: Data Management group including data curation, preservation and data infrastructure</w:t>
      </w:r>
    </w:p>
    <w:p w14:paraId="42154B45" w14:textId="77777777" w:rsidR="005C338F" w:rsidRPr="00606347" w:rsidRDefault="005C338F" w:rsidP="005C338F"/>
    <w:p w14:paraId="45F57EF7" w14:textId="77777777" w:rsidR="005C338F" w:rsidRPr="00606347" w:rsidRDefault="005C338F" w:rsidP="005C338F">
      <w:r w:rsidRPr="00606347">
        <w:t>Two other groups KAG4-DSRM: Scientific or Research Methods group and KAG5-DSBP: Business process management group cannot be mapped to ACM CCS (2012) and their taxonomy is not provided in this version. It is important to notice that ACM CCS (2012) provides a top level classification entry “Applied computing” that can be used as an extension point domain related knowledge area group KAG6-DSDK (see section 4.3 Knowledge Area groups definition).</w:t>
      </w:r>
    </w:p>
    <w:p w14:paraId="7614AEF5" w14:textId="77777777" w:rsidR="005C338F" w:rsidRPr="00606347" w:rsidRDefault="005C338F" w:rsidP="005C338F"/>
    <w:p w14:paraId="1288D60E" w14:textId="77777777" w:rsidR="005C338F" w:rsidRPr="00606347" w:rsidRDefault="005C338F" w:rsidP="005C338F">
      <w:r w:rsidRPr="00606347">
        <w:t xml:space="preserve">The following approach was used when constructing the proposed taxonomy: </w:t>
      </w:r>
    </w:p>
    <w:p w14:paraId="2688A40A" w14:textId="77777777" w:rsidR="005C338F" w:rsidRPr="00606347" w:rsidRDefault="005C338F" w:rsidP="003E1510">
      <w:pPr>
        <w:pStyle w:val="MyList"/>
      </w:pPr>
      <w:r w:rsidRPr="00606347">
        <w:t>ACM CCS (2012) provides almost full coverage of Data Science related knowledge areas or disciplines related to KAG1, KAG2, and KAG3. The following top level classification groups are used:</w:t>
      </w:r>
    </w:p>
    <w:p w14:paraId="6309DC03" w14:textId="77777777" w:rsidR="005C338F" w:rsidRPr="00606347" w:rsidRDefault="005C338F" w:rsidP="00F6263C">
      <w:pPr>
        <w:pStyle w:val="MyList"/>
      </w:pPr>
      <w:r w:rsidRPr="00606347">
        <w:t>Theory of computation</w:t>
      </w:r>
    </w:p>
    <w:p w14:paraId="0C4A4AC4" w14:textId="77777777" w:rsidR="005C338F" w:rsidRPr="00606347" w:rsidRDefault="005C338F" w:rsidP="00F6263C">
      <w:pPr>
        <w:pStyle w:val="MyList"/>
      </w:pPr>
      <w:r w:rsidRPr="00606347">
        <w:t>Mathematics of computing</w:t>
      </w:r>
    </w:p>
    <w:p w14:paraId="1922F55B" w14:textId="77777777" w:rsidR="005C338F" w:rsidRPr="00606347" w:rsidRDefault="005C338F" w:rsidP="00F6263C">
      <w:pPr>
        <w:pStyle w:val="MyList"/>
      </w:pPr>
      <w:r w:rsidRPr="00606347">
        <w:t>Computing methodologies</w:t>
      </w:r>
    </w:p>
    <w:p w14:paraId="6D2B67B7" w14:textId="77777777" w:rsidR="005C338F" w:rsidRPr="00606347" w:rsidRDefault="005C338F" w:rsidP="00F6263C">
      <w:pPr>
        <w:pStyle w:val="MyList"/>
      </w:pPr>
      <w:r w:rsidRPr="00606347">
        <w:t>Information systems</w:t>
      </w:r>
    </w:p>
    <w:p w14:paraId="3536D882" w14:textId="77777777" w:rsidR="005C338F" w:rsidRPr="00606347" w:rsidRDefault="005C338F" w:rsidP="00F6263C">
      <w:pPr>
        <w:pStyle w:val="MyList"/>
      </w:pPr>
      <w:r w:rsidRPr="00606347">
        <w:t>Computer systems organization</w:t>
      </w:r>
    </w:p>
    <w:p w14:paraId="141CC4FA" w14:textId="77777777" w:rsidR="005C338F" w:rsidRPr="00606347" w:rsidRDefault="005C338F" w:rsidP="00F6263C">
      <w:pPr>
        <w:pStyle w:val="MyList"/>
      </w:pPr>
      <w:r w:rsidRPr="00606347">
        <w:t>Software and its engineering</w:t>
      </w:r>
    </w:p>
    <w:p w14:paraId="2EBD64D1" w14:textId="77777777" w:rsidR="005C338F" w:rsidRPr="00606347" w:rsidRDefault="005C338F" w:rsidP="003E1510">
      <w:pPr>
        <w:pStyle w:val="MyList"/>
      </w:pPr>
      <w:r w:rsidRPr="00606347">
        <w:t>Each of KAGs includes subsets from few ACM CCS (2012) classification groups to cover theoretical, technology, engineering and technical management aspects.</w:t>
      </w:r>
    </w:p>
    <w:p w14:paraId="32D17008" w14:textId="77777777" w:rsidR="005C338F" w:rsidRPr="00606347" w:rsidRDefault="005C338F" w:rsidP="00F6263C">
      <w:pPr>
        <w:pStyle w:val="MyList"/>
      </w:pPr>
      <w:r w:rsidRPr="00606347">
        <w:t>Extension points are suggested for possible future extensions of related KAGs together with their hierarchies.</w:t>
      </w:r>
    </w:p>
    <w:p w14:paraId="27C3AF09" w14:textId="77777777" w:rsidR="005C338F" w:rsidRPr="00606347" w:rsidRDefault="005C338F" w:rsidP="00F6263C">
      <w:pPr>
        <w:pStyle w:val="MyList"/>
      </w:pPr>
      <w:r w:rsidRPr="00606347">
        <w:t>KAG3-DSDM: Data Management group is currently extended with new concepts and technologies developed by Research Data community and documented in community best practices.</w:t>
      </w:r>
    </w:p>
    <w:p w14:paraId="191EB4BA" w14:textId="77777777" w:rsidR="005C338F" w:rsidRPr="00606347" w:rsidRDefault="005C338F" w:rsidP="005C338F"/>
    <w:p w14:paraId="4A080FD9" w14:textId="77777777" w:rsidR="005C338F" w:rsidRPr="00606347" w:rsidRDefault="005C338F" w:rsidP="005C338F">
      <w:pPr>
        <w:tabs>
          <w:tab w:val="left" w:pos="7486"/>
        </w:tabs>
      </w:pPr>
      <w:r w:rsidRPr="00606347">
        <w:tab/>
      </w:r>
    </w:p>
    <w:p w14:paraId="3254CE3A" w14:textId="2949A9CC" w:rsidR="005C338F" w:rsidRPr="00606347" w:rsidRDefault="005C338F" w:rsidP="005C338F">
      <w:pPr>
        <w:pStyle w:val="Caption"/>
        <w:jc w:val="center"/>
        <w:rPr>
          <w:lang w:val="en-US"/>
        </w:rPr>
      </w:pPr>
      <w:bookmarkStart w:id="174" w:name="_Toc460413814"/>
      <w:r w:rsidRPr="00606347">
        <w:rPr>
          <w:lang w:val="en-US"/>
        </w:rPr>
        <w:t xml:space="preserve">Table </w:t>
      </w:r>
      <w:r w:rsidR="000A5FC7">
        <w:rPr>
          <w:lang w:val="en-US"/>
        </w:rPr>
        <w:t>B.1</w:t>
      </w:r>
      <w:r w:rsidRPr="00606347">
        <w:rPr>
          <w:lang w:val="en-US"/>
        </w:rPr>
        <w:t xml:space="preserve"> Data Science classification based on ACM Classification (2012)</w:t>
      </w:r>
      <w:bookmarkEnd w:id="174"/>
    </w:p>
    <w:p w14:paraId="7A784B1A" w14:textId="77777777" w:rsidR="005C338F" w:rsidRPr="00606347" w:rsidRDefault="005C338F" w:rsidP="005C338F">
      <w:pPr>
        <w:jc w:val="center"/>
      </w:pPr>
    </w:p>
    <w:tbl>
      <w:tblPr>
        <w:tblStyle w:val="TableGrid"/>
        <w:tblW w:w="9070" w:type="dxa"/>
        <w:jc w:val="center"/>
        <w:tblLook w:val="04A0" w:firstRow="1" w:lastRow="0" w:firstColumn="1" w:lastColumn="0" w:noHBand="0" w:noVBand="1"/>
      </w:tblPr>
      <w:tblGrid>
        <w:gridCol w:w="2126"/>
        <w:gridCol w:w="6944"/>
      </w:tblGrid>
      <w:tr w:rsidR="005C338F" w:rsidRPr="00606347" w14:paraId="528BDD17" w14:textId="77777777" w:rsidTr="006549F7">
        <w:trPr>
          <w:tblHeader/>
          <w:jc w:val="center"/>
        </w:trPr>
        <w:tc>
          <w:tcPr>
            <w:tcW w:w="2126" w:type="dxa"/>
            <w:shd w:val="clear" w:color="auto" w:fill="EEECE1" w:themeFill="background2"/>
          </w:tcPr>
          <w:p w14:paraId="73E621F3" w14:textId="77777777" w:rsidR="005C338F" w:rsidRPr="00606347" w:rsidRDefault="005C338F" w:rsidP="006549F7">
            <w:pPr>
              <w:spacing w:after="60" w:line="192" w:lineRule="auto"/>
            </w:pPr>
            <w:r>
              <w:t>DS-BoK</w:t>
            </w:r>
            <w:r w:rsidRPr="00606347">
              <w:t xml:space="preserve"> Knowledge Groups</w:t>
            </w:r>
            <w:r>
              <w:t xml:space="preserve"> *)</w:t>
            </w:r>
          </w:p>
        </w:tc>
        <w:tc>
          <w:tcPr>
            <w:tcW w:w="6944" w:type="dxa"/>
            <w:shd w:val="clear" w:color="auto" w:fill="EEECE1" w:themeFill="background2"/>
          </w:tcPr>
          <w:p w14:paraId="5EB14AB5" w14:textId="77777777" w:rsidR="005C338F" w:rsidRPr="00606347" w:rsidRDefault="005C338F" w:rsidP="006549F7">
            <w:pPr>
              <w:spacing w:after="60" w:line="192" w:lineRule="auto"/>
            </w:pPr>
            <w:r w:rsidRPr="00606347">
              <w:t>ACM (2012) Classification facets related to Data Science</w:t>
            </w:r>
          </w:p>
        </w:tc>
      </w:tr>
      <w:tr w:rsidR="005C338F" w:rsidRPr="00606347" w14:paraId="18E4986C" w14:textId="77777777" w:rsidTr="006549F7">
        <w:trPr>
          <w:jc w:val="center"/>
        </w:trPr>
        <w:tc>
          <w:tcPr>
            <w:tcW w:w="2126" w:type="dxa"/>
          </w:tcPr>
          <w:p w14:paraId="5AADA54E" w14:textId="77777777" w:rsidR="005C338F" w:rsidRPr="00606347" w:rsidRDefault="005C338F" w:rsidP="006549F7">
            <w:pPr>
              <w:spacing w:line="192" w:lineRule="auto"/>
            </w:pPr>
            <w:r w:rsidRPr="00606347">
              <w:t>Data Science Analytics (DS</w:t>
            </w:r>
            <w:r>
              <w:t>D</w:t>
            </w:r>
            <w:r w:rsidRPr="00606347">
              <w:t>A)</w:t>
            </w:r>
          </w:p>
          <w:p w14:paraId="52AB7508" w14:textId="77777777" w:rsidR="005C338F" w:rsidRPr="00606347" w:rsidRDefault="005C338F" w:rsidP="006549F7"/>
        </w:tc>
        <w:tc>
          <w:tcPr>
            <w:tcW w:w="6944" w:type="dxa"/>
          </w:tcPr>
          <w:p w14:paraId="16B589A1" w14:textId="77777777" w:rsidR="005C338F" w:rsidRPr="00606347" w:rsidRDefault="005C338F" w:rsidP="006549F7">
            <w:pPr>
              <w:spacing w:line="192" w:lineRule="auto"/>
            </w:pPr>
            <w:r w:rsidRPr="00606347">
              <w:t>Theory of computation</w:t>
            </w:r>
          </w:p>
          <w:p w14:paraId="4D6D912C"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t xml:space="preserve"> Design and analysis of algorithms</w:t>
            </w:r>
          </w:p>
          <w:p w14:paraId="7F671AD9"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r>
            <w:r w:rsidRPr="00606347">
              <w:rPr>
                <w:rFonts w:cs="Calibri"/>
                <w:color w:val="000000"/>
              </w:rPr>
              <w:tab/>
              <w:t xml:space="preserve"> Data structures design and analysis</w:t>
            </w:r>
          </w:p>
          <w:p w14:paraId="317DFD2E"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t xml:space="preserve"> Theory and algorithms for application domains</w:t>
            </w:r>
          </w:p>
          <w:p w14:paraId="49669B69"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r>
            <w:r w:rsidRPr="00606347">
              <w:rPr>
                <w:rFonts w:cs="Calibri"/>
                <w:color w:val="000000"/>
              </w:rPr>
              <w:tab/>
              <w:t xml:space="preserve"> Machine learning theory</w:t>
            </w:r>
          </w:p>
          <w:p w14:paraId="0064F2D9"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r>
            <w:r w:rsidRPr="00606347">
              <w:rPr>
                <w:rFonts w:cs="Calibri"/>
                <w:color w:val="000000"/>
              </w:rPr>
              <w:tab/>
              <w:t xml:space="preserve"> Algorithmic game theory and mechanism design</w:t>
            </w:r>
          </w:p>
          <w:p w14:paraId="3BC5314B"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r>
            <w:r w:rsidRPr="00606347">
              <w:rPr>
                <w:rFonts w:cs="Calibri"/>
                <w:color w:val="000000"/>
              </w:rPr>
              <w:tab/>
              <w:t xml:space="preserve"> Database theory</w:t>
            </w:r>
          </w:p>
          <w:p w14:paraId="1700E883"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t xml:space="preserve"> Semantics and reasoning</w:t>
            </w:r>
          </w:p>
        </w:tc>
      </w:tr>
      <w:tr w:rsidR="005C338F" w:rsidRPr="00606347" w14:paraId="61EE5156" w14:textId="77777777" w:rsidTr="006549F7">
        <w:trPr>
          <w:jc w:val="center"/>
        </w:trPr>
        <w:tc>
          <w:tcPr>
            <w:tcW w:w="2126" w:type="dxa"/>
          </w:tcPr>
          <w:p w14:paraId="14B82EDE" w14:textId="77777777" w:rsidR="005C338F" w:rsidRPr="00606347" w:rsidRDefault="005C338F" w:rsidP="006549F7">
            <w:pPr>
              <w:spacing w:line="192" w:lineRule="auto"/>
            </w:pPr>
            <w:r w:rsidRPr="00606347">
              <w:t>Data Science Analytics (DS</w:t>
            </w:r>
            <w:r>
              <w:t>D</w:t>
            </w:r>
            <w:r w:rsidRPr="00606347">
              <w:t>A)</w:t>
            </w:r>
          </w:p>
          <w:p w14:paraId="78EAC6FF" w14:textId="77777777" w:rsidR="005C338F" w:rsidRPr="00606347" w:rsidRDefault="005C338F" w:rsidP="006549F7">
            <w:pPr>
              <w:spacing w:line="192" w:lineRule="auto"/>
            </w:pPr>
          </w:p>
        </w:tc>
        <w:tc>
          <w:tcPr>
            <w:tcW w:w="6944" w:type="dxa"/>
          </w:tcPr>
          <w:p w14:paraId="61E1285C" w14:textId="77777777" w:rsidR="005C338F" w:rsidRPr="00606347" w:rsidRDefault="005C338F" w:rsidP="006549F7">
            <w:pPr>
              <w:spacing w:line="192" w:lineRule="auto"/>
            </w:pPr>
            <w:r w:rsidRPr="00606347">
              <w:t>Mathematics of computing</w:t>
            </w:r>
          </w:p>
          <w:p w14:paraId="15D637DA"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t xml:space="preserve"> Discrete mathematics</w:t>
            </w:r>
          </w:p>
          <w:p w14:paraId="56296549"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r>
            <w:r w:rsidRPr="00606347">
              <w:rPr>
                <w:rFonts w:cs="Calibri"/>
                <w:color w:val="000000"/>
              </w:rPr>
              <w:tab/>
              <w:t xml:space="preserve"> Graph theory</w:t>
            </w:r>
          </w:p>
          <w:p w14:paraId="0D1F791D" w14:textId="77777777" w:rsidR="005C338F" w:rsidRPr="00606347" w:rsidRDefault="005C338F" w:rsidP="006549F7">
            <w:pPr>
              <w:spacing w:line="192" w:lineRule="auto"/>
            </w:pPr>
            <w:r w:rsidRPr="00606347">
              <w:tab/>
            </w:r>
            <w:r w:rsidRPr="00606347">
              <w:tab/>
              <w:t xml:space="preserve"> Probability and statistics</w:t>
            </w:r>
          </w:p>
          <w:p w14:paraId="0B760DFA" w14:textId="77777777" w:rsidR="005C338F" w:rsidRPr="00606347" w:rsidRDefault="005C338F" w:rsidP="006549F7">
            <w:pPr>
              <w:spacing w:line="192" w:lineRule="auto"/>
            </w:pPr>
            <w:r w:rsidRPr="00606347">
              <w:tab/>
            </w:r>
            <w:r w:rsidRPr="00606347">
              <w:tab/>
            </w:r>
            <w:r w:rsidRPr="00606347">
              <w:tab/>
              <w:t xml:space="preserve"> Probabilistic representations</w:t>
            </w:r>
          </w:p>
          <w:p w14:paraId="4B02EB63" w14:textId="77777777" w:rsidR="005C338F" w:rsidRPr="00606347" w:rsidRDefault="005C338F" w:rsidP="006549F7">
            <w:pPr>
              <w:spacing w:line="192" w:lineRule="auto"/>
            </w:pPr>
            <w:r w:rsidRPr="00606347">
              <w:tab/>
            </w:r>
            <w:r w:rsidRPr="00606347">
              <w:tab/>
            </w:r>
            <w:r w:rsidRPr="00606347">
              <w:tab/>
              <w:t xml:space="preserve"> Probabilistic inference problems</w:t>
            </w:r>
          </w:p>
          <w:p w14:paraId="4A0D1E50" w14:textId="77777777" w:rsidR="005C338F" w:rsidRPr="00606347" w:rsidRDefault="005C338F" w:rsidP="006549F7">
            <w:pPr>
              <w:spacing w:line="192" w:lineRule="auto"/>
            </w:pPr>
            <w:r w:rsidRPr="00606347">
              <w:tab/>
            </w:r>
            <w:r w:rsidRPr="00606347">
              <w:tab/>
            </w:r>
            <w:r w:rsidRPr="00606347">
              <w:tab/>
              <w:t xml:space="preserve"> Probabilistic reasoning algorithms</w:t>
            </w:r>
          </w:p>
          <w:p w14:paraId="7450CBBC" w14:textId="77777777" w:rsidR="005C338F" w:rsidRPr="00606347" w:rsidRDefault="005C338F" w:rsidP="006549F7">
            <w:pPr>
              <w:spacing w:line="192" w:lineRule="auto"/>
            </w:pPr>
            <w:r w:rsidRPr="00606347">
              <w:tab/>
            </w:r>
            <w:r w:rsidRPr="00606347">
              <w:tab/>
            </w:r>
            <w:r w:rsidRPr="00606347">
              <w:tab/>
              <w:t xml:space="preserve"> Probabilistic algorithms</w:t>
            </w:r>
          </w:p>
          <w:p w14:paraId="5AA4E1FB" w14:textId="77777777" w:rsidR="005C338F" w:rsidRPr="00606347" w:rsidRDefault="005C338F" w:rsidP="006549F7">
            <w:pPr>
              <w:spacing w:line="192" w:lineRule="auto"/>
            </w:pPr>
            <w:r w:rsidRPr="00606347">
              <w:tab/>
            </w:r>
            <w:r w:rsidRPr="00606347">
              <w:tab/>
            </w:r>
            <w:r w:rsidRPr="00606347">
              <w:tab/>
              <w:t xml:space="preserve"> Statistical paradigms</w:t>
            </w:r>
          </w:p>
          <w:p w14:paraId="027E4F9A" w14:textId="77777777" w:rsidR="005C338F" w:rsidRPr="00606347" w:rsidRDefault="005C338F" w:rsidP="006549F7">
            <w:pPr>
              <w:spacing w:line="192" w:lineRule="auto"/>
            </w:pPr>
            <w:r w:rsidRPr="00606347">
              <w:tab/>
            </w:r>
            <w:r w:rsidRPr="00606347">
              <w:tab/>
              <w:t xml:space="preserve"> Mathematical software</w:t>
            </w:r>
          </w:p>
          <w:p w14:paraId="42C06C43" w14:textId="77777777" w:rsidR="005C338F" w:rsidRPr="00606347" w:rsidRDefault="005C338F" w:rsidP="006549F7">
            <w:pPr>
              <w:spacing w:line="192" w:lineRule="auto"/>
            </w:pPr>
            <w:r w:rsidRPr="00606347">
              <w:tab/>
            </w:r>
            <w:r w:rsidRPr="00606347">
              <w:tab/>
              <w:t xml:space="preserve"> Information theory</w:t>
            </w:r>
          </w:p>
          <w:p w14:paraId="6B060B59" w14:textId="77777777" w:rsidR="005C338F" w:rsidRPr="00606347" w:rsidRDefault="005C338F" w:rsidP="006549F7">
            <w:pPr>
              <w:spacing w:line="192" w:lineRule="auto"/>
            </w:pPr>
            <w:r w:rsidRPr="00606347">
              <w:tab/>
            </w:r>
            <w:r w:rsidRPr="00606347">
              <w:tab/>
              <w:t xml:space="preserve"> Mathematical analysis</w:t>
            </w:r>
          </w:p>
        </w:tc>
      </w:tr>
      <w:tr w:rsidR="005C338F" w:rsidRPr="00606347" w14:paraId="7EF44D1C" w14:textId="77777777" w:rsidTr="006549F7">
        <w:trPr>
          <w:jc w:val="center"/>
        </w:trPr>
        <w:tc>
          <w:tcPr>
            <w:tcW w:w="2126" w:type="dxa"/>
          </w:tcPr>
          <w:p w14:paraId="0EB341C3" w14:textId="77777777" w:rsidR="005C338F" w:rsidRPr="00606347" w:rsidRDefault="005C338F" w:rsidP="006549F7">
            <w:pPr>
              <w:spacing w:line="192" w:lineRule="auto"/>
            </w:pPr>
            <w:r w:rsidRPr="00606347">
              <w:t>Data Science Analytics (DS</w:t>
            </w:r>
            <w:r>
              <w:t>D</w:t>
            </w:r>
            <w:r w:rsidRPr="00606347">
              <w:t>A)</w:t>
            </w:r>
          </w:p>
          <w:p w14:paraId="0DEE9070" w14:textId="77777777" w:rsidR="005C338F" w:rsidRPr="00606347" w:rsidRDefault="005C338F" w:rsidP="006549F7">
            <w:pPr>
              <w:spacing w:line="192" w:lineRule="auto"/>
            </w:pPr>
          </w:p>
        </w:tc>
        <w:tc>
          <w:tcPr>
            <w:tcW w:w="6944" w:type="dxa"/>
          </w:tcPr>
          <w:p w14:paraId="1427CDD1" w14:textId="77777777" w:rsidR="005C338F" w:rsidRPr="00606347" w:rsidRDefault="005C338F" w:rsidP="006549F7">
            <w:pPr>
              <w:spacing w:line="192" w:lineRule="auto"/>
            </w:pPr>
            <w:r w:rsidRPr="00606347">
              <w:t>Computing methodologies</w:t>
            </w:r>
          </w:p>
          <w:p w14:paraId="560F7615" w14:textId="77777777" w:rsidR="005C338F" w:rsidRPr="00606347" w:rsidRDefault="005C338F" w:rsidP="006549F7">
            <w:pPr>
              <w:spacing w:line="192" w:lineRule="auto"/>
            </w:pPr>
            <w:r w:rsidRPr="00606347">
              <w:tab/>
            </w:r>
            <w:r w:rsidRPr="00606347">
              <w:tab/>
              <w:t xml:space="preserve"> Artificial intelligence</w:t>
            </w:r>
          </w:p>
          <w:p w14:paraId="2A31F572" w14:textId="77777777" w:rsidR="005C338F" w:rsidRPr="00606347" w:rsidRDefault="005C338F" w:rsidP="006549F7">
            <w:pPr>
              <w:spacing w:line="192" w:lineRule="auto"/>
            </w:pPr>
            <w:r w:rsidRPr="00606347">
              <w:tab/>
            </w:r>
            <w:r w:rsidRPr="00606347">
              <w:tab/>
            </w:r>
            <w:r w:rsidRPr="00606347">
              <w:tab/>
              <w:t xml:space="preserve"> Natural language processing</w:t>
            </w:r>
          </w:p>
          <w:p w14:paraId="59A1ECE1" w14:textId="77777777" w:rsidR="005C338F" w:rsidRPr="00606347" w:rsidRDefault="005C338F" w:rsidP="006549F7">
            <w:pPr>
              <w:spacing w:line="192" w:lineRule="auto"/>
            </w:pPr>
            <w:r w:rsidRPr="00606347">
              <w:tab/>
            </w:r>
            <w:r w:rsidRPr="00606347">
              <w:tab/>
            </w:r>
            <w:r w:rsidRPr="00606347">
              <w:tab/>
              <w:t xml:space="preserve"> Knowledge representation and reasoning</w:t>
            </w:r>
          </w:p>
          <w:p w14:paraId="3409651B" w14:textId="77777777" w:rsidR="005C338F" w:rsidRPr="00606347" w:rsidRDefault="005C338F" w:rsidP="006549F7">
            <w:pPr>
              <w:spacing w:line="192" w:lineRule="auto"/>
            </w:pPr>
            <w:r w:rsidRPr="00606347">
              <w:tab/>
            </w:r>
            <w:r w:rsidRPr="00606347">
              <w:tab/>
            </w:r>
            <w:r w:rsidRPr="00606347">
              <w:tab/>
              <w:t xml:space="preserve"> Search methodologies</w:t>
            </w:r>
          </w:p>
          <w:p w14:paraId="67788FD4" w14:textId="77777777" w:rsidR="005C338F" w:rsidRPr="00606347" w:rsidRDefault="005C338F" w:rsidP="006549F7">
            <w:pPr>
              <w:spacing w:line="192" w:lineRule="auto"/>
            </w:pPr>
            <w:r w:rsidRPr="00606347">
              <w:tab/>
            </w:r>
            <w:r w:rsidRPr="00606347">
              <w:tab/>
              <w:t xml:space="preserve"> Machine learning</w:t>
            </w:r>
          </w:p>
          <w:p w14:paraId="17329BBF" w14:textId="77777777" w:rsidR="005C338F" w:rsidRPr="00606347" w:rsidRDefault="005C338F" w:rsidP="006549F7">
            <w:pPr>
              <w:spacing w:line="192" w:lineRule="auto"/>
            </w:pPr>
            <w:r w:rsidRPr="00606347">
              <w:tab/>
            </w:r>
            <w:r w:rsidRPr="00606347">
              <w:tab/>
            </w:r>
            <w:r w:rsidRPr="00606347">
              <w:tab/>
              <w:t xml:space="preserve"> Learning paradigms</w:t>
            </w:r>
          </w:p>
          <w:p w14:paraId="0B8DBF2A" w14:textId="77777777" w:rsidR="005C338F" w:rsidRPr="00606347" w:rsidRDefault="005C338F" w:rsidP="006549F7">
            <w:pPr>
              <w:spacing w:line="192" w:lineRule="auto"/>
            </w:pPr>
            <w:r w:rsidRPr="00606347">
              <w:tab/>
            </w:r>
            <w:r w:rsidRPr="00606347">
              <w:tab/>
            </w:r>
            <w:r w:rsidRPr="00606347">
              <w:tab/>
            </w:r>
            <w:r w:rsidRPr="00606347">
              <w:tab/>
              <w:t xml:space="preserve"> Supervised learning</w:t>
            </w:r>
          </w:p>
          <w:p w14:paraId="57EB5A64" w14:textId="77777777" w:rsidR="005C338F" w:rsidRPr="00606347" w:rsidRDefault="005C338F" w:rsidP="006549F7">
            <w:pPr>
              <w:spacing w:line="192" w:lineRule="auto"/>
            </w:pPr>
            <w:r w:rsidRPr="00606347">
              <w:tab/>
            </w:r>
            <w:r w:rsidRPr="00606347">
              <w:tab/>
            </w:r>
            <w:r w:rsidRPr="00606347">
              <w:tab/>
            </w:r>
            <w:r w:rsidRPr="00606347">
              <w:tab/>
              <w:t xml:space="preserve"> Unsupervised learning</w:t>
            </w:r>
          </w:p>
          <w:p w14:paraId="7AF787A4" w14:textId="77777777" w:rsidR="005C338F" w:rsidRPr="00606347" w:rsidRDefault="005C338F" w:rsidP="006549F7">
            <w:pPr>
              <w:spacing w:line="192" w:lineRule="auto"/>
            </w:pPr>
            <w:r w:rsidRPr="00606347">
              <w:tab/>
            </w:r>
            <w:r w:rsidRPr="00606347">
              <w:tab/>
            </w:r>
            <w:r w:rsidRPr="00606347">
              <w:tab/>
            </w:r>
            <w:r w:rsidRPr="00606347">
              <w:tab/>
              <w:t xml:space="preserve"> Reinforcement learning</w:t>
            </w:r>
          </w:p>
          <w:p w14:paraId="051B8C34" w14:textId="77777777" w:rsidR="005C338F" w:rsidRPr="00606347" w:rsidRDefault="005C338F" w:rsidP="006549F7">
            <w:pPr>
              <w:spacing w:line="192" w:lineRule="auto"/>
            </w:pPr>
            <w:r w:rsidRPr="00606347">
              <w:tab/>
            </w:r>
            <w:r w:rsidRPr="00606347">
              <w:tab/>
            </w:r>
            <w:r w:rsidRPr="00606347">
              <w:tab/>
            </w:r>
            <w:r w:rsidRPr="00606347">
              <w:tab/>
              <w:t xml:space="preserve"> Multi-task learning</w:t>
            </w:r>
          </w:p>
          <w:p w14:paraId="0CDE507B" w14:textId="77777777" w:rsidR="005C338F" w:rsidRPr="00606347" w:rsidRDefault="005C338F" w:rsidP="006549F7">
            <w:pPr>
              <w:spacing w:line="192" w:lineRule="auto"/>
            </w:pPr>
            <w:r w:rsidRPr="00606347">
              <w:tab/>
            </w:r>
            <w:r w:rsidRPr="00606347">
              <w:tab/>
            </w:r>
            <w:r w:rsidRPr="00606347">
              <w:tab/>
              <w:t xml:space="preserve"> Machine learning approaches</w:t>
            </w:r>
          </w:p>
          <w:p w14:paraId="47C22AE4" w14:textId="77777777" w:rsidR="005C338F" w:rsidRPr="00606347" w:rsidRDefault="005C338F" w:rsidP="006549F7">
            <w:pPr>
              <w:spacing w:line="192" w:lineRule="auto"/>
            </w:pPr>
            <w:r w:rsidRPr="00606347">
              <w:tab/>
            </w:r>
            <w:r w:rsidRPr="00606347">
              <w:tab/>
            </w:r>
            <w:r w:rsidRPr="00606347">
              <w:tab/>
              <w:t xml:space="preserve"> Machine learning algorithms</w:t>
            </w:r>
          </w:p>
        </w:tc>
      </w:tr>
      <w:tr w:rsidR="005C338F" w:rsidRPr="00606347" w14:paraId="53DA26E1" w14:textId="77777777" w:rsidTr="006549F7">
        <w:trPr>
          <w:jc w:val="center"/>
        </w:trPr>
        <w:tc>
          <w:tcPr>
            <w:tcW w:w="2126" w:type="dxa"/>
          </w:tcPr>
          <w:p w14:paraId="7D3F14AB" w14:textId="77777777" w:rsidR="005C338F" w:rsidRPr="00606347" w:rsidRDefault="005C338F" w:rsidP="006549F7">
            <w:pPr>
              <w:spacing w:line="192" w:lineRule="auto"/>
            </w:pPr>
            <w:r w:rsidRPr="00606347">
              <w:t>Data Science Analytics (DS</w:t>
            </w:r>
            <w:r>
              <w:t>D</w:t>
            </w:r>
            <w:r w:rsidRPr="00606347">
              <w:t>A)</w:t>
            </w:r>
          </w:p>
          <w:p w14:paraId="7808DABB" w14:textId="77777777" w:rsidR="005C338F" w:rsidRPr="00606347" w:rsidRDefault="005C338F" w:rsidP="006549F7">
            <w:pPr>
              <w:spacing w:line="192" w:lineRule="auto"/>
            </w:pPr>
          </w:p>
        </w:tc>
        <w:tc>
          <w:tcPr>
            <w:tcW w:w="6944" w:type="dxa"/>
          </w:tcPr>
          <w:p w14:paraId="06BC2675" w14:textId="77777777" w:rsidR="005C338F" w:rsidRPr="00606347" w:rsidRDefault="005C338F" w:rsidP="006549F7">
            <w:pPr>
              <w:spacing w:line="192" w:lineRule="auto"/>
            </w:pPr>
            <w:r w:rsidRPr="00606347">
              <w:t>Information systems</w:t>
            </w:r>
          </w:p>
          <w:p w14:paraId="7B1C06FB"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t xml:space="preserve"> Information systems applications</w:t>
            </w:r>
          </w:p>
          <w:p w14:paraId="7D44B906" w14:textId="77777777" w:rsidR="005C338F" w:rsidRPr="00606347" w:rsidRDefault="005C338F" w:rsidP="006549F7">
            <w:pPr>
              <w:spacing w:line="192" w:lineRule="auto"/>
            </w:pPr>
            <w:r w:rsidRPr="00606347">
              <w:tab/>
            </w:r>
            <w:r w:rsidRPr="00606347">
              <w:tab/>
            </w:r>
            <w:r w:rsidRPr="00606347">
              <w:tab/>
              <w:t xml:space="preserve"> Decision support systems</w:t>
            </w:r>
          </w:p>
          <w:p w14:paraId="507B2679" w14:textId="77777777" w:rsidR="005C338F" w:rsidRPr="00606347" w:rsidRDefault="005C338F" w:rsidP="006549F7">
            <w:pPr>
              <w:spacing w:line="192" w:lineRule="auto"/>
            </w:pPr>
            <w:r w:rsidRPr="00606347">
              <w:tab/>
            </w:r>
            <w:r w:rsidRPr="00606347">
              <w:tab/>
            </w:r>
            <w:r w:rsidRPr="00606347">
              <w:tab/>
            </w:r>
            <w:r w:rsidRPr="00606347">
              <w:tab/>
              <w:t xml:space="preserve"> Data warehouses</w:t>
            </w:r>
          </w:p>
          <w:p w14:paraId="1F7FBD36" w14:textId="77777777" w:rsidR="005C338F" w:rsidRPr="00606347" w:rsidRDefault="005C338F" w:rsidP="006549F7">
            <w:pPr>
              <w:spacing w:line="192" w:lineRule="auto"/>
            </w:pPr>
            <w:r w:rsidRPr="00606347">
              <w:tab/>
            </w:r>
            <w:r w:rsidRPr="00606347">
              <w:tab/>
            </w:r>
            <w:r w:rsidRPr="00606347">
              <w:tab/>
            </w:r>
            <w:r w:rsidRPr="00606347">
              <w:tab/>
              <w:t xml:space="preserve"> Expert systems</w:t>
            </w:r>
          </w:p>
          <w:p w14:paraId="028A7E83" w14:textId="77777777" w:rsidR="005C338F" w:rsidRPr="00606347" w:rsidRDefault="005C338F" w:rsidP="006549F7">
            <w:pPr>
              <w:spacing w:line="192" w:lineRule="auto"/>
            </w:pPr>
            <w:r w:rsidRPr="00606347">
              <w:tab/>
            </w:r>
            <w:r w:rsidRPr="00606347">
              <w:tab/>
            </w:r>
            <w:r w:rsidRPr="00606347">
              <w:tab/>
            </w:r>
            <w:r w:rsidRPr="00606347">
              <w:tab/>
              <w:t xml:space="preserve"> Data analytics</w:t>
            </w:r>
          </w:p>
          <w:p w14:paraId="16241C6B" w14:textId="77777777" w:rsidR="005C338F" w:rsidRPr="00606347" w:rsidRDefault="005C338F" w:rsidP="006549F7">
            <w:pPr>
              <w:spacing w:line="192" w:lineRule="auto"/>
            </w:pPr>
            <w:r w:rsidRPr="00606347">
              <w:tab/>
            </w:r>
            <w:r w:rsidRPr="00606347">
              <w:tab/>
            </w:r>
            <w:r w:rsidRPr="00606347">
              <w:tab/>
            </w:r>
            <w:r w:rsidRPr="00606347">
              <w:tab/>
              <w:t xml:space="preserve"> Online analytical processing</w:t>
            </w:r>
          </w:p>
          <w:p w14:paraId="0262EA87" w14:textId="77777777" w:rsidR="005C338F" w:rsidRPr="00606347" w:rsidRDefault="005C338F" w:rsidP="006549F7">
            <w:pPr>
              <w:spacing w:line="192" w:lineRule="auto"/>
            </w:pPr>
            <w:r w:rsidRPr="00606347">
              <w:tab/>
            </w:r>
            <w:r w:rsidRPr="00606347">
              <w:tab/>
            </w:r>
            <w:r w:rsidRPr="00606347">
              <w:tab/>
              <w:t xml:space="preserve"> Multimedia information systems</w:t>
            </w:r>
          </w:p>
          <w:p w14:paraId="27CBE342" w14:textId="77777777" w:rsidR="005C338F" w:rsidRPr="00606347" w:rsidRDefault="005C338F" w:rsidP="006549F7">
            <w:pPr>
              <w:spacing w:line="192" w:lineRule="auto"/>
            </w:pPr>
            <w:r w:rsidRPr="00606347">
              <w:tab/>
            </w:r>
            <w:r w:rsidRPr="00606347">
              <w:tab/>
            </w:r>
            <w:r w:rsidRPr="00606347">
              <w:tab/>
              <w:t xml:space="preserve"> Data mining</w:t>
            </w:r>
          </w:p>
        </w:tc>
      </w:tr>
      <w:tr w:rsidR="005C338F" w:rsidRPr="00606347" w14:paraId="07C64CC5" w14:textId="77777777" w:rsidTr="006549F7">
        <w:trPr>
          <w:jc w:val="center"/>
        </w:trPr>
        <w:tc>
          <w:tcPr>
            <w:tcW w:w="2126" w:type="dxa"/>
          </w:tcPr>
          <w:p w14:paraId="731276A7" w14:textId="77777777" w:rsidR="005C338F" w:rsidRPr="00606347" w:rsidRDefault="005C338F" w:rsidP="006549F7">
            <w:pPr>
              <w:spacing w:line="192" w:lineRule="auto"/>
            </w:pPr>
            <w:r w:rsidRPr="00606347">
              <w:t>Data Science Analytics (DS</w:t>
            </w:r>
            <w:r>
              <w:t>D</w:t>
            </w:r>
            <w:r w:rsidRPr="00606347">
              <w:t xml:space="preserve">A) </w:t>
            </w:r>
          </w:p>
          <w:p w14:paraId="265EDA9B" w14:textId="77777777" w:rsidR="005C338F" w:rsidRPr="00606347" w:rsidRDefault="005C338F" w:rsidP="006549F7">
            <w:pPr>
              <w:spacing w:line="192" w:lineRule="auto"/>
            </w:pPr>
          </w:p>
          <w:p w14:paraId="1FF5428E" w14:textId="77777777" w:rsidR="005C338F" w:rsidRPr="00606347" w:rsidRDefault="005C338F" w:rsidP="006549F7">
            <w:pPr>
              <w:spacing w:line="192" w:lineRule="auto"/>
            </w:pPr>
            <w:r w:rsidRPr="00606347">
              <w:t>EXTENSION POINT</w:t>
            </w:r>
          </w:p>
        </w:tc>
        <w:tc>
          <w:tcPr>
            <w:tcW w:w="6944" w:type="dxa"/>
          </w:tcPr>
          <w:p w14:paraId="1F06F7B0" w14:textId="77777777" w:rsidR="005C338F" w:rsidRPr="00606347" w:rsidRDefault="005C338F" w:rsidP="006549F7">
            <w:pPr>
              <w:spacing w:line="192" w:lineRule="auto"/>
            </w:pPr>
            <w:r w:rsidRPr="00606347">
              <w:t>Theory of computation</w:t>
            </w:r>
          </w:p>
          <w:p w14:paraId="6958D3F5" w14:textId="77777777" w:rsidR="005C338F" w:rsidRPr="00606347" w:rsidRDefault="005C338F" w:rsidP="006549F7">
            <w:pPr>
              <w:spacing w:line="192" w:lineRule="auto"/>
            </w:pPr>
            <w:r w:rsidRPr="00606347">
              <w:rPr>
                <w:rFonts w:cs="Calibri"/>
                <w:color w:val="000000"/>
              </w:rPr>
              <w:tab/>
            </w:r>
            <w:r w:rsidRPr="00606347">
              <w:rPr>
                <w:rFonts w:cs="Calibri"/>
                <w:color w:val="000000"/>
              </w:rPr>
              <w:tab/>
              <w:t>DSA Extension point: Algorithms for Big Data computation</w:t>
            </w:r>
          </w:p>
          <w:p w14:paraId="0FC8409D" w14:textId="77777777" w:rsidR="005C338F" w:rsidRPr="00606347" w:rsidRDefault="005C338F" w:rsidP="006549F7">
            <w:pPr>
              <w:spacing w:line="192" w:lineRule="auto"/>
            </w:pPr>
            <w:r w:rsidRPr="00606347">
              <w:t>Mathematics of computing</w:t>
            </w:r>
          </w:p>
          <w:p w14:paraId="10637C03" w14:textId="77777777" w:rsidR="005C338F" w:rsidRPr="00606347" w:rsidRDefault="005C338F" w:rsidP="006549F7">
            <w:pPr>
              <w:spacing w:line="192" w:lineRule="auto"/>
            </w:pPr>
            <w:r w:rsidRPr="00606347">
              <w:rPr>
                <w:rFonts w:cs="Calibri"/>
                <w:color w:val="000000"/>
              </w:rPr>
              <w:tab/>
            </w:r>
            <w:r w:rsidRPr="00606347">
              <w:rPr>
                <w:rFonts w:cs="Calibri"/>
                <w:color w:val="000000"/>
              </w:rPr>
              <w:tab/>
              <w:t xml:space="preserve">DSA Extension point: Mathematical software for </w:t>
            </w:r>
            <w:r w:rsidRPr="00606347">
              <w:rPr>
                <w:rFonts w:cs="Calibri"/>
                <w:color w:val="000000"/>
              </w:rPr>
              <w:br/>
            </w:r>
            <w:r w:rsidRPr="00606347">
              <w:rPr>
                <w:rFonts w:cs="Calibri"/>
                <w:color w:val="000000"/>
              </w:rPr>
              <w:tab/>
            </w:r>
            <w:r w:rsidRPr="00606347">
              <w:rPr>
                <w:rFonts w:cs="Calibri"/>
                <w:color w:val="000000"/>
              </w:rPr>
              <w:tab/>
            </w:r>
            <w:r w:rsidRPr="00606347">
              <w:rPr>
                <w:rFonts w:cs="Calibri"/>
                <w:color w:val="000000"/>
              </w:rPr>
              <w:tab/>
              <w:t>Big Data computation</w:t>
            </w:r>
          </w:p>
          <w:p w14:paraId="539942AD" w14:textId="77777777" w:rsidR="005C338F" w:rsidRPr="00606347" w:rsidRDefault="005C338F" w:rsidP="006549F7">
            <w:pPr>
              <w:spacing w:line="192" w:lineRule="auto"/>
            </w:pPr>
            <w:r w:rsidRPr="00606347">
              <w:t>Computing methodologies</w:t>
            </w:r>
          </w:p>
          <w:p w14:paraId="399FBA8B" w14:textId="77777777" w:rsidR="005C338F" w:rsidRPr="00606347" w:rsidRDefault="005C338F" w:rsidP="006549F7">
            <w:pPr>
              <w:spacing w:line="192" w:lineRule="auto"/>
            </w:pPr>
            <w:r w:rsidRPr="00606347">
              <w:rPr>
                <w:rFonts w:cs="Calibri"/>
                <w:color w:val="000000"/>
              </w:rPr>
              <w:tab/>
            </w:r>
            <w:r w:rsidRPr="00606347">
              <w:rPr>
                <w:rFonts w:cs="Calibri"/>
                <w:color w:val="000000"/>
              </w:rPr>
              <w:tab/>
              <w:t xml:space="preserve">DSA Extension point: New DSA computing </w:t>
            </w:r>
          </w:p>
          <w:p w14:paraId="3FC43C37" w14:textId="77777777" w:rsidR="005C338F" w:rsidRPr="00606347" w:rsidRDefault="005C338F" w:rsidP="006549F7">
            <w:pPr>
              <w:spacing w:line="192" w:lineRule="auto"/>
            </w:pPr>
            <w:r w:rsidRPr="00606347">
              <w:t>Information systems</w:t>
            </w:r>
          </w:p>
          <w:p w14:paraId="6646DC06"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t>DSA Extension point: Big Data systems (e.g. cloud based)</w:t>
            </w:r>
          </w:p>
          <w:p w14:paraId="4773CE69"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t>Information systems applications</w:t>
            </w:r>
          </w:p>
          <w:p w14:paraId="40C27221" w14:textId="77777777" w:rsidR="005C338F" w:rsidRPr="00606347" w:rsidRDefault="005C338F" w:rsidP="006549F7">
            <w:pPr>
              <w:spacing w:line="192" w:lineRule="auto"/>
            </w:pPr>
            <w:r w:rsidRPr="00606347">
              <w:tab/>
            </w:r>
            <w:r w:rsidRPr="00606347">
              <w:tab/>
            </w:r>
            <w:r w:rsidRPr="00606347">
              <w:tab/>
            </w:r>
            <w:r w:rsidRPr="00606347">
              <w:rPr>
                <w:rFonts w:cs="Calibri"/>
                <w:color w:val="000000"/>
              </w:rPr>
              <w:t>DSA Extension point: Big Data applications</w:t>
            </w:r>
          </w:p>
          <w:p w14:paraId="7EA1299C" w14:textId="77777777" w:rsidR="005C338F" w:rsidRPr="00606347" w:rsidRDefault="005C338F" w:rsidP="006549F7">
            <w:pPr>
              <w:spacing w:line="192" w:lineRule="auto"/>
            </w:pPr>
            <w:r w:rsidRPr="00606347">
              <w:tab/>
            </w:r>
            <w:r w:rsidRPr="00606347">
              <w:tab/>
            </w:r>
            <w:r w:rsidRPr="00606347">
              <w:tab/>
            </w:r>
            <w:r w:rsidRPr="00606347">
              <w:rPr>
                <w:rFonts w:cs="Calibri"/>
                <w:color w:val="000000"/>
              </w:rPr>
              <w:t>DSA Extension point: Doman specific Data applications</w:t>
            </w:r>
          </w:p>
        </w:tc>
      </w:tr>
      <w:tr w:rsidR="005C338F" w:rsidRPr="00606347" w14:paraId="72C04629" w14:textId="77777777" w:rsidTr="006549F7">
        <w:trPr>
          <w:jc w:val="center"/>
        </w:trPr>
        <w:tc>
          <w:tcPr>
            <w:tcW w:w="2126" w:type="dxa"/>
          </w:tcPr>
          <w:p w14:paraId="5D7BE839" w14:textId="77777777" w:rsidR="005C338F" w:rsidRPr="00606347" w:rsidRDefault="005C338F" w:rsidP="006549F7">
            <w:pPr>
              <w:spacing w:line="192" w:lineRule="auto"/>
            </w:pPr>
            <w:r w:rsidRPr="00606347">
              <w:t>Data Science Data Management (DSDM)</w:t>
            </w:r>
          </w:p>
          <w:p w14:paraId="7588B78F" w14:textId="77777777" w:rsidR="005C338F" w:rsidRPr="00606347" w:rsidRDefault="005C338F" w:rsidP="006549F7">
            <w:pPr>
              <w:spacing w:line="192" w:lineRule="auto"/>
            </w:pPr>
          </w:p>
        </w:tc>
        <w:tc>
          <w:tcPr>
            <w:tcW w:w="6944" w:type="dxa"/>
          </w:tcPr>
          <w:p w14:paraId="18F6D586" w14:textId="77777777" w:rsidR="005C338F" w:rsidRPr="00606347" w:rsidRDefault="005C338F" w:rsidP="006549F7">
            <w:pPr>
              <w:spacing w:line="192" w:lineRule="auto"/>
            </w:pPr>
            <w:r w:rsidRPr="00606347">
              <w:t>Information systems</w:t>
            </w:r>
          </w:p>
          <w:p w14:paraId="506A30CC" w14:textId="77777777" w:rsidR="005C338F" w:rsidRPr="00606347" w:rsidRDefault="005C338F" w:rsidP="006549F7">
            <w:pPr>
              <w:spacing w:line="192" w:lineRule="auto"/>
            </w:pPr>
            <w:r w:rsidRPr="00606347">
              <w:tab/>
            </w:r>
            <w:r w:rsidRPr="00606347">
              <w:tab/>
              <w:t xml:space="preserve"> Data management systems</w:t>
            </w:r>
          </w:p>
          <w:p w14:paraId="14DEE804" w14:textId="77777777" w:rsidR="005C338F" w:rsidRPr="00606347" w:rsidRDefault="005C338F" w:rsidP="006549F7">
            <w:pPr>
              <w:spacing w:line="192" w:lineRule="auto"/>
            </w:pPr>
            <w:r w:rsidRPr="00606347">
              <w:tab/>
            </w:r>
            <w:r w:rsidRPr="00606347">
              <w:tab/>
            </w:r>
            <w:r w:rsidRPr="00606347">
              <w:tab/>
              <w:t xml:space="preserve"> Database design and models</w:t>
            </w:r>
          </w:p>
          <w:p w14:paraId="46779621" w14:textId="77777777" w:rsidR="005C338F" w:rsidRPr="00606347" w:rsidRDefault="005C338F" w:rsidP="006549F7">
            <w:pPr>
              <w:spacing w:line="192" w:lineRule="auto"/>
            </w:pPr>
            <w:r w:rsidRPr="00606347">
              <w:tab/>
            </w:r>
            <w:r w:rsidRPr="00606347">
              <w:tab/>
            </w:r>
            <w:r w:rsidRPr="00606347">
              <w:tab/>
              <w:t xml:space="preserve"> Data structures</w:t>
            </w:r>
          </w:p>
          <w:p w14:paraId="74C73E10" w14:textId="77777777" w:rsidR="005C338F" w:rsidRPr="00606347" w:rsidRDefault="005C338F" w:rsidP="006549F7">
            <w:pPr>
              <w:spacing w:line="192" w:lineRule="auto"/>
            </w:pPr>
            <w:r w:rsidRPr="00606347">
              <w:tab/>
            </w:r>
            <w:r w:rsidRPr="00606347">
              <w:tab/>
            </w:r>
            <w:r w:rsidRPr="00606347">
              <w:tab/>
              <w:t xml:space="preserve"> Database management system engines</w:t>
            </w:r>
          </w:p>
          <w:p w14:paraId="1AA4CFFF" w14:textId="77777777" w:rsidR="005C338F" w:rsidRPr="00606347" w:rsidRDefault="005C338F" w:rsidP="006549F7">
            <w:pPr>
              <w:spacing w:line="192" w:lineRule="auto"/>
            </w:pPr>
            <w:r w:rsidRPr="00606347">
              <w:tab/>
            </w:r>
            <w:r w:rsidRPr="00606347">
              <w:tab/>
            </w:r>
            <w:r w:rsidRPr="00606347">
              <w:tab/>
              <w:t xml:space="preserve"> Query languages</w:t>
            </w:r>
          </w:p>
          <w:p w14:paraId="3FCC1791"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r>
            <w:r w:rsidRPr="00606347">
              <w:rPr>
                <w:rFonts w:cs="Calibri"/>
                <w:color w:val="000000"/>
              </w:rPr>
              <w:tab/>
              <w:t xml:space="preserve"> Database administration</w:t>
            </w:r>
          </w:p>
          <w:p w14:paraId="13B0FCC8"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r>
            <w:r w:rsidRPr="00606347">
              <w:rPr>
                <w:rFonts w:cs="Calibri"/>
                <w:color w:val="000000"/>
              </w:rPr>
              <w:tab/>
              <w:t xml:space="preserve"> Middleware for databases</w:t>
            </w:r>
          </w:p>
          <w:p w14:paraId="07DE35BD" w14:textId="77777777" w:rsidR="005C338F" w:rsidRPr="00606347" w:rsidRDefault="005C338F" w:rsidP="006549F7">
            <w:pPr>
              <w:tabs>
                <w:tab w:val="left" w:pos="708"/>
                <w:tab w:val="left" w:pos="1416"/>
                <w:tab w:val="left" w:pos="2124"/>
                <w:tab w:val="left" w:pos="2832"/>
                <w:tab w:val="left" w:pos="3540"/>
                <w:tab w:val="left" w:pos="4667"/>
              </w:tabs>
              <w:spacing w:line="192" w:lineRule="auto"/>
            </w:pPr>
            <w:r w:rsidRPr="00606347">
              <w:tab/>
            </w:r>
            <w:r w:rsidRPr="00606347">
              <w:tab/>
            </w:r>
            <w:r w:rsidRPr="00606347">
              <w:tab/>
              <w:t xml:space="preserve"> Information integration</w:t>
            </w:r>
            <w:r w:rsidRPr="00606347">
              <w:tab/>
            </w:r>
          </w:p>
        </w:tc>
      </w:tr>
      <w:tr w:rsidR="005C338F" w:rsidRPr="00606347" w14:paraId="1DEE360B" w14:textId="77777777" w:rsidTr="006549F7">
        <w:trPr>
          <w:jc w:val="center"/>
        </w:trPr>
        <w:tc>
          <w:tcPr>
            <w:tcW w:w="2126" w:type="dxa"/>
          </w:tcPr>
          <w:p w14:paraId="55507D11" w14:textId="77777777" w:rsidR="005C338F" w:rsidRPr="00606347" w:rsidRDefault="005C338F" w:rsidP="006549F7">
            <w:pPr>
              <w:spacing w:line="192" w:lineRule="auto"/>
            </w:pPr>
            <w:r w:rsidRPr="00606347">
              <w:t>Data Science Data Management (DSDM)</w:t>
            </w:r>
          </w:p>
          <w:p w14:paraId="0BDADDDB" w14:textId="77777777" w:rsidR="005C338F" w:rsidRPr="00606347" w:rsidRDefault="005C338F" w:rsidP="006549F7">
            <w:pPr>
              <w:spacing w:line="192" w:lineRule="auto"/>
            </w:pPr>
          </w:p>
        </w:tc>
        <w:tc>
          <w:tcPr>
            <w:tcW w:w="6944" w:type="dxa"/>
          </w:tcPr>
          <w:p w14:paraId="667DC484" w14:textId="77777777" w:rsidR="005C338F" w:rsidRPr="00606347" w:rsidRDefault="005C338F" w:rsidP="006549F7">
            <w:pPr>
              <w:tabs>
                <w:tab w:val="center" w:pos="3364"/>
              </w:tabs>
              <w:spacing w:line="192" w:lineRule="auto"/>
            </w:pPr>
            <w:r w:rsidRPr="00606347">
              <w:t>Information systems</w:t>
            </w:r>
            <w:r w:rsidRPr="00606347">
              <w:tab/>
            </w:r>
          </w:p>
          <w:p w14:paraId="01E8F15F" w14:textId="77777777" w:rsidR="005C338F" w:rsidRPr="00606347" w:rsidRDefault="005C338F" w:rsidP="006549F7">
            <w:pPr>
              <w:spacing w:line="192" w:lineRule="auto"/>
            </w:pPr>
            <w:r w:rsidRPr="00606347">
              <w:tab/>
            </w:r>
            <w:r w:rsidRPr="00606347">
              <w:tab/>
              <w:t xml:space="preserve"> Information systems applications</w:t>
            </w:r>
          </w:p>
          <w:p w14:paraId="60806ED3" w14:textId="77777777" w:rsidR="005C338F" w:rsidRPr="00606347" w:rsidRDefault="005C338F" w:rsidP="006549F7">
            <w:pPr>
              <w:spacing w:line="192" w:lineRule="auto"/>
            </w:pPr>
            <w:r w:rsidRPr="00606347">
              <w:tab/>
            </w:r>
            <w:r w:rsidRPr="00606347">
              <w:tab/>
            </w:r>
            <w:r w:rsidRPr="00606347">
              <w:tab/>
              <w:t xml:space="preserve"> Digital libraries and archives</w:t>
            </w:r>
          </w:p>
          <w:p w14:paraId="3A288007" w14:textId="77777777" w:rsidR="005C338F" w:rsidRPr="00606347" w:rsidRDefault="005C338F" w:rsidP="006549F7">
            <w:pPr>
              <w:spacing w:line="192" w:lineRule="auto"/>
            </w:pPr>
            <w:r w:rsidRPr="00606347">
              <w:tab/>
            </w:r>
            <w:r w:rsidRPr="00606347">
              <w:tab/>
              <w:t xml:space="preserve"> Information retrieval</w:t>
            </w:r>
          </w:p>
          <w:p w14:paraId="3EC46230"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r>
            <w:r w:rsidRPr="00606347">
              <w:rPr>
                <w:rFonts w:cs="Calibri"/>
                <w:color w:val="000000"/>
              </w:rPr>
              <w:tab/>
              <w:t xml:space="preserve"> Document representation</w:t>
            </w:r>
          </w:p>
          <w:p w14:paraId="0EF79685"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r>
            <w:r w:rsidRPr="00606347">
              <w:rPr>
                <w:rFonts w:cs="Calibri"/>
                <w:color w:val="000000"/>
              </w:rPr>
              <w:tab/>
              <w:t xml:space="preserve"> Retrieval models and ranking</w:t>
            </w:r>
          </w:p>
          <w:p w14:paraId="4B561FF1"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r>
            <w:r w:rsidRPr="00606347">
              <w:rPr>
                <w:rFonts w:cs="Calibri"/>
                <w:color w:val="000000"/>
              </w:rPr>
              <w:tab/>
              <w:t xml:space="preserve"> Search engine architectures and scalability</w:t>
            </w:r>
          </w:p>
          <w:p w14:paraId="42144029" w14:textId="77777777" w:rsidR="005C338F" w:rsidRPr="00606347" w:rsidRDefault="005C338F" w:rsidP="006549F7">
            <w:pPr>
              <w:spacing w:line="192" w:lineRule="auto"/>
            </w:pPr>
            <w:r w:rsidRPr="00606347">
              <w:tab/>
            </w:r>
            <w:r w:rsidRPr="00606347">
              <w:tab/>
            </w:r>
            <w:r w:rsidRPr="00606347">
              <w:tab/>
              <w:t xml:space="preserve"> Specialized information retrieval</w:t>
            </w:r>
          </w:p>
        </w:tc>
      </w:tr>
      <w:tr w:rsidR="005C338F" w:rsidRPr="00606347" w14:paraId="2943253C" w14:textId="77777777" w:rsidTr="006549F7">
        <w:trPr>
          <w:jc w:val="center"/>
        </w:trPr>
        <w:tc>
          <w:tcPr>
            <w:tcW w:w="2126" w:type="dxa"/>
          </w:tcPr>
          <w:p w14:paraId="569C12F8" w14:textId="77777777" w:rsidR="005C338F" w:rsidRPr="00606347" w:rsidRDefault="005C338F" w:rsidP="006549F7">
            <w:pPr>
              <w:spacing w:line="192" w:lineRule="auto"/>
            </w:pPr>
            <w:r w:rsidRPr="00606347">
              <w:t>Data Science Data Management (DSDM)</w:t>
            </w:r>
          </w:p>
          <w:p w14:paraId="3C909F2B" w14:textId="77777777" w:rsidR="005C338F" w:rsidRPr="00606347" w:rsidRDefault="005C338F" w:rsidP="006549F7">
            <w:pPr>
              <w:spacing w:line="192" w:lineRule="auto"/>
            </w:pPr>
          </w:p>
          <w:p w14:paraId="1336FDC1" w14:textId="77777777" w:rsidR="005C338F" w:rsidRPr="00606347" w:rsidRDefault="005C338F" w:rsidP="006549F7">
            <w:pPr>
              <w:spacing w:line="192" w:lineRule="auto"/>
            </w:pPr>
            <w:r w:rsidRPr="00606347">
              <w:t>EXTENSION POINT</w:t>
            </w:r>
          </w:p>
        </w:tc>
        <w:tc>
          <w:tcPr>
            <w:tcW w:w="6944" w:type="dxa"/>
          </w:tcPr>
          <w:p w14:paraId="3FB19361" w14:textId="77777777" w:rsidR="005C338F" w:rsidRPr="00606347" w:rsidRDefault="005C338F" w:rsidP="006549F7">
            <w:pPr>
              <w:spacing w:line="192" w:lineRule="auto"/>
            </w:pPr>
            <w:r w:rsidRPr="00606347">
              <w:t>Information systems</w:t>
            </w:r>
          </w:p>
          <w:p w14:paraId="1A6FC7E8" w14:textId="77777777" w:rsidR="005C338F" w:rsidRPr="00606347" w:rsidRDefault="005C338F" w:rsidP="006549F7">
            <w:pPr>
              <w:spacing w:line="192" w:lineRule="auto"/>
            </w:pPr>
            <w:r w:rsidRPr="00606347">
              <w:tab/>
            </w:r>
            <w:r w:rsidRPr="00606347">
              <w:tab/>
              <w:t>Data management systems</w:t>
            </w:r>
          </w:p>
          <w:p w14:paraId="4D54D6B0" w14:textId="77777777" w:rsidR="005C338F" w:rsidRPr="00606347" w:rsidRDefault="005C338F" w:rsidP="006549F7">
            <w:pPr>
              <w:spacing w:line="192" w:lineRule="auto"/>
            </w:pPr>
            <w:r w:rsidRPr="00606347">
              <w:tab/>
            </w:r>
            <w:r w:rsidRPr="00606347">
              <w:tab/>
            </w:r>
            <w:r w:rsidRPr="00606347">
              <w:tab/>
              <w:t>Data types and structures description</w:t>
            </w:r>
          </w:p>
          <w:p w14:paraId="4ABCFBBF" w14:textId="77777777" w:rsidR="005C338F" w:rsidRPr="00606347" w:rsidRDefault="005C338F" w:rsidP="006549F7">
            <w:pPr>
              <w:spacing w:line="192" w:lineRule="auto"/>
            </w:pPr>
            <w:r w:rsidRPr="00606347">
              <w:tab/>
            </w:r>
            <w:r w:rsidRPr="00606347">
              <w:tab/>
            </w:r>
            <w:r w:rsidRPr="00606347">
              <w:tab/>
              <w:t>Metadata standards</w:t>
            </w:r>
          </w:p>
          <w:p w14:paraId="4F12B81C" w14:textId="77777777" w:rsidR="005C338F" w:rsidRPr="00606347" w:rsidRDefault="005C338F" w:rsidP="006549F7">
            <w:pPr>
              <w:spacing w:line="192" w:lineRule="auto"/>
            </w:pPr>
            <w:r w:rsidRPr="00606347">
              <w:tab/>
            </w:r>
            <w:r w:rsidRPr="00606347">
              <w:tab/>
            </w:r>
            <w:r w:rsidRPr="00606347">
              <w:tab/>
              <w:t>Persistent identifiers (PID)</w:t>
            </w:r>
          </w:p>
          <w:p w14:paraId="1C2DEF54" w14:textId="77777777" w:rsidR="005C338F" w:rsidRPr="00606347" w:rsidRDefault="005C338F" w:rsidP="006549F7">
            <w:pPr>
              <w:spacing w:line="192" w:lineRule="auto"/>
            </w:pPr>
            <w:r w:rsidRPr="00606347">
              <w:tab/>
            </w:r>
            <w:r w:rsidRPr="00606347">
              <w:tab/>
            </w:r>
            <w:r w:rsidRPr="00606347">
              <w:tab/>
              <w:t>Data types registries</w:t>
            </w:r>
          </w:p>
        </w:tc>
      </w:tr>
      <w:tr w:rsidR="005C338F" w:rsidRPr="00606347" w14:paraId="15CFCE0B" w14:textId="77777777" w:rsidTr="006549F7">
        <w:trPr>
          <w:jc w:val="center"/>
        </w:trPr>
        <w:tc>
          <w:tcPr>
            <w:tcW w:w="2126" w:type="dxa"/>
          </w:tcPr>
          <w:p w14:paraId="0FF83FB9" w14:textId="77777777" w:rsidR="005C338F" w:rsidRPr="00606347" w:rsidRDefault="005C338F" w:rsidP="006549F7">
            <w:pPr>
              <w:spacing w:line="192" w:lineRule="auto"/>
            </w:pPr>
            <w:r w:rsidRPr="00606347">
              <w:t>Data Science Engineering (DSE)</w:t>
            </w:r>
          </w:p>
        </w:tc>
        <w:tc>
          <w:tcPr>
            <w:tcW w:w="6944" w:type="dxa"/>
          </w:tcPr>
          <w:p w14:paraId="41B15647" w14:textId="77777777" w:rsidR="005C338F" w:rsidRPr="00606347" w:rsidRDefault="005C338F" w:rsidP="006549F7">
            <w:pPr>
              <w:spacing w:line="192" w:lineRule="auto"/>
            </w:pPr>
            <w:r w:rsidRPr="00606347">
              <w:t>Computer systems organization</w:t>
            </w:r>
          </w:p>
          <w:p w14:paraId="4B47B2DD" w14:textId="77777777" w:rsidR="005C338F" w:rsidRPr="00606347" w:rsidRDefault="005C338F" w:rsidP="006549F7">
            <w:pPr>
              <w:spacing w:line="192" w:lineRule="auto"/>
            </w:pPr>
            <w:r w:rsidRPr="00606347">
              <w:rPr>
                <w:rFonts w:cs="Calibri"/>
                <w:color w:val="000000"/>
              </w:rPr>
              <w:tab/>
            </w:r>
            <w:r w:rsidRPr="00606347">
              <w:tab/>
              <w:t>Architectures</w:t>
            </w:r>
          </w:p>
          <w:p w14:paraId="18A5B6A8" w14:textId="77777777" w:rsidR="005C338F" w:rsidRPr="00606347" w:rsidRDefault="005C338F" w:rsidP="006549F7">
            <w:pPr>
              <w:spacing w:line="192" w:lineRule="auto"/>
            </w:pPr>
            <w:r w:rsidRPr="00606347">
              <w:rPr>
                <w:rFonts w:cs="Calibri"/>
                <w:color w:val="000000"/>
              </w:rPr>
              <w:tab/>
            </w:r>
            <w:r w:rsidRPr="00606347">
              <w:tab/>
            </w:r>
            <w:r w:rsidRPr="00606347">
              <w:tab/>
              <w:t xml:space="preserve"> Parallel architectures</w:t>
            </w:r>
          </w:p>
          <w:p w14:paraId="285D13DD" w14:textId="77777777" w:rsidR="005C338F" w:rsidRPr="00606347" w:rsidRDefault="005C338F" w:rsidP="006549F7">
            <w:pPr>
              <w:spacing w:line="192" w:lineRule="auto"/>
            </w:pPr>
            <w:r w:rsidRPr="00606347">
              <w:rPr>
                <w:rFonts w:cs="Calibri"/>
                <w:color w:val="000000"/>
              </w:rPr>
              <w:tab/>
            </w:r>
            <w:r w:rsidRPr="00606347">
              <w:tab/>
            </w:r>
            <w:r w:rsidRPr="00606347">
              <w:tab/>
              <w:t xml:space="preserve"> Distributed architectures</w:t>
            </w:r>
          </w:p>
        </w:tc>
      </w:tr>
      <w:tr w:rsidR="005C338F" w:rsidRPr="00606347" w14:paraId="7F8EAF27" w14:textId="77777777" w:rsidTr="006549F7">
        <w:trPr>
          <w:jc w:val="center"/>
        </w:trPr>
        <w:tc>
          <w:tcPr>
            <w:tcW w:w="2126" w:type="dxa"/>
          </w:tcPr>
          <w:p w14:paraId="60203DC8" w14:textId="77777777" w:rsidR="005C338F" w:rsidRPr="00606347" w:rsidRDefault="005C338F" w:rsidP="006549F7">
            <w:pPr>
              <w:spacing w:line="192" w:lineRule="auto"/>
            </w:pPr>
            <w:r w:rsidRPr="00606347">
              <w:t>Data Science Engineering (DSE</w:t>
            </w:r>
            <w:r>
              <w:t>NG</w:t>
            </w:r>
            <w:r w:rsidRPr="00606347">
              <w:t xml:space="preserve">) </w:t>
            </w:r>
          </w:p>
        </w:tc>
        <w:tc>
          <w:tcPr>
            <w:tcW w:w="6944" w:type="dxa"/>
          </w:tcPr>
          <w:p w14:paraId="4FEF0DED" w14:textId="77777777" w:rsidR="005C338F" w:rsidRPr="00606347" w:rsidRDefault="005C338F" w:rsidP="006549F7">
            <w:r w:rsidRPr="00606347">
              <w:t xml:space="preserve">Networks </w:t>
            </w:r>
            <w:r>
              <w:t>*</w:t>
            </w:r>
            <w:r w:rsidRPr="00606347">
              <w:t>*)</w:t>
            </w:r>
          </w:p>
          <w:p w14:paraId="20F628FF" w14:textId="77777777" w:rsidR="005C338F" w:rsidRPr="00606347" w:rsidRDefault="005C338F" w:rsidP="006549F7">
            <w:r w:rsidRPr="00606347">
              <w:tab/>
            </w:r>
            <w:r w:rsidRPr="00606347">
              <w:tab/>
              <w:t>Network Architectures</w:t>
            </w:r>
          </w:p>
          <w:p w14:paraId="1E8F87B2" w14:textId="77777777" w:rsidR="005C338F" w:rsidRPr="00606347" w:rsidRDefault="005C338F" w:rsidP="006549F7">
            <w:r w:rsidRPr="00606347">
              <w:tab/>
            </w:r>
            <w:r w:rsidRPr="00606347">
              <w:tab/>
              <w:t>Network Services</w:t>
            </w:r>
          </w:p>
          <w:p w14:paraId="03556EF7" w14:textId="77777777" w:rsidR="005C338F" w:rsidRPr="00606347" w:rsidRDefault="005C338F" w:rsidP="006549F7">
            <w:pPr>
              <w:spacing w:line="192" w:lineRule="auto"/>
            </w:pPr>
            <w:r w:rsidRPr="00606347">
              <w:tab/>
            </w:r>
            <w:r w:rsidRPr="00606347">
              <w:tab/>
            </w:r>
            <w:r w:rsidRPr="00606347">
              <w:tab/>
              <w:t>Cloud Computing</w:t>
            </w:r>
          </w:p>
        </w:tc>
      </w:tr>
      <w:tr w:rsidR="005C338F" w:rsidRPr="00606347" w14:paraId="26C7C4A9" w14:textId="77777777" w:rsidTr="006549F7">
        <w:trPr>
          <w:jc w:val="center"/>
        </w:trPr>
        <w:tc>
          <w:tcPr>
            <w:tcW w:w="2126" w:type="dxa"/>
          </w:tcPr>
          <w:p w14:paraId="1FE25891" w14:textId="77777777" w:rsidR="005C338F" w:rsidRPr="00606347" w:rsidRDefault="005C338F" w:rsidP="006549F7">
            <w:pPr>
              <w:spacing w:line="192" w:lineRule="auto"/>
            </w:pPr>
            <w:r w:rsidRPr="00606347">
              <w:t>Data Science Engineering (DSE</w:t>
            </w:r>
            <w:r>
              <w:t>NG</w:t>
            </w:r>
            <w:r w:rsidRPr="00606347">
              <w:t>)</w:t>
            </w:r>
          </w:p>
          <w:p w14:paraId="496C84B9" w14:textId="77777777" w:rsidR="005C338F" w:rsidRPr="00606347" w:rsidRDefault="005C338F" w:rsidP="006549F7">
            <w:pPr>
              <w:spacing w:line="192" w:lineRule="auto"/>
            </w:pPr>
          </w:p>
        </w:tc>
        <w:tc>
          <w:tcPr>
            <w:tcW w:w="6944" w:type="dxa"/>
          </w:tcPr>
          <w:p w14:paraId="632C8313" w14:textId="77777777" w:rsidR="005C338F" w:rsidRPr="00606347" w:rsidRDefault="005C338F" w:rsidP="006549F7">
            <w:pPr>
              <w:spacing w:line="192" w:lineRule="auto"/>
            </w:pPr>
            <w:r w:rsidRPr="00606347">
              <w:t>Software and its engineering</w:t>
            </w:r>
          </w:p>
          <w:p w14:paraId="3DAD4FE3" w14:textId="77777777" w:rsidR="005C338F" w:rsidRPr="00606347" w:rsidRDefault="005C338F" w:rsidP="006549F7">
            <w:pPr>
              <w:spacing w:line="192" w:lineRule="auto"/>
            </w:pPr>
            <w:r w:rsidRPr="00606347">
              <w:rPr>
                <w:rFonts w:cs="Calibri"/>
                <w:color w:val="000000"/>
              </w:rPr>
              <w:tab/>
            </w:r>
            <w:r w:rsidRPr="00606347">
              <w:tab/>
              <w:t>Software organization and properties</w:t>
            </w:r>
          </w:p>
          <w:p w14:paraId="3CDE8517" w14:textId="77777777" w:rsidR="005C338F" w:rsidRPr="00606347" w:rsidRDefault="005C338F" w:rsidP="006549F7">
            <w:pPr>
              <w:spacing w:line="192" w:lineRule="auto"/>
            </w:pPr>
            <w:r w:rsidRPr="00606347">
              <w:rPr>
                <w:rFonts w:cs="Calibri"/>
                <w:color w:val="000000"/>
              </w:rPr>
              <w:tab/>
            </w:r>
            <w:r w:rsidRPr="00606347">
              <w:tab/>
            </w:r>
            <w:r w:rsidRPr="00606347">
              <w:tab/>
              <w:t xml:space="preserve"> Software system structures</w:t>
            </w:r>
          </w:p>
          <w:p w14:paraId="3FA4A417" w14:textId="77777777" w:rsidR="005C338F" w:rsidRPr="00606347" w:rsidRDefault="005C338F" w:rsidP="006549F7">
            <w:pPr>
              <w:spacing w:line="192" w:lineRule="auto"/>
            </w:pPr>
            <w:r w:rsidRPr="00606347">
              <w:tab/>
            </w:r>
            <w:r w:rsidRPr="00606347">
              <w:tab/>
            </w:r>
            <w:r w:rsidRPr="00606347">
              <w:tab/>
            </w:r>
            <w:r w:rsidRPr="00606347">
              <w:tab/>
              <w:t xml:space="preserve"> Software architectures</w:t>
            </w:r>
          </w:p>
          <w:p w14:paraId="2A37CCF1" w14:textId="77777777" w:rsidR="005C338F" w:rsidRPr="00606347" w:rsidRDefault="005C338F" w:rsidP="006549F7">
            <w:pPr>
              <w:spacing w:line="192" w:lineRule="auto"/>
            </w:pPr>
            <w:r w:rsidRPr="00606347">
              <w:tab/>
            </w:r>
            <w:r w:rsidRPr="00606347">
              <w:tab/>
            </w:r>
            <w:r w:rsidRPr="00606347">
              <w:tab/>
            </w:r>
            <w:r w:rsidRPr="00606347">
              <w:tab/>
              <w:t xml:space="preserve"> Software system models</w:t>
            </w:r>
          </w:p>
          <w:p w14:paraId="39BDF113" w14:textId="77777777" w:rsidR="005C338F" w:rsidRPr="00606347" w:rsidRDefault="005C338F" w:rsidP="006549F7">
            <w:pPr>
              <w:spacing w:line="192" w:lineRule="auto"/>
            </w:pPr>
            <w:r w:rsidRPr="00606347">
              <w:tab/>
            </w:r>
            <w:r w:rsidRPr="00606347">
              <w:tab/>
            </w:r>
            <w:r w:rsidRPr="00606347">
              <w:tab/>
            </w:r>
            <w:r w:rsidRPr="00606347">
              <w:tab/>
              <w:t xml:space="preserve"> Ultra-large-scale systems</w:t>
            </w:r>
          </w:p>
          <w:p w14:paraId="46D6303B" w14:textId="77777777" w:rsidR="005C338F" w:rsidRPr="00606347" w:rsidRDefault="005C338F" w:rsidP="006549F7">
            <w:pPr>
              <w:spacing w:line="192" w:lineRule="auto"/>
            </w:pPr>
            <w:r w:rsidRPr="00606347">
              <w:tab/>
            </w:r>
            <w:r w:rsidRPr="00606347">
              <w:tab/>
            </w:r>
            <w:r w:rsidRPr="00606347">
              <w:tab/>
            </w:r>
            <w:r w:rsidRPr="00606347">
              <w:tab/>
              <w:t xml:space="preserve"> Distributed systems organizing principles</w:t>
            </w:r>
          </w:p>
          <w:p w14:paraId="22052878" w14:textId="77777777" w:rsidR="005C338F" w:rsidRPr="00606347" w:rsidRDefault="005C338F" w:rsidP="006549F7">
            <w:pPr>
              <w:spacing w:line="192" w:lineRule="auto"/>
            </w:pPr>
            <w:r w:rsidRPr="00606347">
              <w:tab/>
            </w:r>
            <w:r w:rsidRPr="00606347">
              <w:tab/>
            </w:r>
            <w:r w:rsidRPr="00606347">
              <w:tab/>
            </w:r>
            <w:r w:rsidRPr="00606347">
              <w:tab/>
            </w:r>
            <w:r w:rsidRPr="00606347">
              <w:tab/>
              <w:t xml:space="preserve"> Cloud computing</w:t>
            </w:r>
          </w:p>
          <w:p w14:paraId="3AEE3FB0"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r>
            <w:r w:rsidRPr="00606347">
              <w:rPr>
                <w:rFonts w:cs="Calibri"/>
                <w:color w:val="000000"/>
              </w:rPr>
              <w:tab/>
            </w:r>
            <w:r w:rsidRPr="00606347">
              <w:rPr>
                <w:rFonts w:cs="Calibri"/>
                <w:color w:val="000000"/>
              </w:rPr>
              <w:tab/>
            </w:r>
            <w:r w:rsidRPr="00606347">
              <w:rPr>
                <w:rFonts w:cs="Calibri"/>
                <w:color w:val="000000"/>
              </w:rPr>
              <w:tab/>
              <w:t xml:space="preserve"> Grid computing</w:t>
            </w:r>
          </w:p>
          <w:p w14:paraId="610E1056" w14:textId="77777777" w:rsidR="005C338F" w:rsidRPr="00606347" w:rsidRDefault="005C338F" w:rsidP="006549F7">
            <w:pPr>
              <w:spacing w:line="192" w:lineRule="auto"/>
            </w:pPr>
            <w:r w:rsidRPr="00606347">
              <w:tab/>
            </w:r>
            <w:r w:rsidRPr="00606347">
              <w:tab/>
            </w:r>
            <w:r w:rsidRPr="00606347">
              <w:tab/>
            </w:r>
            <w:r w:rsidRPr="00606347">
              <w:tab/>
              <w:t xml:space="preserve"> Abstraction, modeling and modularity</w:t>
            </w:r>
          </w:p>
          <w:p w14:paraId="7395A56E"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r>
            <w:r w:rsidRPr="00606347">
              <w:rPr>
                <w:rFonts w:cs="Calibri"/>
                <w:color w:val="000000"/>
              </w:rPr>
              <w:tab/>
            </w:r>
            <w:r w:rsidRPr="00606347">
              <w:rPr>
                <w:rFonts w:cs="Calibri"/>
                <w:color w:val="000000"/>
              </w:rPr>
              <w:tab/>
              <w:t xml:space="preserve"> Real-time systems software</w:t>
            </w:r>
          </w:p>
          <w:p w14:paraId="4EF86645" w14:textId="77777777" w:rsidR="005C338F" w:rsidRPr="00606347" w:rsidRDefault="005C338F" w:rsidP="006549F7">
            <w:pPr>
              <w:spacing w:line="192" w:lineRule="auto"/>
            </w:pPr>
            <w:r w:rsidRPr="00606347">
              <w:tab/>
            </w:r>
            <w:r w:rsidRPr="00606347">
              <w:tab/>
              <w:t>Software notations and tools</w:t>
            </w:r>
          </w:p>
          <w:p w14:paraId="2A7841E7" w14:textId="77777777" w:rsidR="005C338F" w:rsidRPr="00606347" w:rsidRDefault="005C338F" w:rsidP="006549F7">
            <w:pPr>
              <w:spacing w:line="192" w:lineRule="auto"/>
            </w:pPr>
            <w:r w:rsidRPr="00606347">
              <w:tab/>
            </w:r>
            <w:r w:rsidRPr="00606347">
              <w:tab/>
            </w:r>
            <w:r w:rsidRPr="00606347">
              <w:tab/>
              <w:t xml:space="preserve"> General programming languages</w:t>
            </w:r>
          </w:p>
          <w:p w14:paraId="628516C7" w14:textId="77777777" w:rsidR="005C338F" w:rsidRPr="00606347" w:rsidRDefault="005C338F" w:rsidP="006549F7">
            <w:pPr>
              <w:spacing w:line="192" w:lineRule="auto"/>
            </w:pPr>
            <w:r w:rsidRPr="00606347">
              <w:tab/>
            </w:r>
            <w:r w:rsidRPr="00606347">
              <w:tab/>
              <w:t>Software creation and management</w:t>
            </w:r>
          </w:p>
        </w:tc>
      </w:tr>
      <w:tr w:rsidR="005C338F" w:rsidRPr="00606347" w14:paraId="40BD8871" w14:textId="77777777" w:rsidTr="006549F7">
        <w:trPr>
          <w:jc w:val="center"/>
        </w:trPr>
        <w:tc>
          <w:tcPr>
            <w:tcW w:w="2126" w:type="dxa"/>
          </w:tcPr>
          <w:p w14:paraId="58D03E3E" w14:textId="77777777" w:rsidR="005C338F" w:rsidRPr="00606347" w:rsidRDefault="005C338F" w:rsidP="006549F7">
            <w:pPr>
              <w:spacing w:line="192" w:lineRule="auto"/>
            </w:pPr>
            <w:r w:rsidRPr="00606347">
              <w:t>Data Science Engineering (DSE</w:t>
            </w:r>
            <w:r>
              <w:t>NG</w:t>
            </w:r>
            <w:r w:rsidRPr="00606347">
              <w:t>)</w:t>
            </w:r>
          </w:p>
        </w:tc>
        <w:tc>
          <w:tcPr>
            <w:tcW w:w="6944" w:type="dxa"/>
          </w:tcPr>
          <w:p w14:paraId="47F0A8DD" w14:textId="77777777" w:rsidR="005C338F" w:rsidRPr="00606347" w:rsidRDefault="005C338F" w:rsidP="006549F7">
            <w:pPr>
              <w:spacing w:line="192" w:lineRule="auto"/>
            </w:pPr>
            <w:r w:rsidRPr="00606347">
              <w:t>Computing methodologies</w:t>
            </w:r>
          </w:p>
          <w:p w14:paraId="768B060A" w14:textId="77777777" w:rsidR="005C338F" w:rsidRPr="00606347" w:rsidRDefault="005C338F" w:rsidP="006549F7">
            <w:pPr>
              <w:spacing w:line="192" w:lineRule="auto"/>
            </w:pPr>
            <w:r w:rsidRPr="00606347">
              <w:tab/>
            </w:r>
            <w:r w:rsidRPr="00606347">
              <w:tab/>
              <w:t>Modeling and simulation</w:t>
            </w:r>
          </w:p>
          <w:p w14:paraId="4E73B314" w14:textId="77777777" w:rsidR="005C338F" w:rsidRPr="00606347" w:rsidRDefault="005C338F" w:rsidP="006549F7">
            <w:pPr>
              <w:spacing w:line="192" w:lineRule="auto"/>
            </w:pPr>
            <w:r w:rsidRPr="00606347">
              <w:tab/>
            </w:r>
            <w:r w:rsidRPr="00606347">
              <w:tab/>
            </w:r>
            <w:r w:rsidRPr="00606347">
              <w:tab/>
              <w:t xml:space="preserve"> Model development and analysis</w:t>
            </w:r>
          </w:p>
          <w:p w14:paraId="47A9F370" w14:textId="77777777" w:rsidR="005C338F" w:rsidRPr="00606347" w:rsidRDefault="005C338F" w:rsidP="006549F7">
            <w:pPr>
              <w:spacing w:line="192" w:lineRule="auto"/>
            </w:pPr>
            <w:r w:rsidRPr="00606347">
              <w:tab/>
            </w:r>
            <w:r w:rsidRPr="00606347">
              <w:tab/>
            </w:r>
            <w:r w:rsidRPr="00606347">
              <w:tab/>
              <w:t xml:space="preserve"> Simulation theory</w:t>
            </w:r>
          </w:p>
          <w:p w14:paraId="5DECDC1D" w14:textId="77777777" w:rsidR="005C338F" w:rsidRPr="00606347" w:rsidRDefault="005C338F" w:rsidP="006549F7">
            <w:pPr>
              <w:spacing w:line="192" w:lineRule="auto"/>
            </w:pPr>
            <w:r w:rsidRPr="00606347">
              <w:tab/>
            </w:r>
            <w:r w:rsidRPr="00606347">
              <w:tab/>
            </w:r>
            <w:r w:rsidRPr="00606347">
              <w:tab/>
              <w:t xml:space="preserve"> Simulation types and techniques</w:t>
            </w:r>
          </w:p>
          <w:p w14:paraId="62C528DD" w14:textId="77777777" w:rsidR="005C338F" w:rsidRPr="00606347" w:rsidRDefault="005C338F" w:rsidP="006549F7">
            <w:pPr>
              <w:spacing w:line="192" w:lineRule="auto"/>
            </w:pPr>
            <w:r w:rsidRPr="00606347">
              <w:tab/>
            </w:r>
            <w:r w:rsidRPr="00606347">
              <w:tab/>
            </w:r>
            <w:r w:rsidRPr="00606347">
              <w:tab/>
              <w:t xml:space="preserve"> Simulation support systems</w:t>
            </w:r>
          </w:p>
        </w:tc>
      </w:tr>
      <w:tr w:rsidR="005C338F" w:rsidRPr="00606347" w14:paraId="5FD18A7E" w14:textId="77777777" w:rsidTr="006549F7">
        <w:trPr>
          <w:jc w:val="center"/>
        </w:trPr>
        <w:tc>
          <w:tcPr>
            <w:tcW w:w="2126" w:type="dxa"/>
          </w:tcPr>
          <w:p w14:paraId="42282EF1" w14:textId="77777777" w:rsidR="005C338F" w:rsidRPr="00606347" w:rsidRDefault="005C338F" w:rsidP="006549F7">
            <w:pPr>
              <w:spacing w:line="192" w:lineRule="auto"/>
            </w:pPr>
            <w:r w:rsidRPr="00606347">
              <w:t>Data Science Engineering (DSE</w:t>
            </w:r>
            <w:r>
              <w:t>NG</w:t>
            </w:r>
            <w:r w:rsidRPr="00606347">
              <w:t>)</w:t>
            </w:r>
          </w:p>
        </w:tc>
        <w:tc>
          <w:tcPr>
            <w:tcW w:w="6944" w:type="dxa"/>
          </w:tcPr>
          <w:p w14:paraId="1A9DAFDD" w14:textId="77777777" w:rsidR="005C338F" w:rsidRPr="00606347" w:rsidRDefault="005C338F" w:rsidP="006549F7">
            <w:pPr>
              <w:tabs>
                <w:tab w:val="center" w:pos="3364"/>
              </w:tabs>
              <w:spacing w:line="192" w:lineRule="auto"/>
            </w:pPr>
            <w:r w:rsidRPr="00606347">
              <w:t>Information systems</w:t>
            </w:r>
            <w:r w:rsidRPr="00606347">
              <w:tab/>
            </w:r>
          </w:p>
          <w:p w14:paraId="2E7082BC" w14:textId="77777777" w:rsidR="005C338F" w:rsidRPr="00606347" w:rsidRDefault="005C338F" w:rsidP="006549F7">
            <w:pPr>
              <w:spacing w:line="192" w:lineRule="auto"/>
            </w:pPr>
            <w:r w:rsidRPr="00606347">
              <w:tab/>
            </w:r>
            <w:r w:rsidRPr="00606347">
              <w:tab/>
              <w:t>Information storage systems</w:t>
            </w:r>
          </w:p>
          <w:p w14:paraId="2D542AC8" w14:textId="77777777" w:rsidR="005C338F" w:rsidRPr="00606347" w:rsidRDefault="005C338F" w:rsidP="006549F7">
            <w:pPr>
              <w:spacing w:line="192" w:lineRule="auto"/>
            </w:pPr>
            <w:r w:rsidRPr="00606347">
              <w:tab/>
            </w:r>
            <w:r w:rsidRPr="00606347">
              <w:tab/>
              <w:t>Information systems applications</w:t>
            </w:r>
          </w:p>
          <w:p w14:paraId="10FA153F" w14:textId="77777777" w:rsidR="005C338F" w:rsidRPr="00606347" w:rsidRDefault="005C338F" w:rsidP="006549F7">
            <w:pPr>
              <w:spacing w:line="192" w:lineRule="auto"/>
            </w:pPr>
            <w:r w:rsidRPr="00606347">
              <w:tab/>
            </w:r>
            <w:r w:rsidRPr="00606347">
              <w:tab/>
            </w:r>
            <w:r w:rsidRPr="00606347">
              <w:tab/>
              <w:t xml:space="preserve"> Enterprise information systems</w:t>
            </w:r>
          </w:p>
          <w:p w14:paraId="650DDC83" w14:textId="77777777" w:rsidR="005C338F" w:rsidRPr="00606347" w:rsidRDefault="005C338F" w:rsidP="006549F7">
            <w:pPr>
              <w:spacing w:line="192" w:lineRule="auto"/>
            </w:pPr>
            <w:r w:rsidRPr="00606347">
              <w:tab/>
            </w:r>
            <w:r w:rsidRPr="00606347">
              <w:tab/>
            </w:r>
            <w:r w:rsidRPr="00606347">
              <w:tab/>
              <w:t xml:space="preserve"> Collaborative and social computing systems and tools</w:t>
            </w:r>
          </w:p>
        </w:tc>
      </w:tr>
      <w:tr w:rsidR="005C338F" w:rsidRPr="00606347" w14:paraId="76F1EED5" w14:textId="77777777" w:rsidTr="006549F7">
        <w:trPr>
          <w:jc w:val="center"/>
        </w:trPr>
        <w:tc>
          <w:tcPr>
            <w:tcW w:w="2126" w:type="dxa"/>
          </w:tcPr>
          <w:p w14:paraId="04BAFC1D" w14:textId="77777777" w:rsidR="005C338F" w:rsidRPr="00606347" w:rsidRDefault="005C338F" w:rsidP="006549F7">
            <w:pPr>
              <w:spacing w:line="192" w:lineRule="auto"/>
            </w:pPr>
            <w:r w:rsidRPr="00606347">
              <w:t>Data Science Engineering (DSE</w:t>
            </w:r>
            <w:r>
              <w:t>NG</w:t>
            </w:r>
            <w:r w:rsidRPr="00606347">
              <w:t>)</w:t>
            </w:r>
          </w:p>
          <w:p w14:paraId="14668D13" w14:textId="77777777" w:rsidR="005C338F" w:rsidRPr="00606347" w:rsidRDefault="005C338F" w:rsidP="006549F7">
            <w:pPr>
              <w:spacing w:line="192" w:lineRule="auto"/>
            </w:pPr>
          </w:p>
          <w:p w14:paraId="3D3ECFA5" w14:textId="77777777" w:rsidR="005C338F" w:rsidRPr="00606347" w:rsidRDefault="005C338F" w:rsidP="006549F7">
            <w:pPr>
              <w:spacing w:line="192" w:lineRule="auto"/>
            </w:pPr>
            <w:r w:rsidRPr="00606347">
              <w:t>EXTENSION POINT</w:t>
            </w:r>
          </w:p>
          <w:p w14:paraId="2DB0BA32" w14:textId="77777777" w:rsidR="005C338F" w:rsidRPr="00606347" w:rsidRDefault="005C338F" w:rsidP="006549F7">
            <w:pPr>
              <w:spacing w:line="192" w:lineRule="auto"/>
            </w:pPr>
          </w:p>
        </w:tc>
        <w:tc>
          <w:tcPr>
            <w:tcW w:w="6944" w:type="dxa"/>
          </w:tcPr>
          <w:p w14:paraId="6FE3CE0D" w14:textId="77777777" w:rsidR="005C338F" w:rsidRPr="00606347" w:rsidRDefault="005C338F" w:rsidP="006549F7">
            <w:pPr>
              <w:spacing w:line="192" w:lineRule="auto"/>
            </w:pPr>
            <w:r w:rsidRPr="00606347">
              <w:t>Software and its engineering</w:t>
            </w:r>
          </w:p>
          <w:p w14:paraId="1164CA47" w14:textId="77777777" w:rsidR="005C338F" w:rsidRPr="00606347" w:rsidRDefault="005C338F" w:rsidP="006549F7">
            <w:pPr>
              <w:spacing w:line="192" w:lineRule="auto"/>
            </w:pPr>
            <w:r w:rsidRPr="00606347">
              <w:rPr>
                <w:rFonts w:cs="Calibri"/>
                <w:color w:val="000000"/>
              </w:rPr>
              <w:tab/>
            </w:r>
            <w:r w:rsidRPr="00606347">
              <w:tab/>
              <w:t>Software organization and properties</w:t>
            </w:r>
          </w:p>
          <w:p w14:paraId="62B0BB84" w14:textId="77777777" w:rsidR="005C338F" w:rsidRPr="00606347" w:rsidRDefault="005C338F" w:rsidP="006549F7">
            <w:pPr>
              <w:spacing w:line="192" w:lineRule="auto"/>
            </w:pPr>
            <w:r w:rsidRPr="00606347">
              <w:tab/>
            </w:r>
            <w:r w:rsidRPr="00606347">
              <w:tab/>
            </w:r>
            <w:r w:rsidRPr="00606347">
              <w:tab/>
            </w:r>
            <w:r w:rsidRPr="00606347">
              <w:rPr>
                <w:rFonts w:cs="Calibri"/>
                <w:color w:val="000000"/>
              </w:rPr>
              <w:t>DSE Extension point: Big Data applications design</w:t>
            </w:r>
          </w:p>
          <w:p w14:paraId="311699DC" w14:textId="77777777" w:rsidR="005C338F" w:rsidRPr="00606347" w:rsidRDefault="005C338F" w:rsidP="006549F7">
            <w:pPr>
              <w:spacing w:line="192" w:lineRule="auto"/>
            </w:pPr>
            <w:r w:rsidRPr="00606347">
              <w:tab/>
            </w:r>
            <w:r w:rsidRPr="00606347">
              <w:tab/>
            </w:r>
            <w:r w:rsidRPr="00606347">
              <w:tab/>
              <w:t>Data Analytics programming languages</w:t>
            </w:r>
          </w:p>
          <w:p w14:paraId="4B195DC5" w14:textId="77777777" w:rsidR="005C338F" w:rsidRPr="00606347" w:rsidRDefault="005C338F" w:rsidP="006549F7">
            <w:pPr>
              <w:spacing w:line="192" w:lineRule="auto"/>
            </w:pPr>
            <w:r w:rsidRPr="00606347">
              <w:t>Information systems</w:t>
            </w:r>
          </w:p>
          <w:p w14:paraId="272F2808"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t>DSE Extension point: Big Data and cloud based systems design</w:t>
            </w:r>
          </w:p>
          <w:p w14:paraId="571F9019" w14:textId="77777777" w:rsidR="005C338F" w:rsidRPr="00606347" w:rsidRDefault="005C338F" w:rsidP="006549F7">
            <w:pPr>
              <w:spacing w:line="192" w:lineRule="auto"/>
              <w:rPr>
                <w:rFonts w:cs="Calibri"/>
                <w:color w:val="000000"/>
              </w:rPr>
            </w:pPr>
            <w:r w:rsidRPr="00606347">
              <w:rPr>
                <w:rFonts w:cs="Calibri"/>
                <w:color w:val="000000"/>
              </w:rPr>
              <w:tab/>
            </w:r>
            <w:r w:rsidRPr="00606347">
              <w:rPr>
                <w:rFonts w:cs="Calibri"/>
                <w:color w:val="000000"/>
              </w:rPr>
              <w:tab/>
              <w:t>Information systems applications</w:t>
            </w:r>
          </w:p>
          <w:p w14:paraId="70E7FD13" w14:textId="77777777" w:rsidR="005C338F" w:rsidRPr="00606347" w:rsidRDefault="005C338F" w:rsidP="006549F7">
            <w:pPr>
              <w:spacing w:line="192" w:lineRule="auto"/>
            </w:pPr>
            <w:r w:rsidRPr="00606347">
              <w:tab/>
            </w:r>
            <w:r w:rsidRPr="00606347">
              <w:tab/>
            </w:r>
            <w:r w:rsidRPr="00606347">
              <w:tab/>
            </w:r>
            <w:r w:rsidRPr="00606347">
              <w:rPr>
                <w:rFonts w:cs="Calibri"/>
                <w:color w:val="000000"/>
              </w:rPr>
              <w:t>DSA Extension point: Big Data applications</w:t>
            </w:r>
          </w:p>
          <w:p w14:paraId="0EE4B49F" w14:textId="77777777" w:rsidR="005C338F" w:rsidRPr="00606347" w:rsidRDefault="005C338F" w:rsidP="006549F7">
            <w:pPr>
              <w:spacing w:line="192" w:lineRule="auto"/>
            </w:pPr>
            <w:r w:rsidRPr="00606347">
              <w:tab/>
            </w:r>
            <w:r w:rsidRPr="00606347">
              <w:tab/>
            </w:r>
            <w:r w:rsidRPr="00606347">
              <w:tab/>
            </w:r>
            <w:r w:rsidRPr="00606347">
              <w:rPr>
                <w:rFonts w:cs="Calibri"/>
                <w:color w:val="000000"/>
              </w:rPr>
              <w:t>DSA Extension point: Doman specific Data applications</w:t>
            </w:r>
          </w:p>
        </w:tc>
      </w:tr>
      <w:tr w:rsidR="005C338F" w:rsidRPr="00606347" w14:paraId="245F9DE3" w14:textId="77777777" w:rsidTr="006549F7">
        <w:trPr>
          <w:jc w:val="center"/>
        </w:trPr>
        <w:tc>
          <w:tcPr>
            <w:tcW w:w="2126" w:type="dxa"/>
          </w:tcPr>
          <w:p w14:paraId="3A644EA0" w14:textId="77777777" w:rsidR="005C338F" w:rsidRPr="00606347" w:rsidRDefault="005C338F" w:rsidP="006549F7">
            <w:pPr>
              <w:spacing w:line="192" w:lineRule="auto"/>
            </w:pPr>
            <w:r w:rsidRPr="00606347">
              <w:t xml:space="preserve">DS Domain Knowledge </w:t>
            </w:r>
            <w:r>
              <w:t>(DSDK)</w:t>
            </w:r>
          </w:p>
          <w:p w14:paraId="352923AC" w14:textId="77777777" w:rsidR="005C338F" w:rsidRPr="00606347" w:rsidRDefault="005C338F" w:rsidP="006549F7">
            <w:pPr>
              <w:spacing w:line="192" w:lineRule="auto"/>
            </w:pPr>
          </w:p>
          <w:p w14:paraId="064A4545" w14:textId="77777777" w:rsidR="005C338F" w:rsidRPr="00606347" w:rsidRDefault="005C338F" w:rsidP="006549F7">
            <w:pPr>
              <w:spacing w:line="192" w:lineRule="auto"/>
            </w:pPr>
            <w:r w:rsidRPr="00606347">
              <w:t>EXTENSION POINT</w:t>
            </w:r>
          </w:p>
        </w:tc>
        <w:tc>
          <w:tcPr>
            <w:tcW w:w="6944" w:type="dxa"/>
          </w:tcPr>
          <w:p w14:paraId="6A501BFD" w14:textId="77777777" w:rsidR="005C338F" w:rsidRPr="00606347" w:rsidRDefault="005C338F" w:rsidP="006549F7">
            <w:pPr>
              <w:spacing w:line="192" w:lineRule="auto"/>
            </w:pPr>
            <w:r w:rsidRPr="00606347">
              <w:t>Applied computing</w:t>
            </w:r>
          </w:p>
          <w:p w14:paraId="1E4EB465" w14:textId="77777777" w:rsidR="005C338F" w:rsidRPr="00606347" w:rsidRDefault="005C338F" w:rsidP="006549F7">
            <w:pPr>
              <w:spacing w:line="192" w:lineRule="auto"/>
            </w:pPr>
            <w:r w:rsidRPr="00606347">
              <w:tab/>
            </w:r>
            <w:r w:rsidRPr="00606347">
              <w:tab/>
              <w:t xml:space="preserve"> Physical sciences and engineering</w:t>
            </w:r>
          </w:p>
          <w:p w14:paraId="4C6B475B" w14:textId="77777777" w:rsidR="005C338F" w:rsidRPr="00606347" w:rsidRDefault="005C338F" w:rsidP="006549F7">
            <w:pPr>
              <w:spacing w:line="192" w:lineRule="auto"/>
            </w:pPr>
            <w:r w:rsidRPr="00606347">
              <w:tab/>
            </w:r>
            <w:r w:rsidRPr="00606347">
              <w:tab/>
              <w:t xml:space="preserve"> Life and medical sciences</w:t>
            </w:r>
          </w:p>
          <w:p w14:paraId="4A9D3E88" w14:textId="77777777" w:rsidR="005C338F" w:rsidRPr="00606347" w:rsidRDefault="005C338F" w:rsidP="006549F7">
            <w:pPr>
              <w:spacing w:line="192" w:lineRule="auto"/>
            </w:pPr>
            <w:r w:rsidRPr="00606347">
              <w:tab/>
            </w:r>
            <w:r w:rsidRPr="00606347">
              <w:tab/>
              <w:t xml:space="preserve"> Law, social and behavioral sciences</w:t>
            </w:r>
          </w:p>
          <w:p w14:paraId="0D74C465" w14:textId="77777777" w:rsidR="005C338F" w:rsidRPr="00606347" w:rsidRDefault="005C338F" w:rsidP="006549F7">
            <w:pPr>
              <w:spacing w:line="192" w:lineRule="auto"/>
            </w:pPr>
            <w:r w:rsidRPr="00606347">
              <w:tab/>
            </w:r>
            <w:r w:rsidRPr="00606347">
              <w:tab/>
              <w:t xml:space="preserve"> Computer forensics</w:t>
            </w:r>
          </w:p>
          <w:p w14:paraId="539F1A20" w14:textId="77777777" w:rsidR="005C338F" w:rsidRPr="00606347" w:rsidRDefault="005C338F" w:rsidP="006549F7">
            <w:pPr>
              <w:spacing w:line="192" w:lineRule="auto"/>
            </w:pPr>
            <w:r w:rsidRPr="00606347">
              <w:tab/>
            </w:r>
            <w:r w:rsidRPr="00606347">
              <w:tab/>
              <w:t xml:space="preserve"> Arts and humanities</w:t>
            </w:r>
          </w:p>
          <w:p w14:paraId="19BA29C0" w14:textId="77777777" w:rsidR="005C338F" w:rsidRPr="00606347" w:rsidRDefault="005C338F" w:rsidP="006549F7">
            <w:pPr>
              <w:spacing w:line="192" w:lineRule="auto"/>
            </w:pPr>
            <w:r w:rsidRPr="00606347">
              <w:tab/>
            </w:r>
            <w:r w:rsidRPr="00606347">
              <w:tab/>
              <w:t xml:space="preserve"> Computers in other domains</w:t>
            </w:r>
          </w:p>
          <w:p w14:paraId="15E0625A" w14:textId="77777777" w:rsidR="005C338F" w:rsidRPr="00606347" w:rsidRDefault="005C338F" w:rsidP="006549F7">
            <w:pPr>
              <w:spacing w:line="192" w:lineRule="auto"/>
            </w:pPr>
            <w:r w:rsidRPr="00606347">
              <w:tab/>
            </w:r>
            <w:r w:rsidRPr="00606347">
              <w:tab/>
              <w:t xml:space="preserve"> Operations research</w:t>
            </w:r>
          </w:p>
          <w:p w14:paraId="5C29C1A1" w14:textId="77777777" w:rsidR="005C338F" w:rsidRPr="00606347" w:rsidRDefault="005C338F" w:rsidP="006549F7">
            <w:pPr>
              <w:spacing w:line="192" w:lineRule="auto"/>
            </w:pPr>
            <w:r w:rsidRPr="00606347">
              <w:tab/>
            </w:r>
            <w:r w:rsidRPr="00606347">
              <w:tab/>
              <w:t xml:space="preserve"> Education</w:t>
            </w:r>
          </w:p>
          <w:p w14:paraId="48F61A66" w14:textId="77777777" w:rsidR="005C338F" w:rsidRPr="00606347" w:rsidRDefault="005C338F" w:rsidP="006549F7">
            <w:pPr>
              <w:spacing w:line="192" w:lineRule="auto"/>
            </w:pPr>
            <w:r w:rsidRPr="00606347">
              <w:tab/>
            </w:r>
            <w:r w:rsidRPr="00606347">
              <w:tab/>
              <w:t xml:space="preserve"> Document management and text processing</w:t>
            </w:r>
          </w:p>
        </w:tc>
      </w:tr>
    </w:tbl>
    <w:p w14:paraId="0338D759" w14:textId="77777777" w:rsidR="005C338F" w:rsidRPr="00606347" w:rsidRDefault="005C338F" w:rsidP="005C338F"/>
    <w:p w14:paraId="36AA288E" w14:textId="77777777" w:rsidR="005C338F" w:rsidRDefault="005C338F" w:rsidP="005C338F">
      <w:r w:rsidRPr="00606347">
        <w:t xml:space="preserve">*) </w:t>
      </w:r>
      <w:r>
        <w:t>All Acronyms for classification groups and DS-BoK Knowledge Area Groups are brought in accordance to CF-DS-competence groups</w:t>
      </w:r>
    </w:p>
    <w:p w14:paraId="38E2A468" w14:textId="77777777" w:rsidR="005C338F" w:rsidRPr="00606347" w:rsidRDefault="005C338F" w:rsidP="005C338F">
      <w:r>
        <w:t xml:space="preserve">**) </w:t>
      </w:r>
      <w:r w:rsidRPr="00606347">
        <w:t>Due to important role of the Internet and networking technologies, basic knowledge about networks are required. However, as a technology domain, Networks knowledge area group should be considered as a domain specific knowledge area in the general Data Science competences and knowledge definition.</w:t>
      </w:r>
    </w:p>
    <w:p w14:paraId="69CA0BEF" w14:textId="77777777" w:rsidR="005C338F" w:rsidRPr="00606347" w:rsidRDefault="005C338F" w:rsidP="005C338F"/>
    <w:p w14:paraId="767345B6" w14:textId="09057F31" w:rsidR="005C338F" w:rsidRDefault="005C338F" w:rsidP="005C338F">
      <w:pPr>
        <w:pStyle w:val="Heading1"/>
        <w:numPr>
          <w:ilvl w:val="0"/>
          <w:numId w:val="0"/>
        </w:numPr>
        <w:ind w:left="432" w:hanging="432"/>
      </w:pPr>
      <w:bookmarkStart w:id="175" w:name="_Ref459037474"/>
      <w:bookmarkStart w:id="176" w:name="_Toc460413796"/>
      <w:bookmarkStart w:id="177" w:name="_Toc487818175"/>
      <w:r>
        <w:t xml:space="preserve">Appendix </w:t>
      </w:r>
      <w:r w:rsidR="00CB79D5">
        <w:t>C</w:t>
      </w:r>
      <w:r>
        <w:t>. Example ECTS points assignment to different Data Science Professional groups</w:t>
      </w:r>
      <w:bookmarkEnd w:id="175"/>
      <w:bookmarkEnd w:id="176"/>
      <w:bookmarkEnd w:id="177"/>
    </w:p>
    <w:p w14:paraId="3F465A04" w14:textId="77777777" w:rsidR="005C338F" w:rsidRDefault="005C338F" w:rsidP="005C338F"/>
    <w:p w14:paraId="08F831E2" w14:textId="4645B3A0" w:rsidR="005C338F" w:rsidRPr="00BA4ECA" w:rsidRDefault="005C338F" w:rsidP="005C338F">
      <w:pPr>
        <w:pStyle w:val="Caption"/>
        <w:jc w:val="center"/>
        <w:rPr>
          <w:lang w:val="en-US"/>
        </w:rPr>
      </w:pPr>
      <w:bookmarkStart w:id="178" w:name="_Toc460413817"/>
      <w:r w:rsidRPr="00BA4ECA">
        <w:rPr>
          <w:lang w:val="en-US"/>
        </w:rPr>
        <w:t xml:space="preserve">Table </w:t>
      </w:r>
      <w:r w:rsidR="000A5FC7">
        <w:rPr>
          <w:lang w:val="en-US"/>
        </w:rPr>
        <w:t>C</w:t>
      </w:r>
      <w:r w:rsidR="005E3CED">
        <w:rPr>
          <w:lang w:val="en-US"/>
        </w:rPr>
        <w:t>.1.</w:t>
      </w:r>
      <w:r w:rsidRPr="00BA4ECA">
        <w:rPr>
          <w:lang w:val="en-US"/>
        </w:rPr>
        <w:t xml:space="preserve"> Distribution of ECTS credit points between specific learning outcomes for profiles DSP01-03</w:t>
      </w:r>
      <w:bookmarkEnd w:id="178"/>
    </w:p>
    <w:p w14:paraId="349E6A31" w14:textId="77777777" w:rsidR="005C338F" w:rsidRPr="00AD4199" w:rsidRDefault="005C338F" w:rsidP="005C338F"/>
    <w:tbl>
      <w:tblPr>
        <w:tblW w:w="92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8"/>
        <w:gridCol w:w="3599"/>
        <w:gridCol w:w="850"/>
        <w:gridCol w:w="851"/>
        <w:gridCol w:w="850"/>
        <w:gridCol w:w="851"/>
        <w:gridCol w:w="709"/>
        <w:gridCol w:w="802"/>
      </w:tblGrid>
      <w:tr w:rsidR="005C338F" w:rsidRPr="00606347" w14:paraId="13F0B6AC" w14:textId="77777777" w:rsidTr="006549F7">
        <w:trPr>
          <w:trHeight w:val="288"/>
          <w:tblHeader/>
          <w:jc w:val="center"/>
        </w:trPr>
        <w:tc>
          <w:tcPr>
            <w:tcW w:w="748" w:type="dxa"/>
            <w:vMerge w:val="restart"/>
            <w:shd w:val="clear" w:color="auto" w:fill="EEECE1" w:themeFill="background2"/>
            <w:hideMark/>
          </w:tcPr>
          <w:p w14:paraId="3C5CB164" w14:textId="77777777" w:rsidR="005C338F" w:rsidRPr="00606347" w:rsidRDefault="005C338F" w:rsidP="006549F7">
            <w:pPr>
              <w:rPr>
                <w:color w:val="000000"/>
                <w:sz w:val="18"/>
                <w:szCs w:val="18"/>
              </w:rPr>
            </w:pPr>
            <w:r w:rsidRPr="00606347">
              <w:rPr>
                <w:color w:val="000000"/>
                <w:sz w:val="18"/>
                <w:szCs w:val="18"/>
              </w:rPr>
              <w:t>LO ID</w:t>
            </w:r>
          </w:p>
        </w:tc>
        <w:tc>
          <w:tcPr>
            <w:tcW w:w="3599" w:type="dxa"/>
            <w:vMerge w:val="restart"/>
            <w:shd w:val="clear" w:color="auto" w:fill="EEECE1" w:themeFill="background2"/>
            <w:noWrap/>
            <w:hideMark/>
          </w:tcPr>
          <w:p w14:paraId="4B0E3021" w14:textId="77777777" w:rsidR="005C338F" w:rsidRPr="00606347" w:rsidRDefault="005C338F" w:rsidP="006549F7">
            <w:pPr>
              <w:rPr>
                <w:color w:val="000000"/>
                <w:sz w:val="18"/>
                <w:szCs w:val="18"/>
              </w:rPr>
            </w:pPr>
            <w:r w:rsidRPr="00606347">
              <w:rPr>
                <w:bCs/>
                <w:color w:val="000000"/>
                <w:sz w:val="18"/>
                <w:szCs w:val="18"/>
              </w:rPr>
              <w:t>Data Science Competence</w:t>
            </w:r>
          </w:p>
          <w:p w14:paraId="7A5943EB" w14:textId="77777777" w:rsidR="005C338F" w:rsidRPr="00606347" w:rsidRDefault="005C338F" w:rsidP="006549F7">
            <w:pPr>
              <w:rPr>
                <w:sz w:val="18"/>
                <w:szCs w:val="18"/>
              </w:rPr>
            </w:pPr>
          </w:p>
        </w:tc>
        <w:tc>
          <w:tcPr>
            <w:tcW w:w="4913" w:type="dxa"/>
            <w:gridSpan w:val="6"/>
            <w:shd w:val="clear" w:color="auto" w:fill="EEECE1" w:themeFill="background2"/>
            <w:noWrap/>
            <w:hideMark/>
          </w:tcPr>
          <w:p w14:paraId="4D8F77B8" w14:textId="77777777" w:rsidR="005C338F" w:rsidRPr="00606347" w:rsidRDefault="005C338F" w:rsidP="006549F7">
            <w:pPr>
              <w:rPr>
                <w:color w:val="000000"/>
                <w:sz w:val="18"/>
                <w:szCs w:val="18"/>
              </w:rPr>
            </w:pPr>
            <w:r>
              <w:rPr>
                <w:color w:val="000000"/>
                <w:sz w:val="18"/>
                <w:szCs w:val="18"/>
              </w:rPr>
              <w:t>ECTS credit points</w:t>
            </w:r>
            <w:r w:rsidRPr="00606347">
              <w:rPr>
                <w:color w:val="000000"/>
                <w:sz w:val="18"/>
                <w:szCs w:val="18"/>
              </w:rPr>
              <w:t xml:space="preserve"> by Knowledge levels</w:t>
            </w:r>
            <w:r>
              <w:rPr>
                <w:color w:val="000000"/>
                <w:sz w:val="18"/>
                <w:szCs w:val="18"/>
              </w:rPr>
              <w:t>.</w:t>
            </w:r>
          </w:p>
        </w:tc>
      </w:tr>
      <w:tr w:rsidR="005C338F" w:rsidRPr="00606347" w14:paraId="60B2B73A" w14:textId="77777777" w:rsidTr="006549F7">
        <w:trPr>
          <w:trHeight w:val="229"/>
          <w:tblHeader/>
          <w:jc w:val="center"/>
        </w:trPr>
        <w:tc>
          <w:tcPr>
            <w:tcW w:w="748" w:type="dxa"/>
            <w:vMerge/>
            <w:shd w:val="clear" w:color="auto" w:fill="EEECE1" w:themeFill="background2"/>
            <w:hideMark/>
          </w:tcPr>
          <w:p w14:paraId="149C9C62" w14:textId="77777777" w:rsidR="005C338F" w:rsidRPr="00606347" w:rsidRDefault="005C338F" w:rsidP="006549F7">
            <w:pPr>
              <w:rPr>
                <w:color w:val="000000"/>
                <w:sz w:val="18"/>
                <w:szCs w:val="18"/>
              </w:rPr>
            </w:pPr>
          </w:p>
        </w:tc>
        <w:tc>
          <w:tcPr>
            <w:tcW w:w="3599" w:type="dxa"/>
            <w:vMerge/>
            <w:shd w:val="clear" w:color="auto" w:fill="EEECE1" w:themeFill="background2"/>
            <w:noWrap/>
            <w:hideMark/>
          </w:tcPr>
          <w:p w14:paraId="57282268" w14:textId="77777777" w:rsidR="005C338F" w:rsidRPr="00606347" w:rsidRDefault="005C338F" w:rsidP="006549F7">
            <w:pPr>
              <w:rPr>
                <w:b/>
                <w:bCs/>
                <w:color w:val="000000"/>
                <w:sz w:val="18"/>
                <w:szCs w:val="18"/>
              </w:rPr>
            </w:pPr>
          </w:p>
        </w:tc>
        <w:tc>
          <w:tcPr>
            <w:tcW w:w="1701" w:type="dxa"/>
            <w:gridSpan w:val="2"/>
            <w:shd w:val="clear" w:color="auto" w:fill="EEECE1" w:themeFill="background2"/>
            <w:noWrap/>
            <w:hideMark/>
          </w:tcPr>
          <w:p w14:paraId="39BCE292" w14:textId="77777777" w:rsidR="005C338F" w:rsidRPr="00606347" w:rsidRDefault="005C338F" w:rsidP="006549F7">
            <w:pPr>
              <w:rPr>
                <w:b/>
                <w:bCs/>
                <w:color w:val="000000"/>
                <w:sz w:val="18"/>
                <w:szCs w:val="18"/>
              </w:rPr>
            </w:pPr>
            <w:r w:rsidRPr="00606347">
              <w:rPr>
                <w:b/>
                <w:bCs/>
                <w:color w:val="000000"/>
                <w:sz w:val="18"/>
                <w:szCs w:val="18"/>
              </w:rPr>
              <w:t>Familiarity</w:t>
            </w:r>
          </w:p>
        </w:tc>
        <w:tc>
          <w:tcPr>
            <w:tcW w:w="1701" w:type="dxa"/>
            <w:gridSpan w:val="2"/>
            <w:shd w:val="clear" w:color="auto" w:fill="EEECE1" w:themeFill="background2"/>
          </w:tcPr>
          <w:p w14:paraId="1E4CDF5F" w14:textId="77777777" w:rsidR="005C338F" w:rsidRPr="00606347" w:rsidRDefault="005C338F" w:rsidP="006549F7">
            <w:pPr>
              <w:rPr>
                <w:b/>
                <w:bCs/>
                <w:color w:val="000000"/>
                <w:sz w:val="18"/>
                <w:szCs w:val="18"/>
              </w:rPr>
            </w:pPr>
            <w:r w:rsidRPr="00606347">
              <w:rPr>
                <w:b/>
                <w:bCs/>
                <w:color w:val="000000"/>
                <w:sz w:val="18"/>
                <w:szCs w:val="18"/>
              </w:rPr>
              <w:t>Usage</w:t>
            </w:r>
          </w:p>
        </w:tc>
        <w:tc>
          <w:tcPr>
            <w:tcW w:w="1511" w:type="dxa"/>
            <w:gridSpan w:val="2"/>
            <w:shd w:val="clear" w:color="auto" w:fill="EEECE1" w:themeFill="background2"/>
          </w:tcPr>
          <w:p w14:paraId="0621FB4F" w14:textId="77777777" w:rsidR="005C338F" w:rsidRPr="00606347" w:rsidRDefault="005C338F" w:rsidP="006549F7">
            <w:pPr>
              <w:rPr>
                <w:b/>
                <w:bCs/>
                <w:color w:val="000000"/>
                <w:sz w:val="18"/>
                <w:szCs w:val="18"/>
              </w:rPr>
            </w:pPr>
            <w:r w:rsidRPr="00606347">
              <w:rPr>
                <w:b/>
                <w:bCs/>
                <w:color w:val="000000"/>
                <w:sz w:val="18"/>
                <w:szCs w:val="18"/>
              </w:rPr>
              <w:t>Creation</w:t>
            </w:r>
          </w:p>
        </w:tc>
      </w:tr>
      <w:tr w:rsidR="005C338F" w:rsidRPr="00606347" w14:paraId="3AB1B34A" w14:textId="77777777" w:rsidTr="006549F7">
        <w:trPr>
          <w:trHeight w:val="236"/>
          <w:tblHeader/>
          <w:jc w:val="center"/>
        </w:trPr>
        <w:tc>
          <w:tcPr>
            <w:tcW w:w="748" w:type="dxa"/>
            <w:vMerge/>
            <w:shd w:val="clear" w:color="auto" w:fill="EEECE1" w:themeFill="background2"/>
          </w:tcPr>
          <w:p w14:paraId="432C0862" w14:textId="77777777" w:rsidR="005C338F" w:rsidRPr="00606347" w:rsidRDefault="005C338F" w:rsidP="006549F7">
            <w:pPr>
              <w:rPr>
                <w:color w:val="000000"/>
                <w:sz w:val="18"/>
                <w:szCs w:val="18"/>
              </w:rPr>
            </w:pPr>
          </w:p>
        </w:tc>
        <w:tc>
          <w:tcPr>
            <w:tcW w:w="3599" w:type="dxa"/>
            <w:vMerge/>
            <w:shd w:val="clear" w:color="auto" w:fill="EEECE1" w:themeFill="background2"/>
            <w:noWrap/>
          </w:tcPr>
          <w:p w14:paraId="0B4A690D" w14:textId="77777777" w:rsidR="005C338F" w:rsidRPr="00606347" w:rsidRDefault="005C338F" w:rsidP="006549F7">
            <w:pPr>
              <w:rPr>
                <w:b/>
                <w:bCs/>
                <w:color w:val="000000"/>
                <w:sz w:val="18"/>
                <w:szCs w:val="18"/>
              </w:rPr>
            </w:pPr>
          </w:p>
        </w:tc>
        <w:tc>
          <w:tcPr>
            <w:tcW w:w="850" w:type="dxa"/>
            <w:shd w:val="clear" w:color="auto" w:fill="EEECE1" w:themeFill="background2"/>
            <w:noWrap/>
          </w:tcPr>
          <w:p w14:paraId="40ACDC35" w14:textId="77777777" w:rsidR="005C338F" w:rsidRPr="00606347" w:rsidRDefault="005C338F" w:rsidP="006549F7">
            <w:pPr>
              <w:rPr>
                <w:b/>
                <w:bCs/>
                <w:color w:val="000000"/>
                <w:sz w:val="18"/>
                <w:szCs w:val="18"/>
              </w:rPr>
            </w:pPr>
            <w:r>
              <w:rPr>
                <w:b/>
                <w:bCs/>
                <w:color w:val="000000"/>
                <w:sz w:val="18"/>
                <w:szCs w:val="18"/>
              </w:rPr>
              <w:t>BSc</w:t>
            </w:r>
          </w:p>
        </w:tc>
        <w:tc>
          <w:tcPr>
            <w:tcW w:w="851" w:type="dxa"/>
            <w:shd w:val="clear" w:color="auto" w:fill="EEECE1" w:themeFill="background2"/>
          </w:tcPr>
          <w:p w14:paraId="4288B7D8" w14:textId="77777777" w:rsidR="005C338F" w:rsidRPr="00606347" w:rsidRDefault="005C338F" w:rsidP="006549F7">
            <w:pPr>
              <w:rPr>
                <w:b/>
                <w:bCs/>
                <w:color w:val="000000"/>
                <w:sz w:val="18"/>
                <w:szCs w:val="18"/>
              </w:rPr>
            </w:pPr>
            <w:r>
              <w:rPr>
                <w:b/>
                <w:bCs/>
                <w:color w:val="000000"/>
                <w:sz w:val="18"/>
                <w:szCs w:val="18"/>
              </w:rPr>
              <w:t>MSc</w:t>
            </w:r>
          </w:p>
        </w:tc>
        <w:tc>
          <w:tcPr>
            <w:tcW w:w="850" w:type="dxa"/>
            <w:shd w:val="clear" w:color="auto" w:fill="EEECE1" w:themeFill="background2"/>
          </w:tcPr>
          <w:p w14:paraId="1201A41A" w14:textId="77777777" w:rsidR="005C338F" w:rsidRPr="00606347" w:rsidRDefault="005C338F" w:rsidP="006549F7">
            <w:pPr>
              <w:rPr>
                <w:b/>
                <w:bCs/>
                <w:color w:val="000000"/>
                <w:sz w:val="18"/>
                <w:szCs w:val="18"/>
              </w:rPr>
            </w:pPr>
            <w:r>
              <w:rPr>
                <w:b/>
                <w:bCs/>
                <w:color w:val="000000"/>
                <w:sz w:val="18"/>
                <w:szCs w:val="18"/>
              </w:rPr>
              <w:t>BSc</w:t>
            </w:r>
          </w:p>
        </w:tc>
        <w:tc>
          <w:tcPr>
            <w:tcW w:w="851" w:type="dxa"/>
            <w:shd w:val="clear" w:color="auto" w:fill="EEECE1" w:themeFill="background2"/>
          </w:tcPr>
          <w:p w14:paraId="6401299F" w14:textId="77777777" w:rsidR="005C338F" w:rsidRPr="00606347" w:rsidRDefault="005C338F" w:rsidP="006549F7">
            <w:pPr>
              <w:rPr>
                <w:b/>
                <w:bCs/>
                <w:color w:val="000000"/>
                <w:sz w:val="18"/>
                <w:szCs w:val="18"/>
              </w:rPr>
            </w:pPr>
            <w:r>
              <w:rPr>
                <w:b/>
                <w:bCs/>
                <w:color w:val="000000"/>
                <w:sz w:val="18"/>
                <w:szCs w:val="18"/>
              </w:rPr>
              <w:t>MSc</w:t>
            </w:r>
          </w:p>
        </w:tc>
        <w:tc>
          <w:tcPr>
            <w:tcW w:w="709" w:type="dxa"/>
            <w:shd w:val="clear" w:color="auto" w:fill="EEECE1" w:themeFill="background2"/>
          </w:tcPr>
          <w:p w14:paraId="1BA6B119" w14:textId="77777777" w:rsidR="005C338F" w:rsidRPr="00606347" w:rsidRDefault="005C338F" w:rsidP="006549F7">
            <w:pPr>
              <w:rPr>
                <w:b/>
                <w:bCs/>
                <w:color w:val="000000"/>
                <w:sz w:val="18"/>
                <w:szCs w:val="18"/>
              </w:rPr>
            </w:pPr>
            <w:r>
              <w:rPr>
                <w:b/>
                <w:bCs/>
                <w:color w:val="000000"/>
                <w:sz w:val="18"/>
                <w:szCs w:val="18"/>
              </w:rPr>
              <w:t>BSc</w:t>
            </w:r>
          </w:p>
        </w:tc>
        <w:tc>
          <w:tcPr>
            <w:tcW w:w="802" w:type="dxa"/>
            <w:shd w:val="clear" w:color="auto" w:fill="EEECE1" w:themeFill="background2"/>
          </w:tcPr>
          <w:p w14:paraId="64E4DAFB" w14:textId="77777777" w:rsidR="005C338F" w:rsidRPr="00606347" w:rsidRDefault="005C338F" w:rsidP="006549F7">
            <w:pPr>
              <w:rPr>
                <w:b/>
                <w:bCs/>
                <w:color w:val="000000"/>
                <w:sz w:val="18"/>
                <w:szCs w:val="18"/>
              </w:rPr>
            </w:pPr>
            <w:r>
              <w:rPr>
                <w:b/>
                <w:bCs/>
                <w:color w:val="000000"/>
                <w:sz w:val="18"/>
                <w:szCs w:val="18"/>
              </w:rPr>
              <w:t>MSc</w:t>
            </w:r>
          </w:p>
        </w:tc>
      </w:tr>
      <w:tr w:rsidR="005C338F" w:rsidRPr="00606347" w14:paraId="52445B9B" w14:textId="77777777" w:rsidTr="006549F7">
        <w:trPr>
          <w:trHeight w:val="288"/>
          <w:jc w:val="center"/>
        </w:trPr>
        <w:tc>
          <w:tcPr>
            <w:tcW w:w="9260" w:type="dxa"/>
            <w:gridSpan w:val="8"/>
            <w:shd w:val="clear" w:color="auto" w:fill="auto"/>
            <w:noWrap/>
            <w:hideMark/>
          </w:tcPr>
          <w:p w14:paraId="4E37EB22" w14:textId="77777777" w:rsidR="005C338F" w:rsidRPr="00606347" w:rsidRDefault="005C338F" w:rsidP="006549F7">
            <w:pPr>
              <w:rPr>
                <w:b/>
                <w:color w:val="000000"/>
                <w:szCs w:val="18"/>
              </w:rPr>
            </w:pPr>
            <w:r w:rsidRPr="00606347">
              <w:rPr>
                <w:b/>
                <w:color w:val="000000"/>
                <w:szCs w:val="18"/>
              </w:rPr>
              <w:t>Data Science Data Analytics</w:t>
            </w:r>
            <w:r w:rsidRPr="00606347">
              <w:rPr>
                <w:color w:val="000000"/>
                <w:sz w:val="18"/>
                <w:szCs w:val="18"/>
              </w:rPr>
              <w:t> </w:t>
            </w:r>
          </w:p>
        </w:tc>
      </w:tr>
      <w:tr w:rsidR="005C338F" w:rsidRPr="00606347" w14:paraId="2CE217AF" w14:textId="77777777" w:rsidTr="006549F7">
        <w:trPr>
          <w:trHeight w:val="1017"/>
          <w:jc w:val="center"/>
        </w:trPr>
        <w:tc>
          <w:tcPr>
            <w:tcW w:w="748" w:type="dxa"/>
            <w:shd w:val="clear" w:color="auto" w:fill="auto"/>
            <w:noWrap/>
            <w:hideMark/>
          </w:tcPr>
          <w:p w14:paraId="237B2480" w14:textId="77777777" w:rsidR="005C338F" w:rsidRPr="00606347" w:rsidRDefault="005C338F" w:rsidP="006549F7">
            <w:pPr>
              <w:rPr>
                <w:b/>
                <w:sz w:val="18"/>
                <w:szCs w:val="18"/>
              </w:rPr>
            </w:pPr>
            <w:r w:rsidRPr="00606347">
              <w:rPr>
                <w:b/>
                <w:sz w:val="18"/>
                <w:szCs w:val="18"/>
              </w:rPr>
              <w:t>LO1-DA</w:t>
            </w:r>
          </w:p>
        </w:tc>
        <w:tc>
          <w:tcPr>
            <w:tcW w:w="3599" w:type="dxa"/>
            <w:shd w:val="clear" w:color="auto" w:fill="auto"/>
            <w:hideMark/>
          </w:tcPr>
          <w:p w14:paraId="4633F826" w14:textId="77777777" w:rsidR="005C338F" w:rsidRPr="00606347" w:rsidRDefault="005C338F" w:rsidP="006549F7">
            <w:pPr>
              <w:rPr>
                <w:b/>
                <w:sz w:val="18"/>
                <w:szCs w:val="18"/>
              </w:rPr>
            </w:pPr>
            <w:r w:rsidRPr="00606347">
              <w:rPr>
                <w:b/>
                <w:sz w:val="18"/>
                <w:szCs w:val="18"/>
              </w:rPr>
              <w:t>DSDA-DA - Use appropriate statistical techniques and predictive analytics on available data to deliver insights and discover new relations.</w:t>
            </w:r>
          </w:p>
        </w:tc>
        <w:tc>
          <w:tcPr>
            <w:tcW w:w="850" w:type="dxa"/>
            <w:shd w:val="clear" w:color="auto" w:fill="D9D9D9" w:themeFill="background1" w:themeFillShade="D9"/>
            <w:noWrap/>
            <w:hideMark/>
          </w:tcPr>
          <w:p w14:paraId="52C3A5BE" w14:textId="77777777" w:rsidR="005C338F" w:rsidRPr="00606347" w:rsidRDefault="005C338F" w:rsidP="006549F7">
            <w:pPr>
              <w:rPr>
                <w:b/>
                <w:sz w:val="18"/>
                <w:szCs w:val="18"/>
              </w:rPr>
            </w:pPr>
          </w:p>
        </w:tc>
        <w:tc>
          <w:tcPr>
            <w:tcW w:w="851" w:type="dxa"/>
            <w:shd w:val="clear" w:color="auto" w:fill="D9D9D9" w:themeFill="background1" w:themeFillShade="D9"/>
          </w:tcPr>
          <w:p w14:paraId="36BA3EFE" w14:textId="77777777" w:rsidR="005C338F" w:rsidRPr="00606347" w:rsidRDefault="005C338F" w:rsidP="006549F7">
            <w:pPr>
              <w:rPr>
                <w:b/>
                <w:sz w:val="18"/>
                <w:szCs w:val="18"/>
              </w:rPr>
            </w:pPr>
          </w:p>
        </w:tc>
        <w:tc>
          <w:tcPr>
            <w:tcW w:w="850" w:type="dxa"/>
            <w:shd w:val="clear" w:color="auto" w:fill="D9D9D9" w:themeFill="background1" w:themeFillShade="D9"/>
          </w:tcPr>
          <w:p w14:paraId="220F6F5E" w14:textId="77777777" w:rsidR="005C338F" w:rsidRPr="00606347" w:rsidRDefault="005C338F" w:rsidP="006549F7">
            <w:pPr>
              <w:rPr>
                <w:b/>
                <w:sz w:val="18"/>
                <w:szCs w:val="18"/>
              </w:rPr>
            </w:pPr>
          </w:p>
        </w:tc>
        <w:tc>
          <w:tcPr>
            <w:tcW w:w="851" w:type="dxa"/>
            <w:shd w:val="clear" w:color="auto" w:fill="auto"/>
          </w:tcPr>
          <w:p w14:paraId="45301B80" w14:textId="77777777" w:rsidR="005C338F" w:rsidRPr="00606347" w:rsidRDefault="005C338F" w:rsidP="006549F7">
            <w:pPr>
              <w:rPr>
                <w:b/>
                <w:sz w:val="18"/>
                <w:szCs w:val="18"/>
              </w:rPr>
            </w:pPr>
            <w:r>
              <w:rPr>
                <w:b/>
                <w:sz w:val="18"/>
                <w:szCs w:val="18"/>
              </w:rPr>
              <w:t>5</w:t>
            </w:r>
          </w:p>
        </w:tc>
        <w:tc>
          <w:tcPr>
            <w:tcW w:w="709" w:type="dxa"/>
            <w:shd w:val="clear" w:color="auto" w:fill="D9D9D9" w:themeFill="background1" w:themeFillShade="D9"/>
          </w:tcPr>
          <w:p w14:paraId="619BD9BC" w14:textId="77777777" w:rsidR="005C338F" w:rsidRPr="00606347" w:rsidRDefault="005C338F" w:rsidP="006549F7">
            <w:pPr>
              <w:rPr>
                <w:b/>
                <w:sz w:val="18"/>
                <w:szCs w:val="18"/>
              </w:rPr>
            </w:pPr>
          </w:p>
        </w:tc>
        <w:tc>
          <w:tcPr>
            <w:tcW w:w="802" w:type="dxa"/>
            <w:shd w:val="clear" w:color="auto" w:fill="auto"/>
          </w:tcPr>
          <w:p w14:paraId="32FCF224" w14:textId="77777777" w:rsidR="005C338F" w:rsidRPr="00606347" w:rsidRDefault="005C338F" w:rsidP="006549F7">
            <w:pPr>
              <w:rPr>
                <w:b/>
                <w:sz w:val="18"/>
                <w:szCs w:val="18"/>
              </w:rPr>
            </w:pPr>
            <w:r>
              <w:rPr>
                <w:b/>
                <w:sz w:val="18"/>
                <w:szCs w:val="18"/>
              </w:rPr>
              <w:t>25</w:t>
            </w:r>
          </w:p>
        </w:tc>
      </w:tr>
      <w:tr w:rsidR="005C338F" w:rsidRPr="00606347" w14:paraId="69CBE23B" w14:textId="77777777" w:rsidTr="006549F7">
        <w:trPr>
          <w:trHeight w:val="550"/>
          <w:jc w:val="center"/>
        </w:trPr>
        <w:tc>
          <w:tcPr>
            <w:tcW w:w="748" w:type="dxa"/>
            <w:shd w:val="clear" w:color="auto" w:fill="auto"/>
            <w:noWrap/>
            <w:hideMark/>
          </w:tcPr>
          <w:p w14:paraId="78B36EC9" w14:textId="77777777" w:rsidR="005C338F" w:rsidRPr="00606347" w:rsidRDefault="005C338F" w:rsidP="006549F7">
            <w:pPr>
              <w:rPr>
                <w:color w:val="000000"/>
                <w:sz w:val="18"/>
                <w:szCs w:val="18"/>
              </w:rPr>
            </w:pPr>
            <w:r w:rsidRPr="00606347">
              <w:rPr>
                <w:color w:val="000000"/>
                <w:sz w:val="18"/>
                <w:szCs w:val="18"/>
              </w:rPr>
              <w:t>LO1.01</w:t>
            </w:r>
          </w:p>
        </w:tc>
        <w:tc>
          <w:tcPr>
            <w:tcW w:w="3599" w:type="dxa"/>
            <w:shd w:val="clear" w:color="auto" w:fill="auto"/>
            <w:hideMark/>
          </w:tcPr>
          <w:p w14:paraId="16AE0989" w14:textId="77777777" w:rsidR="005C338F" w:rsidRPr="00606347" w:rsidRDefault="005C338F" w:rsidP="006549F7">
            <w:pPr>
              <w:rPr>
                <w:color w:val="000000"/>
                <w:sz w:val="18"/>
                <w:szCs w:val="18"/>
              </w:rPr>
            </w:pPr>
            <w:r w:rsidRPr="00606347">
              <w:rPr>
                <w:color w:val="000000"/>
                <w:sz w:val="18"/>
                <w:szCs w:val="18"/>
              </w:rPr>
              <w:t>DSDA01 - Use predictive analytics to analyze big data and discover new relations.</w:t>
            </w:r>
          </w:p>
        </w:tc>
        <w:tc>
          <w:tcPr>
            <w:tcW w:w="850" w:type="dxa"/>
            <w:shd w:val="clear" w:color="auto" w:fill="D9D9D9" w:themeFill="background1" w:themeFillShade="D9"/>
            <w:noWrap/>
            <w:hideMark/>
          </w:tcPr>
          <w:p w14:paraId="2DB091A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9CFA48D"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5DE8B7F9" w14:textId="77777777" w:rsidR="005C338F" w:rsidRPr="00606347" w:rsidRDefault="005C338F" w:rsidP="006549F7">
            <w:pPr>
              <w:rPr>
                <w:color w:val="000000"/>
                <w:sz w:val="18"/>
                <w:szCs w:val="18"/>
              </w:rPr>
            </w:pPr>
          </w:p>
        </w:tc>
        <w:tc>
          <w:tcPr>
            <w:tcW w:w="851" w:type="dxa"/>
            <w:shd w:val="clear" w:color="auto" w:fill="auto"/>
          </w:tcPr>
          <w:p w14:paraId="43E6A3DF"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022988BE" w14:textId="77777777" w:rsidR="005C338F" w:rsidRPr="00606347" w:rsidRDefault="005C338F" w:rsidP="006549F7">
            <w:pPr>
              <w:rPr>
                <w:color w:val="000000"/>
                <w:sz w:val="18"/>
                <w:szCs w:val="18"/>
              </w:rPr>
            </w:pPr>
          </w:p>
        </w:tc>
        <w:tc>
          <w:tcPr>
            <w:tcW w:w="802" w:type="dxa"/>
            <w:shd w:val="clear" w:color="auto" w:fill="auto"/>
          </w:tcPr>
          <w:p w14:paraId="0E6F95A0" w14:textId="77777777" w:rsidR="005C338F" w:rsidRPr="00606347" w:rsidRDefault="005C338F" w:rsidP="006549F7">
            <w:pPr>
              <w:rPr>
                <w:color w:val="000000"/>
                <w:sz w:val="18"/>
                <w:szCs w:val="18"/>
              </w:rPr>
            </w:pPr>
          </w:p>
        </w:tc>
      </w:tr>
      <w:tr w:rsidR="005C338F" w:rsidRPr="00606347" w14:paraId="61C95E3B" w14:textId="77777777" w:rsidTr="006549F7">
        <w:trPr>
          <w:trHeight w:val="576"/>
          <w:jc w:val="center"/>
        </w:trPr>
        <w:tc>
          <w:tcPr>
            <w:tcW w:w="748" w:type="dxa"/>
            <w:shd w:val="clear" w:color="auto" w:fill="auto"/>
            <w:noWrap/>
            <w:hideMark/>
          </w:tcPr>
          <w:p w14:paraId="4DB2F0BC" w14:textId="77777777" w:rsidR="005C338F" w:rsidRPr="00606347" w:rsidRDefault="005C338F" w:rsidP="006549F7">
            <w:pPr>
              <w:rPr>
                <w:color w:val="000000"/>
                <w:sz w:val="18"/>
                <w:szCs w:val="18"/>
              </w:rPr>
            </w:pPr>
            <w:r w:rsidRPr="00606347">
              <w:rPr>
                <w:color w:val="000000"/>
                <w:sz w:val="18"/>
                <w:szCs w:val="18"/>
              </w:rPr>
              <w:t>LO1.02</w:t>
            </w:r>
          </w:p>
        </w:tc>
        <w:tc>
          <w:tcPr>
            <w:tcW w:w="3599" w:type="dxa"/>
            <w:shd w:val="clear" w:color="auto" w:fill="auto"/>
            <w:hideMark/>
          </w:tcPr>
          <w:p w14:paraId="64CA4D70" w14:textId="77777777" w:rsidR="005C338F" w:rsidRPr="00606347" w:rsidRDefault="005C338F" w:rsidP="006549F7">
            <w:pPr>
              <w:rPr>
                <w:color w:val="000000"/>
                <w:sz w:val="18"/>
                <w:szCs w:val="18"/>
              </w:rPr>
            </w:pPr>
            <w:r w:rsidRPr="00606347">
              <w:rPr>
                <w:color w:val="000000"/>
                <w:sz w:val="18"/>
                <w:szCs w:val="18"/>
              </w:rPr>
              <w:t>DSDA02 - Use appropriate statistical techniques on available data to deliver insights.</w:t>
            </w:r>
          </w:p>
        </w:tc>
        <w:tc>
          <w:tcPr>
            <w:tcW w:w="850" w:type="dxa"/>
            <w:shd w:val="clear" w:color="auto" w:fill="D9D9D9" w:themeFill="background1" w:themeFillShade="D9"/>
            <w:noWrap/>
          </w:tcPr>
          <w:p w14:paraId="4009A62B"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4D38895A"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0CFA1159" w14:textId="77777777" w:rsidR="005C338F" w:rsidRPr="00606347" w:rsidRDefault="005C338F" w:rsidP="006549F7">
            <w:pPr>
              <w:rPr>
                <w:color w:val="000000"/>
                <w:sz w:val="18"/>
                <w:szCs w:val="18"/>
              </w:rPr>
            </w:pPr>
          </w:p>
        </w:tc>
        <w:tc>
          <w:tcPr>
            <w:tcW w:w="851" w:type="dxa"/>
            <w:shd w:val="clear" w:color="auto" w:fill="auto"/>
          </w:tcPr>
          <w:p w14:paraId="70783A07" w14:textId="77777777" w:rsidR="005C338F" w:rsidRPr="00606347" w:rsidRDefault="005C338F" w:rsidP="006549F7">
            <w:pPr>
              <w:rPr>
                <w:color w:val="000000"/>
                <w:sz w:val="18"/>
                <w:szCs w:val="18"/>
              </w:rPr>
            </w:pPr>
            <w:r>
              <w:rPr>
                <w:color w:val="000000"/>
                <w:sz w:val="18"/>
                <w:szCs w:val="18"/>
              </w:rPr>
              <w:t>5</w:t>
            </w:r>
          </w:p>
        </w:tc>
        <w:tc>
          <w:tcPr>
            <w:tcW w:w="709" w:type="dxa"/>
            <w:shd w:val="clear" w:color="auto" w:fill="D9D9D9" w:themeFill="background1" w:themeFillShade="D9"/>
          </w:tcPr>
          <w:p w14:paraId="4F570F4F" w14:textId="77777777" w:rsidR="005C338F" w:rsidRPr="00606347" w:rsidRDefault="005C338F" w:rsidP="006549F7">
            <w:pPr>
              <w:rPr>
                <w:color w:val="000000"/>
                <w:sz w:val="18"/>
                <w:szCs w:val="18"/>
              </w:rPr>
            </w:pPr>
          </w:p>
        </w:tc>
        <w:tc>
          <w:tcPr>
            <w:tcW w:w="802" w:type="dxa"/>
            <w:shd w:val="clear" w:color="auto" w:fill="auto"/>
          </w:tcPr>
          <w:p w14:paraId="59F331C6" w14:textId="77777777" w:rsidR="005C338F" w:rsidRPr="00606347" w:rsidRDefault="005C338F" w:rsidP="006549F7">
            <w:pPr>
              <w:rPr>
                <w:color w:val="000000"/>
                <w:sz w:val="18"/>
                <w:szCs w:val="18"/>
              </w:rPr>
            </w:pPr>
            <w:r>
              <w:rPr>
                <w:color w:val="000000"/>
                <w:sz w:val="18"/>
                <w:szCs w:val="18"/>
              </w:rPr>
              <w:t>10</w:t>
            </w:r>
          </w:p>
        </w:tc>
      </w:tr>
      <w:tr w:rsidR="005C338F" w:rsidRPr="00606347" w14:paraId="6424EB9A" w14:textId="77777777" w:rsidTr="006549F7">
        <w:trPr>
          <w:trHeight w:val="432"/>
          <w:jc w:val="center"/>
        </w:trPr>
        <w:tc>
          <w:tcPr>
            <w:tcW w:w="748" w:type="dxa"/>
            <w:shd w:val="clear" w:color="auto" w:fill="auto"/>
            <w:noWrap/>
            <w:hideMark/>
          </w:tcPr>
          <w:p w14:paraId="0530ED75" w14:textId="77777777" w:rsidR="005C338F" w:rsidRPr="00606347" w:rsidRDefault="005C338F" w:rsidP="006549F7">
            <w:pPr>
              <w:rPr>
                <w:color w:val="000000"/>
                <w:sz w:val="18"/>
                <w:szCs w:val="18"/>
              </w:rPr>
            </w:pPr>
            <w:r w:rsidRPr="00606347">
              <w:rPr>
                <w:color w:val="000000"/>
                <w:sz w:val="18"/>
                <w:szCs w:val="18"/>
              </w:rPr>
              <w:t>LO1.03</w:t>
            </w:r>
          </w:p>
        </w:tc>
        <w:tc>
          <w:tcPr>
            <w:tcW w:w="3599" w:type="dxa"/>
            <w:shd w:val="clear" w:color="auto" w:fill="auto"/>
            <w:hideMark/>
          </w:tcPr>
          <w:p w14:paraId="411243D2" w14:textId="77777777" w:rsidR="005C338F" w:rsidRPr="00606347" w:rsidRDefault="005C338F" w:rsidP="006549F7">
            <w:pPr>
              <w:rPr>
                <w:color w:val="000000"/>
                <w:sz w:val="18"/>
                <w:szCs w:val="18"/>
              </w:rPr>
            </w:pPr>
            <w:r w:rsidRPr="00606347">
              <w:rPr>
                <w:color w:val="000000"/>
                <w:sz w:val="18"/>
                <w:szCs w:val="18"/>
              </w:rPr>
              <w:t>DSDA03 - Develop specialized analytics to enable agile decision making.</w:t>
            </w:r>
          </w:p>
        </w:tc>
        <w:tc>
          <w:tcPr>
            <w:tcW w:w="850" w:type="dxa"/>
            <w:shd w:val="clear" w:color="auto" w:fill="D9D9D9" w:themeFill="background1" w:themeFillShade="D9"/>
            <w:noWrap/>
          </w:tcPr>
          <w:p w14:paraId="74C0B07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1F3EDBFD"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498A3E12" w14:textId="77777777" w:rsidR="005C338F" w:rsidRPr="00606347" w:rsidRDefault="005C338F" w:rsidP="006549F7">
            <w:pPr>
              <w:rPr>
                <w:color w:val="000000"/>
                <w:sz w:val="18"/>
                <w:szCs w:val="18"/>
              </w:rPr>
            </w:pPr>
          </w:p>
        </w:tc>
        <w:tc>
          <w:tcPr>
            <w:tcW w:w="851" w:type="dxa"/>
            <w:shd w:val="clear" w:color="auto" w:fill="auto"/>
          </w:tcPr>
          <w:p w14:paraId="577C051D"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BDD1BCD" w14:textId="77777777" w:rsidR="005C338F" w:rsidRPr="00606347" w:rsidRDefault="005C338F" w:rsidP="006549F7">
            <w:pPr>
              <w:rPr>
                <w:color w:val="000000"/>
                <w:sz w:val="18"/>
                <w:szCs w:val="18"/>
              </w:rPr>
            </w:pPr>
          </w:p>
        </w:tc>
        <w:tc>
          <w:tcPr>
            <w:tcW w:w="802" w:type="dxa"/>
            <w:shd w:val="clear" w:color="auto" w:fill="auto"/>
          </w:tcPr>
          <w:p w14:paraId="7C806162" w14:textId="77777777" w:rsidR="005C338F" w:rsidRPr="00606347" w:rsidRDefault="005C338F" w:rsidP="006549F7">
            <w:pPr>
              <w:rPr>
                <w:color w:val="000000"/>
                <w:sz w:val="18"/>
                <w:szCs w:val="18"/>
              </w:rPr>
            </w:pPr>
            <w:r>
              <w:rPr>
                <w:color w:val="000000"/>
                <w:sz w:val="18"/>
                <w:szCs w:val="18"/>
              </w:rPr>
              <w:t>5</w:t>
            </w:r>
          </w:p>
        </w:tc>
      </w:tr>
      <w:tr w:rsidR="005C338F" w:rsidRPr="00606347" w14:paraId="76E3E3C2" w14:textId="77777777" w:rsidTr="006549F7">
        <w:trPr>
          <w:trHeight w:val="864"/>
          <w:jc w:val="center"/>
        </w:trPr>
        <w:tc>
          <w:tcPr>
            <w:tcW w:w="748" w:type="dxa"/>
            <w:shd w:val="clear" w:color="auto" w:fill="auto"/>
            <w:noWrap/>
            <w:hideMark/>
          </w:tcPr>
          <w:p w14:paraId="776F6EA6" w14:textId="77777777" w:rsidR="005C338F" w:rsidRPr="00606347" w:rsidRDefault="005C338F" w:rsidP="006549F7">
            <w:pPr>
              <w:rPr>
                <w:color w:val="000000"/>
                <w:sz w:val="18"/>
                <w:szCs w:val="18"/>
              </w:rPr>
            </w:pPr>
            <w:r w:rsidRPr="00606347">
              <w:rPr>
                <w:color w:val="000000"/>
                <w:sz w:val="18"/>
                <w:szCs w:val="18"/>
              </w:rPr>
              <w:t>LO1.04</w:t>
            </w:r>
          </w:p>
        </w:tc>
        <w:tc>
          <w:tcPr>
            <w:tcW w:w="3599" w:type="dxa"/>
            <w:shd w:val="clear" w:color="auto" w:fill="auto"/>
            <w:hideMark/>
          </w:tcPr>
          <w:p w14:paraId="08F4D23D" w14:textId="77777777" w:rsidR="005C338F" w:rsidRPr="00606347" w:rsidRDefault="005C338F" w:rsidP="006549F7">
            <w:pPr>
              <w:rPr>
                <w:color w:val="000000"/>
                <w:sz w:val="18"/>
                <w:szCs w:val="18"/>
              </w:rPr>
            </w:pPr>
            <w:r w:rsidRPr="00606347">
              <w:rPr>
                <w:color w:val="000000"/>
                <w:sz w:val="18"/>
                <w:szCs w:val="18"/>
              </w:rPr>
              <w:t>DSDA04 - Research and analyze complex data sets, combine different sources and types of data to improve analysis.</w:t>
            </w:r>
          </w:p>
        </w:tc>
        <w:tc>
          <w:tcPr>
            <w:tcW w:w="850" w:type="dxa"/>
            <w:shd w:val="clear" w:color="auto" w:fill="D9D9D9" w:themeFill="background1" w:themeFillShade="D9"/>
            <w:noWrap/>
          </w:tcPr>
          <w:p w14:paraId="3332326C"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7C51EEB"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503FF45D" w14:textId="77777777" w:rsidR="005C338F" w:rsidRPr="00606347" w:rsidRDefault="005C338F" w:rsidP="006549F7">
            <w:pPr>
              <w:rPr>
                <w:color w:val="000000"/>
                <w:sz w:val="18"/>
                <w:szCs w:val="18"/>
              </w:rPr>
            </w:pPr>
          </w:p>
        </w:tc>
        <w:tc>
          <w:tcPr>
            <w:tcW w:w="851" w:type="dxa"/>
            <w:shd w:val="clear" w:color="auto" w:fill="auto"/>
          </w:tcPr>
          <w:p w14:paraId="408E693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266CC6E" w14:textId="77777777" w:rsidR="005C338F" w:rsidRPr="00606347" w:rsidRDefault="005C338F" w:rsidP="006549F7">
            <w:pPr>
              <w:rPr>
                <w:color w:val="000000"/>
                <w:sz w:val="18"/>
                <w:szCs w:val="18"/>
              </w:rPr>
            </w:pPr>
          </w:p>
        </w:tc>
        <w:tc>
          <w:tcPr>
            <w:tcW w:w="802" w:type="dxa"/>
            <w:shd w:val="clear" w:color="auto" w:fill="auto"/>
          </w:tcPr>
          <w:p w14:paraId="2CBD57F4" w14:textId="77777777" w:rsidR="005C338F" w:rsidRPr="00606347" w:rsidRDefault="005C338F" w:rsidP="006549F7">
            <w:pPr>
              <w:rPr>
                <w:color w:val="000000"/>
                <w:sz w:val="18"/>
                <w:szCs w:val="18"/>
              </w:rPr>
            </w:pPr>
          </w:p>
        </w:tc>
      </w:tr>
      <w:tr w:rsidR="005C338F" w:rsidRPr="00606347" w14:paraId="51E19BE0" w14:textId="77777777" w:rsidTr="006549F7">
        <w:trPr>
          <w:trHeight w:val="576"/>
          <w:jc w:val="center"/>
        </w:trPr>
        <w:tc>
          <w:tcPr>
            <w:tcW w:w="748" w:type="dxa"/>
            <w:shd w:val="clear" w:color="auto" w:fill="auto"/>
            <w:noWrap/>
            <w:hideMark/>
          </w:tcPr>
          <w:p w14:paraId="1FA58B8E" w14:textId="77777777" w:rsidR="005C338F" w:rsidRPr="00606347" w:rsidRDefault="005C338F" w:rsidP="006549F7">
            <w:pPr>
              <w:rPr>
                <w:color w:val="000000"/>
                <w:sz w:val="18"/>
                <w:szCs w:val="18"/>
              </w:rPr>
            </w:pPr>
            <w:r w:rsidRPr="00606347">
              <w:rPr>
                <w:color w:val="000000"/>
                <w:sz w:val="18"/>
                <w:szCs w:val="18"/>
              </w:rPr>
              <w:t>LO1.05</w:t>
            </w:r>
          </w:p>
        </w:tc>
        <w:tc>
          <w:tcPr>
            <w:tcW w:w="3599" w:type="dxa"/>
            <w:shd w:val="clear" w:color="auto" w:fill="auto"/>
            <w:hideMark/>
          </w:tcPr>
          <w:p w14:paraId="2CE786A7" w14:textId="77777777" w:rsidR="005C338F" w:rsidRPr="00606347" w:rsidRDefault="005C338F" w:rsidP="006549F7">
            <w:pPr>
              <w:rPr>
                <w:color w:val="000000"/>
                <w:sz w:val="18"/>
                <w:szCs w:val="18"/>
              </w:rPr>
            </w:pPr>
            <w:r w:rsidRPr="00606347">
              <w:rPr>
                <w:color w:val="000000"/>
                <w:sz w:val="18"/>
                <w:szCs w:val="18"/>
              </w:rPr>
              <w:t>DSDA05 - Use different data analytics platforms to process complex data.</w:t>
            </w:r>
          </w:p>
        </w:tc>
        <w:tc>
          <w:tcPr>
            <w:tcW w:w="850" w:type="dxa"/>
            <w:shd w:val="clear" w:color="auto" w:fill="D9D9D9" w:themeFill="background1" w:themeFillShade="D9"/>
            <w:noWrap/>
          </w:tcPr>
          <w:p w14:paraId="492573C2"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3CD6B111"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1353BFFB" w14:textId="77777777" w:rsidR="005C338F" w:rsidRPr="00606347" w:rsidRDefault="005C338F" w:rsidP="006549F7">
            <w:pPr>
              <w:rPr>
                <w:color w:val="000000"/>
                <w:sz w:val="18"/>
                <w:szCs w:val="18"/>
              </w:rPr>
            </w:pPr>
          </w:p>
        </w:tc>
        <w:tc>
          <w:tcPr>
            <w:tcW w:w="851" w:type="dxa"/>
            <w:shd w:val="clear" w:color="auto" w:fill="auto"/>
          </w:tcPr>
          <w:p w14:paraId="0EF8BBC1"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7479E19" w14:textId="77777777" w:rsidR="005C338F" w:rsidRPr="00606347" w:rsidRDefault="005C338F" w:rsidP="006549F7">
            <w:pPr>
              <w:rPr>
                <w:color w:val="000000"/>
                <w:sz w:val="18"/>
                <w:szCs w:val="18"/>
              </w:rPr>
            </w:pPr>
          </w:p>
        </w:tc>
        <w:tc>
          <w:tcPr>
            <w:tcW w:w="802" w:type="dxa"/>
            <w:shd w:val="clear" w:color="auto" w:fill="auto"/>
          </w:tcPr>
          <w:p w14:paraId="11890DC3" w14:textId="77777777" w:rsidR="005C338F" w:rsidRPr="00606347" w:rsidRDefault="005C338F" w:rsidP="006549F7">
            <w:pPr>
              <w:rPr>
                <w:color w:val="000000"/>
                <w:sz w:val="18"/>
                <w:szCs w:val="18"/>
              </w:rPr>
            </w:pPr>
            <w:r>
              <w:rPr>
                <w:color w:val="000000"/>
                <w:sz w:val="18"/>
                <w:szCs w:val="18"/>
              </w:rPr>
              <w:t>5</w:t>
            </w:r>
          </w:p>
        </w:tc>
      </w:tr>
      <w:tr w:rsidR="005C338F" w:rsidRPr="00606347" w14:paraId="1D808154" w14:textId="77777777" w:rsidTr="006549F7">
        <w:trPr>
          <w:trHeight w:val="288"/>
          <w:jc w:val="center"/>
        </w:trPr>
        <w:tc>
          <w:tcPr>
            <w:tcW w:w="748" w:type="dxa"/>
            <w:shd w:val="clear" w:color="auto" w:fill="auto"/>
            <w:noWrap/>
            <w:hideMark/>
          </w:tcPr>
          <w:p w14:paraId="5725B664" w14:textId="77777777" w:rsidR="005C338F" w:rsidRPr="00606347" w:rsidRDefault="005C338F" w:rsidP="006549F7">
            <w:pPr>
              <w:rPr>
                <w:color w:val="000000"/>
                <w:sz w:val="18"/>
                <w:szCs w:val="18"/>
              </w:rPr>
            </w:pPr>
            <w:r w:rsidRPr="00606347">
              <w:rPr>
                <w:color w:val="000000"/>
                <w:sz w:val="18"/>
                <w:szCs w:val="18"/>
              </w:rPr>
              <w:t>LO1.06</w:t>
            </w:r>
          </w:p>
        </w:tc>
        <w:tc>
          <w:tcPr>
            <w:tcW w:w="3599" w:type="dxa"/>
            <w:shd w:val="clear" w:color="auto" w:fill="auto"/>
            <w:hideMark/>
          </w:tcPr>
          <w:p w14:paraId="5CD3083F" w14:textId="77777777" w:rsidR="005C338F" w:rsidRPr="00606347" w:rsidRDefault="005C338F" w:rsidP="006549F7">
            <w:pPr>
              <w:rPr>
                <w:color w:val="000000"/>
                <w:sz w:val="18"/>
                <w:szCs w:val="18"/>
              </w:rPr>
            </w:pPr>
            <w:r w:rsidRPr="00606347">
              <w:rPr>
                <w:color w:val="000000"/>
                <w:sz w:val="18"/>
                <w:szCs w:val="18"/>
              </w:rPr>
              <w:t>DSDA06 - Visualise complex and variable data.</w:t>
            </w:r>
          </w:p>
        </w:tc>
        <w:tc>
          <w:tcPr>
            <w:tcW w:w="850" w:type="dxa"/>
            <w:shd w:val="clear" w:color="auto" w:fill="D9D9D9" w:themeFill="background1" w:themeFillShade="D9"/>
            <w:noWrap/>
          </w:tcPr>
          <w:p w14:paraId="26F044A3" w14:textId="77777777" w:rsidR="005C338F" w:rsidRPr="00606347" w:rsidRDefault="005C338F" w:rsidP="006549F7">
            <w:pPr>
              <w:rPr>
                <w:sz w:val="18"/>
                <w:szCs w:val="18"/>
              </w:rPr>
            </w:pPr>
          </w:p>
        </w:tc>
        <w:tc>
          <w:tcPr>
            <w:tcW w:w="851" w:type="dxa"/>
            <w:shd w:val="clear" w:color="auto" w:fill="D9D9D9" w:themeFill="background1" w:themeFillShade="D9"/>
          </w:tcPr>
          <w:p w14:paraId="6A85DC55" w14:textId="77777777" w:rsidR="005C338F" w:rsidRPr="00606347" w:rsidRDefault="005C338F" w:rsidP="006549F7">
            <w:pPr>
              <w:rPr>
                <w:sz w:val="18"/>
                <w:szCs w:val="18"/>
              </w:rPr>
            </w:pPr>
          </w:p>
        </w:tc>
        <w:tc>
          <w:tcPr>
            <w:tcW w:w="850" w:type="dxa"/>
            <w:shd w:val="clear" w:color="auto" w:fill="D9D9D9" w:themeFill="background1" w:themeFillShade="D9"/>
          </w:tcPr>
          <w:p w14:paraId="2C628EC8" w14:textId="77777777" w:rsidR="005C338F" w:rsidRPr="00606347" w:rsidRDefault="005C338F" w:rsidP="006549F7">
            <w:pPr>
              <w:rPr>
                <w:sz w:val="18"/>
                <w:szCs w:val="18"/>
              </w:rPr>
            </w:pPr>
          </w:p>
        </w:tc>
        <w:tc>
          <w:tcPr>
            <w:tcW w:w="851" w:type="dxa"/>
            <w:shd w:val="clear" w:color="auto" w:fill="auto"/>
          </w:tcPr>
          <w:p w14:paraId="5C0C69B1" w14:textId="77777777" w:rsidR="005C338F" w:rsidRPr="00606347" w:rsidRDefault="005C338F" w:rsidP="006549F7">
            <w:pPr>
              <w:rPr>
                <w:sz w:val="18"/>
                <w:szCs w:val="18"/>
              </w:rPr>
            </w:pPr>
          </w:p>
        </w:tc>
        <w:tc>
          <w:tcPr>
            <w:tcW w:w="709" w:type="dxa"/>
            <w:shd w:val="clear" w:color="auto" w:fill="D9D9D9" w:themeFill="background1" w:themeFillShade="D9"/>
          </w:tcPr>
          <w:p w14:paraId="633F9FBD" w14:textId="77777777" w:rsidR="005C338F" w:rsidRPr="00606347" w:rsidRDefault="005C338F" w:rsidP="006549F7">
            <w:pPr>
              <w:rPr>
                <w:sz w:val="18"/>
                <w:szCs w:val="18"/>
              </w:rPr>
            </w:pPr>
          </w:p>
        </w:tc>
        <w:tc>
          <w:tcPr>
            <w:tcW w:w="802" w:type="dxa"/>
            <w:shd w:val="clear" w:color="auto" w:fill="auto"/>
          </w:tcPr>
          <w:p w14:paraId="1ADFF9D8" w14:textId="77777777" w:rsidR="005C338F" w:rsidRPr="00606347" w:rsidRDefault="005C338F" w:rsidP="006549F7">
            <w:pPr>
              <w:rPr>
                <w:sz w:val="18"/>
                <w:szCs w:val="18"/>
              </w:rPr>
            </w:pPr>
            <w:r>
              <w:rPr>
                <w:sz w:val="18"/>
                <w:szCs w:val="18"/>
              </w:rPr>
              <w:t>5</w:t>
            </w:r>
          </w:p>
        </w:tc>
      </w:tr>
      <w:tr w:rsidR="005C338F" w:rsidRPr="00606347" w14:paraId="7D4C2514" w14:textId="77777777" w:rsidTr="006549F7">
        <w:trPr>
          <w:trHeight w:val="288"/>
          <w:jc w:val="center"/>
        </w:trPr>
        <w:tc>
          <w:tcPr>
            <w:tcW w:w="9260" w:type="dxa"/>
            <w:gridSpan w:val="8"/>
            <w:shd w:val="clear" w:color="auto" w:fill="auto"/>
            <w:hideMark/>
          </w:tcPr>
          <w:p w14:paraId="65EE2D49" w14:textId="77777777" w:rsidR="005C338F" w:rsidRPr="00606347" w:rsidRDefault="005C338F" w:rsidP="006549F7">
            <w:pPr>
              <w:rPr>
                <w:b/>
                <w:bCs/>
                <w:sz w:val="18"/>
                <w:szCs w:val="18"/>
              </w:rPr>
            </w:pPr>
            <w:r w:rsidRPr="00606347">
              <w:rPr>
                <w:b/>
                <w:bCs/>
                <w:sz w:val="18"/>
                <w:szCs w:val="18"/>
              </w:rPr>
              <w:t>Data Science Data Management</w:t>
            </w:r>
          </w:p>
        </w:tc>
      </w:tr>
      <w:tr w:rsidR="005C338F" w:rsidRPr="00606347" w14:paraId="36F391E5" w14:textId="77777777" w:rsidTr="006549F7">
        <w:trPr>
          <w:trHeight w:val="1152"/>
          <w:jc w:val="center"/>
        </w:trPr>
        <w:tc>
          <w:tcPr>
            <w:tcW w:w="748" w:type="dxa"/>
            <w:shd w:val="clear" w:color="auto" w:fill="auto"/>
            <w:noWrap/>
            <w:hideMark/>
          </w:tcPr>
          <w:p w14:paraId="6D376F1E" w14:textId="77777777" w:rsidR="005C338F" w:rsidRPr="00606347" w:rsidRDefault="005C338F" w:rsidP="006549F7">
            <w:pPr>
              <w:rPr>
                <w:b/>
                <w:sz w:val="18"/>
                <w:szCs w:val="18"/>
              </w:rPr>
            </w:pPr>
            <w:r w:rsidRPr="00606347">
              <w:rPr>
                <w:b/>
                <w:sz w:val="18"/>
                <w:szCs w:val="18"/>
              </w:rPr>
              <w:t>LO2-DM</w:t>
            </w:r>
          </w:p>
        </w:tc>
        <w:tc>
          <w:tcPr>
            <w:tcW w:w="3599" w:type="dxa"/>
            <w:shd w:val="clear" w:color="auto" w:fill="auto"/>
            <w:hideMark/>
          </w:tcPr>
          <w:p w14:paraId="02AEBFAC" w14:textId="77777777" w:rsidR="005C338F" w:rsidRPr="00606347" w:rsidRDefault="005C338F" w:rsidP="006549F7">
            <w:pPr>
              <w:rPr>
                <w:b/>
                <w:sz w:val="18"/>
                <w:szCs w:val="18"/>
              </w:rPr>
            </w:pPr>
            <w:r w:rsidRPr="00606347">
              <w:rPr>
                <w:b/>
                <w:bCs/>
                <w:sz w:val="18"/>
                <w:szCs w:val="18"/>
              </w:rPr>
              <w:t>DSDM-DM</w:t>
            </w:r>
            <w:r w:rsidRPr="00606347">
              <w:rPr>
                <w:b/>
                <w:sz w:val="18"/>
                <w:szCs w:val="18"/>
              </w:rPr>
              <w:t xml:space="preserve"> - Develop and implement data management strategy for data collection, storage, preservation, and availability for further processing.</w:t>
            </w:r>
          </w:p>
        </w:tc>
        <w:tc>
          <w:tcPr>
            <w:tcW w:w="850" w:type="dxa"/>
            <w:shd w:val="clear" w:color="auto" w:fill="D9D9D9" w:themeFill="background1" w:themeFillShade="D9"/>
            <w:noWrap/>
            <w:hideMark/>
          </w:tcPr>
          <w:p w14:paraId="04FBE103" w14:textId="77777777" w:rsidR="005C338F" w:rsidRPr="00606347" w:rsidRDefault="005C338F" w:rsidP="006549F7">
            <w:pPr>
              <w:rPr>
                <w:b/>
                <w:sz w:val="18"/>
                <w:szCs w:val="18"/>
              </w:rPr>
            </w:pPr>
          </w:p>
        </w:tc>
        <w:tc>
          <w:tcPr>
            <w:tcW w:w="851" w:type="dxa"/>
            <w:shd w:val="clear" w:color="auto" w:fill="D9D9D9" w:themeFill="background1" w:themeFillShade="D9"/>
          </w:tcPr>
          <w:p w14:paraId="4DF3D40F" w14:textId="77777777" w:rsidR="005C338F" w:rsidRPr="00606347" w:rsidRDefault="005C338F" w:rsidP="006549F7">
            <w:pPr>
              <w:rPr>
                <w:b/>
                <w:sz w:val="18"/>
                <w:szCs w:val="18"/>
              </w:rPr>
            </w:pPr>
          </w:p>
        </w:tc>
        <w:tc>
          <w:tcPr>
            <w:tcW w:w="850" w:type="dxa"/>
            <w:shd w:val="clear" w:color="auto" w:fill="D9D9D9" w:themeFill="background1" w:themeFillShade="D9"/>
          </w:tcPr>
          <w:p w14:paraId="1E1B151D" w14:textId="77777777" w:rsidR="005C338F" w:rsidRPr="00606347" w:rsidRDefault="005C338F" w:rsidP="006549F7">
            <w:pPr>
              <w:rPr>
                <w:b/>
                <w:sz w:val="18"/>
                <w:szCs w:val="18"/>
              </w:rPr>
            </w:pPr>
          </w:p>
        </w:tc>
        <w:tc>
          <w:tcPr>
            <w:tcW w:w="851" w:type="dxa"/>
            <w:shd w:val="clear" w:color="auto" w:fill="auto"/>
          </w:tcPr>
          <w:p w14:paraId="1005C3A4" w14:textId="77777777" w:rsidR="005C338F" w:rsidRPr="00606347" w:rsidRDefault="005C338F" w:rsidP="006549F7">
            <w:pPr>
              <w:rPr>
                <w:b/>
                <w:sz w:val="18"/>
                <w:szCs w:val="18"/>
              </w:rPr>
            </w:pPr>
            <w:r>
              <w:rPr>
                <w:b/>
                <w:sz w:val="18"/>
                <w:szCs w:val="18"/>
              </w:rPr>
              <w:t>15</w:t>
            </w:r>
          </w:p>
        </w:tc>
        <w:tc>
          <w:tcPr>
            <w:tcW w:w="709" w:type="dxa"/>
            <w:shd w:val="clear" w:color="auto" w:fill="D9D9D9" w:themeFill="background1" w:themeFillShade="D9"/>
          </w:tcPr>
          <w:p w14:paraId="482F36B5" w14:textId="77777777" w:rsidR="005C338F" w:rsidRPr="00606347" w:rsidRDefault="005C338F" w:rsidP="006549F7">
            <w:pPr>
              <w:rPr>
                <w:b/>
                <w:sz w:val="18"/>
                <w:szCs w:val="18"/>
              </w:rPr>
            </w:pPr>
          </w:p>
        </w:tc>
        <w:tc>
          <w:tcPr>
            <w:tcW w:w="802" w:type="dxa"/>
            <w:shd w:val="clear" w:color="auto" w:fill="auto"/>
          </w:tcPr>
          <w:p w14:paraId="56528635" w14:textId="77777777" w:rsidR="005C338F" w:rsidRPr="00606347" w:rsidRDefault="005C338F" w:rsidP="006549F7">
            <w:pPr>
              <w:rPr>
                <w:b/>
                <w:sz w:val="18"/>
                <w:szCs w:val="18"/>
              </w:rPr>
            </w:pPr>
            <w:r>
              <w:rPr>
                <w:b/>
                <w:sz w:val="18"/>
                <w:szCs w:val="18"/>
              </w:rPr>
              <w:t>15</w:t>
            </w:r>
          </w:p>
        </w:tc>
      </w:tr>
      <w:tr w:rsidR="005C338F" w:rsidRPr="00606347" w14:paraId="516C6708" w14:textId="77777777" w:rsidTr="006549F7">
        <w:trPr>
          <w:trHeight w:val="864"/>
          <w:jc w:val="center"/>
        </w:trPr>
        <w:tc>
          <w:tcPr>
            <w:tcW w:w="748" w:type="dxa"/>
            <w:shd w:val="clear" w:color="auto" w:fill="auto"/>
            <w:noWrap/>
            <w:hideMark/>
          </w:tcPr>
          <w:p w14:paraId="3930D496" w14:textId="77777777" w:rsidR="005C338F" w:rsidRPr="00606347" w:rsidRDefault="005C338F" w:rsidP="006549F7">
            <w:pPr>
              <w:rPr>
                <w:color w:val="000000"/>
                <w:sz w:val="18"/>
                <w:szCs w:val="18"/>
              </w:rPr>
            </w:pPr>
            <w:r w:rsidRPr="00606347">
              <w:rPr>
                <w:color w:val="000000"/>
                <w:sz w:val="18"/>
                <w:szCs w:val="18"/>
              </w:rPr>
              <w:t>LO2.01</w:t>
            </w:r>
          </w:p>
        </w:tc>
        <w:tc>
          <w:tcPr>
            <w:tcW w:w="3599" w:type="dxa"/>
            <w:shd w:val="clear" w:color="auto" w:fill="auto"/>
            <w:hideMark/>
          </w:tcPr>
          <w:p w14:paraId="21584287" w14:textId="77777777" w:rsidR="005C338F" w:rsidRPr="00606347" w:rsidRDefault="005C338F" w:rsidP="006549F7">
            <w:pPr>
              <w:rPr>
                <w:color w:val="000000"/>
                <w:sz w:val="18"/>
                <w:szCs w:val="18"/>
              </w:rPr>
            </w:pPr>
            <w:r w:rsidRPr="00606347">
              <w:rPr>
                <w:color w:val="000000"/>
                <w:sz w:val="18"/>
                <w:szCs w:val="18"/>
              </w:rPr>
              <w:t>DSDM01 - Develop and implement data strategy, in particular, in a form of Data Management Plan (DMP).</w:t>
            </w:r>
          </w:p>
        </w:tc>
        <w:tc>
          <w:tcPr>
            <w:tcW w:w="850" w:type="dxa"/>
            <w:shd w:val="clear" w:color="auto" w:fill="D9D9D9" w:themeFill="background1" w:themeFillShade="D9"/>
            <w:noWrap/>
          </w:tcPr>
          <w:p w14:paraId="51FD0C2F"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3C94A6D"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0C393242" w14:textId="77777777" w:rsidR="005C338F" w:rsidRPr="00606347" w:rsidRDefault="005C338F" w:rsidP="006549F7">
            <w:pPr>
              <w:rPr>
                <w:color w:val="000000"/>
                <w:sz w:val="18"/>
                <w:szCs w:val="18"/>
              </w:rPr>
            </w:pPr>
          </w:p>
        </w:tc>
        <w:tc>
          <w:tcPr>
            <w:tcW w:w="851" w:type="dxa"/>
            <w:shd w:val="clear" w:color="auto" w:fill="auto"/>
          </w:tcPr>
          <w:p w14:paraId="0949CECB" w14:textId="77777777" w:rsidR="005C338F" w:rsidRPr="00606347" w:rsidRDefault="005C338F" w:rsidP="006549F7">
            <w:pPr>
              <w:rPr>
                <w:color w:val="000000"/>
                <w:sz w:val="18"/>
                <w:szCs w:val="18"/>
              </w:rPr>
            </w:pPr>
            <w:r>
              <w:rPr>
                <w:color w:val="000000"/>
                <w:sz w:val="18"/>
                <w:szCs w:val="18"/>
              </w:rPr>
              <w:t>10</w:t>
            </w:r>
          </w:p>
        </w:tc>
        <w:tc>
          <w:tcPr>
            <w:tcW w:w="709" w:type="dxa"/>
            <w:shd w:val="clear" w:color="auto" w:fill="D9D9D9" w:themeFill="background1" w:themeFillShade="D9"/>
          </w:tcPr>
          <w:p w14:paraId="6F8EF9CA" w14:textId="77777777" w:rsidR="005C338F" w:rsidRPr="00606347" w:rsidRDefault="005C338F" w:rsidP="006549F7">
            <w:pPr>
              <w:rPr>
                <w:color w:val="000000"/>
                <w:sz w:val="18"/>
                <w:szCs w:val="18"/>
              </w:rPr>
            </w:pPr>
          </w:p>
        </w:tc>
        <w:tc>
          <w:tcPr>
            <w:tcW w:w="802" w:type="dxa"/>
            <w:shd w:val="clear" w:color="auto" w:fill="auto"/>
          </w:tcPr>
          <w:p w14:paraId="5B11B57D" w14:textId="77777777" w:rsidR="005C338F" w:rsidRPr="00606347" w:rsidRDefault="005C338F" w:rsidP="006549F7">
            <w:pPr>
              <w:rPr>
                <w:color w:val="000000"/>
                <w:sz w:val="18"/>
                <w:szCs w:val="18"/>
              </w:rPr>
            </w:pPr>
            <w:r>
              <w:rPr>
                <w:color w:val="000000"/>
                <w:sz w:val="18"/>
                <w:szCs w:val="18"/>
              </w:rPr>
              <w:t>10</w:t>
            </w:r>
          </w:p>
        </w:tc>
      </w:tr>
      <w:tr w:rsidR="005C338F" w:rsidRPr="00606347" w14:paraId="484D5C6B" w14:textId="77777777" w:rsidTr="006549F7">
        <w:trPr>
          <w:trHeight w:val="576"/>
          <w:jc w:val="center"/>
        </w:trPr>
        <w:tc>
          <w:tcPr>
            <w:tcW w:w="748" w:type="dxa"/>
            <w:shd w:val="clear" w:color="auto" w:fill="auto"/>
            <w:noWrap/>
            <w:hideMark/>
          </w:tcPr>
          <w:p w14:paraId="46B989F4" w14:textId="77777777" w:rsidR="005C338F" w:rsidRPr="00606347" w:rsidRDefault="005C338F" w:rsidP="006549F7">
            <w:pPr>
              <w:rPr>
                <w:color w:val="000000"/>
                <w:sz w:val="18"/>
                <w:szCs w:val="18"/>
              </w:rPr>
            </w:pPr>
            <w:r w:rsidRPr="00606347">
              <w:rPr>
                <w:color w:val="000000"/>
                <w:sz w:val="18"/>
                <w:szCs w:val="18"/>
              </w:rPr>
              <w:t>LO2.02</w:t>
            </w:r>
          </w:p>
        </w:tc>
        <w:tc>
          <w:tcPr>
            <w:tcW w:w="3599" w:type="dxa"/>
            <w:shd w:val="clear" w:color="auto" w:fill="auto"/>
            <w:hideMark/>
          </w:tcPr>
          <w:p w14:paraId="56EE2CA2" w14:textId="77777777" w:rsidR="005C338F" w:rsidRPr="00606347" w:rsidRDefault="005C338F" w:rsidP="006549F7">
            <w:pPr>
              <w:rPr>
                <w:color w:val="000000"/>
                <w:sz w:val="18"/>
                <w:szCs w:val="18"/>
              </w:rPr>
            </w:pPr>
            <w:r w:rsidRPr="00606347">
              <w:rPr>
                <w:color w:val="000000"/>
                <w:sz w:val="18"/>
                <w:szCs w:val="18"/>
              </w:rPr>
              <w:t>DSDM02 - Develop and implement relevant data models, including metadata.</w:t>
            </w:r>
          </w:p>
        </w:tc>
        <w:tc>
          <w:tcPr>
            <w:tcW w:w="850" w:type="dxa"/>
            <w:shd w:val="clear" w:color="auto" w:fill="D9D9D9" w:themeFill="background1" w:themeFillShade="D9"/>
            <w:noWrap/>
          </w:tcPr>
          <w:p w14:paraId="0A331846"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536EB9A"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06F9594D" w14:textId="77777777" w:rsidR="005C338F" w:rsidRPr="00606347" w:rsidRDefault="005C338F" w:rsidP="006549F7">
            <w:pPr>
              <w:rPr>
                <w:color w:val="000000"/>
                <w:sz w:val="18"/>
                <w:szCs w:val="18"/>
              </w:rPr>
            </w:pPr>
          </w:p>
        </w:tc>
        <w:tc>
          <w:tcPr>
            <w:tcW w:w="851" w:type="dxa"/>
            <w:shd w:val="clear" w:color="auto" w:fill="auto"/>
          </w:tcPr>
          <w:p w14:paraId="26E39719"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04284F6F" w14:textId="77777777" w:rsidR="005C338F" w:rsidRPr="00606347" w:rsidRDefault="005C338F" w:rsidP="006549F7">
            <w:pPr>
              <w:rPr>
                <w:color w:val="000000"/>
                <w:sz w:val="18"/>
                <w:szCs w:val="18"/>
              </w:rPr>
            </w:pPr>
          </w:p>
        </w:tc>
        <w:tc>
          <w:tcPr>
            <w:tcW w:w="802" w:type="dxa"/>
            <w:shd w:val="clear" w:color="auto" w:fill="auto"/>
          </w:tcPr>
          <w:p w14:paraId="197C1564" w14:textId="77777777" w:rsidR="005C338F" w:rsidRPr="00606347" w:rsidRDefault="005C338F" w:rsidP="006549F7">
            <w:pPr>
              <w:rPr>
                <w:color w:val="000000"/>
                <w:sz w:val="18"/>
                <w:szCs w:val="18"/>
              </w:rPr>
            </w:pPr>
          </w:p>
        </w:tc>
      </w:tr>
      <w:tr w:rsidR="005C338F" w:rsidRPr="00606347" w14:paraId="0B47E71B" w14:textId="77777777" w:rsidTr="006549F7">
        <w:trPr>
          <w:trHeight w:val="864"/>
          <w:jc w:val="center"/>
        </w:trPr>
        <w:tc>
          <w:tcPr>
            <w:tcW w:w="748" w:type="dxa"/>
            <w:shd w:val="clear" w:color="auto" w:fill="auto"/>
            <w:noWrap/>
            <w:hideMark/>
          </w:tcPr>
          <w:p w14:paraId="5ADF4C76" w14:textId="77777777" w:rsidR="005C338F" w:rsidRPr="00606347" w:rsidRDefault="005C338F" w:rsidP="006549F7">
            <w:pPr>
              <w:rPr>
                <w:color w:val="000000"/>
                <w:sz w:val="18"/>
                <w:szCs w:val="18"/>
              </w:rPr>
            </w:pPr>
            <w:r w:rsidRPr="00606347">
              <w:rPr>
                <w:color w:val="000000"/>
                <w:sz w:val="18"/>
                <w:szCs w:val="18"/>
              </w:rPr>
              <w:t>LO2.03</w:t>
            </w:r>
          </w:p>
        </w:tc>
        <w:tc>
          <w:tcPr>
            <w:tcW w:w="3599" w:type="dxa"/>
            <w:shd w:val="clear" w:color="auto" w:fill="auto"/>
            <w:hideMark/>
          </w:tcPr>
          <w:p w14:paraId="438531AB" w14:textId="77777777" w:rsidR="005C338F" w:rsidRPr="00606347" w:rsidRDefault="005C338F" w:rsidP="006549F7">
            <w:pPr>
              <w:rPr>
                <w:color w:val="000000"/>
                <w:sz w:val="18"/>
                <w:szCs w:val="18"/>
              </w:rPr>
            </w:pPr>
            <w:r w:rsidRPr="00606347">
              <w:rPr>
                <w:color w:val="000000"/>
                <w:sz w:val="18"/>
                <w:szCs w:val="18"/>
              </w:rPr>
              <w:t>DSDM03 - Collect and integrate different data source and provide them for further analysis.</w:t>
            </w:r>
          </w:p>
        </w:tc>
        <w:tc>
          <w:tcPr>
            <w:tcW w:w="850" w:type="dxa"/>
            <w:shd w:val="clear" w:color="auto" w:fill="D9D9D9" w:themeFill="background1" w:themeFillShade="D9"/>
            <w:noWrap/>
          </w:tcPr>
          <w:p w14:paraId="67CF4F0D"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17188F13"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4358E37" w14:textId="77777777" w:rsidR="005C338F" w:rsidRPr="00606347" w:rsidRDefault="005C338F" w:rsidP="006549F7">
            <w:pPr>
              <w:rPr>
                <w:color w:val="000000"/>
                <w:sz w:val="18"/>
                <w:szCs w:val="18"/>
              </w:rPr>
            </w:pPr>
          </w:p>
        </w:tc>
        <w:tc>
          <w:tcPr>
            <w:tcW w:w="851" w:type="dxa"/>
            <w:shd w:val="clear" w:color="auto" w:fill="auto"/>
          </w:tcPr>
          <w:p w14:paraId="359DA44E"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BB51362" w14:textId="77777777" w:rsidR="005C338F" w:rsidRPr="00606347" w:rsidRDefault="005C338F" w:rsidP="006549F7">
            <w:pPr>
              <w:rPr>
                <w:color w:val="000000"/>
                <w:sz w:val="18"/>
                <w:szCs w:val="18"/>
              </w:rPr>
            </w:pPr>
          </w:p>
        </w:tc>
        <w:tc>
          <w:tcPr>
            <w:tcW w:w="802" w:type="dxa"/>
            <w:shd w:val="clear" w:color="auto" w:fill="auto"/>
          </w:tcPr>
          <w:p w14:paraId="6CB588A4" w14:textId="77777777" w:rsidR="005C338F" w:rsidRPr="00606347" w:rsidRDefault="005C338F" w:rsidP="006549F7">
            <w:pPr>
              <w:rPr>
                <w:color w:val="000000"/>
                <w:sz w:val="18"/>
                <w:szCs w:val="18"/>
              </w:rPr>
            </w:pPr>
          </w:p>
        </w:tc>
      </w:tr>
      <w:tr w:rsidR="005C338F" w:rsidRPr="00606347" w14:paraId="0CBF77EC" w14:textId="77777777" w:rsidTr="006549F7">
        <w:trPr>
          <w:trHeight w:val="864"/>
          <w:jc w:val="center"/>
        </w:trPr>
        <w:tc>
          <w:tcPr>
            <w:tcW w:w="748" w:type="dxa"/>
            <w:shd w:val="clear" w:color="auto" w:fill="auto"/>
            <w:noWrap/>
            <w:hideMark/>
          </w:tcPr>
          <w:p w14:paraId="60799D18" w14:textId="77777777" w:rsidR="005C338F" w:rsidRPr="00606347" w:rsidRDefault="005C338F" w:rsidP="006549F7">
            <w:pPr>
              <w:rPr>
                <w:color w:val="000000"/>
                <w:sz w:val="18"/>
                <w:szCs w:val="18"/>
              </w:rPr>
            </w:pPr>
            <w:r w:rsidRPr="00606347">
              <w:rPr>
                <w:color w:val="000000"/>
                <w:sz w:val="18"/>
                <w:szCs w:val="18"/>
              </w:rPr>
              <w:t>LO2.04</w:t>
            </w:r>
          </w:p>
        </w:tc>
        <w:tc>
          <w:tcPr>
            <w:tcW w:w="3599" w:type="dxa"/>
            <w:shd w:val="clear" w:color="auto" w:fill="auto"/>
            <w:hideMark/>
          </w:tcPr>
          <w:p w14:paraId="348C9AF4" w14:textId="77777777" w:rsidR="005C338F" w:rsidRPr="00606347" w:rsidRDefault="005C338F" w:rsidP="006549F7">
            <w:pPr>
              <w:rPr>
                <w:color w:val="000000"/>
                <w:sz w:val="18"/>
                <w:szCs w:val="18"/>
              </w:rPr>
            </w:pPr>
            <w:r w:rsidRPr="00606347">
              <w:rPr>
                <w:color w:val="000000"/>
                <w:sz w:val="18"/>
                <w:szCs w:val="18"/>
              </w:rPr>
              <w:t>DSDM04 - Develop and maintain a historical data repository of analysis results (data provenance).</w:t>
            </w:r>
          </w:p>
        </w:tc>
        <w:tc>
          <w:tcPr>
            <w:tcW w:w="850" w:type="dxa"/>
            <w:shd w:val="clear" w:color="auto" w:fill="D9D9D9" w:themeFill="background1" w:themeFillShade="D9"/>
            <w:noWrap/>
          </w:tcPr>
          <w:p w14:paraId="11215870"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474A7357"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0E37A25B" w14:textId="77777777" w:rsidR="005C338F" w:rsidRPr="00606347" w:rsidRDefault="005C338F" w:rsidP="006549F7">
            <w:pPr>
              <w:rPr>
                <w:color w:val="000000"/>
                <w:sz w:val="18"/>
                <w:szCs w:val="18"/>
              </w:rPr>
            </w:pPr>
          </w:p>
        </w:tc>
        <w:tc>
          <w:tcPr>
            <w:tcW w:w="851" w:type="dxa"/>
            <w:shd w:val="clear" w:color="auto" w:fill="auto"/>
          </w:tcPr>
          <w:p w14:paraId="075C370F"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7B8DE30" w14:textId="77777777" w:rsidR="005C338F" w:rsidRPr="00606347" w:rsidRDefault="005C338F" w:rsidP="006549F7">
            <w:pPr>
              <w:rPr>
                <w:color w:val="000000"/>
                <w:sz w:val="18"/>
                <w:szCs w:val="18"/>
              </w:rPr>
            </w:pPr>
          </w:p>
        </w:tc>
        <w:tc>
          <w:tcPr>
            <w:tcW w:w="802" w:type="dxa"/>
            <w:shd w:val="clear" w:color="auto" w:fill="auto"/>
          </w:tcPr>
          <w:p w14:paraId="0A30C9EE" w14:textId="77777777" w:rsidR="005C338F" w:rsidRPr="00606347" w:rsidRDefault="005C338F" w:rsidP="006549F7">
            <w:pPr>
              <w:rPr>
                <w:color w:val="000000"/>
                <w:sz w:val="18"/>
                <w:szCs w:val="18"/>
              </w:rPr>
            </w:pPr>
          </w:p>
        </w:tc>
      </w:tr>
      <w:tr w:rsidR="005C338F" w:rsidRPr="00606347" w14:paraId="1B8BF761" w14:textId="77777777" w:rsidTr="006549F7">
        <w:trPr>
          <w:trHeight w:val="576"/>
          <w:jc w:val="center"/>
        </w:trPr>
        <w:tc>
          <w:tcPr>
            <w:tcW w:w="748" w:type="dxa"/>
            <w:shd w:val="clear" w:color="auto" w:fill="auto"/>
            <w:noWrap/>
            <w:hideMark/>
          </w:tcPr>
          <w:p w14:paraId="28683EA6" w14:textId="77777777" w:rsidR="005C338F" w:rsidRPr="00606347" w:rsidRDefault="005C338F" w:rsidP="006549F7">
            <w:pPr>
              <w:rPr>
                <w:color w:val="000000"/>
                <w:sz w:val="18"/>
                <w:szCs w:val="18"/>
              </w:rPr>
            </w:pPr>
            <w:r w:rsidRPr="00606347">
              <w:rPr>
                <w:color w:val="000000"/>
                <w:sz w:val="18"/>
                <w:szCs w:val="18"/>
              </w:rPr>
              <w:t>LO2.05</w:t>
            </w:r>
          </w:p>
        </w:tc>
        <w:tc>
          <w:tcPr>
            <w:tcW w:w="3599" w:type="dxa"/>
            <w:shd w:val="clear" w:color="auto" w:fill="auto"/>
            <w:hideMark/>
          </w:tcPr>
          <w:p w14:paraId="42383CB2" w14:textId="77777777" w:rsidR="005C338F" w:rsidRPr="00606347" w:rsidRDefault="005C338F" w:rsidP="006549F7">
            <w:pPr>
              <w:rPr>
                <w:color w:val="000000"/>
                <w:sz w:val="18"/>
                <w:szCs w:val="18"/>
              </w:rPr>
            </w:pPr>
            <w:r w:rsidRPr="00606347">
              <w:rPr>
                <w:color w:val="000000"/>
                <w:sz w:val="18"/>
                <w:szCs w:val="18"/>
              </w:rPr>
              <w:t>DSDM05 - Ensure data quality, accessibility, publications (data curation).</w:t>
            </w:r>
          </w:p>
        </w:tc>
        <w:tc>
          <w:tcPr>
            <w:tcW w:w="850" w:type="dxa"/>
            <w:shd w:val="clear" w:color="auto" w:fill="D9D9D9" w:themeFill="background1" w:themeFillShade="D9"/>
            <w:noWrap/>
          </w:tcPr>
          <w:p w14:paraId="027D631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1F4E33F5"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162BFB00" w14:textId="77777777" w:rsidR="005C338F" w:rsidRPr="00606347" w:rsidRDefault="005C338F" w:rsidP="006549F7">
            <w:pPr>
              <w:rPr>
                <w:color w:val="000000"/>
                <w:sz w:val="18"/>
                <w:szCs w:val="18"/>
              </w:rPr>
            </w:pPr>
          </w:p>
        </w:tc>
        <w:tc>
          <w:tcPr>
            <w:tcW w:w="851" w:type="dxa"/>
            <w:shd w:val="clear" w:color="auto" w:fill="auto"/>
          </w:tcPr>
          <w:p w14:paraId="3048F3EF"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9C2F5DB" w14:textId="77777777" w:rsidR="005C338F" w:rsidRPr="00606347" w:rsidRDefault="005C338F" w:rsidP="006549F7">
            <w:pPr>
              <w:rPr>
                <w:color w:val="000000"/>
                <w:sz w:val="18"/>
                <w:szCs w:val="18"/>
              </w:rPr>
            </w:pPr>
          </w:p>
        </w:tc>
        <w:tc>
          <w:tcPr>
            <w:tcW w:w="802" w:type="dxa"/>
            <w:shd w:val="clear" w:color="auto" w:fill="auto"/>
          </w:tcPr>
          <w:p w14:paraId="475ED130" w14:textId="77777777" w:rsidR="005C338F" w:rsidRPr="00606347" w:rsidRDefault="005C338F" w:rsidP="006549F7">
            <w:pPr>
              <w:rPr>
                <w:color w:val="000000"/>
                <w:sz w:val="18"/>
                <w:szCs w:val="18"/>
              </w:rPr>
            </w:pPr>
          </w:p>
        </w:tc>
      </w:tr>
      <w:tr w:rsidR="005C338F" w:rsidRPr="00606347" w14:paraId="4478C20B" w14:textId="77777777" w:rsidTr="006549F7">
        <w:trPr>
          <w:trHeight w:val="576"/>
          <w:jc w:val="center"/>
        </w:trPr>
        <w:tc>
          <w:tcPr>
            <w:tcW w:w="748" w:type="dxa"/>
            <w:shd w:val="clear" w:color="auto" w:fill="auto"/>
            <w:noWrap/>
            <w:hideMark/>
          </w:tcPr>
          <w:p w14:paraId="639E0F04" w14:textId="77777777" w:rsidR="005C338F" w:rsidRPr="00606347" w:rsidRDefault="005C338F" w:rsidP="006549F7">
            <w:pPr>
              <w:rPr>
                <w:color w:val="000000"/>
                <w:sz w:val="18"/>
                <w:szCs w:val="18"/>
              </w:rPr>
            </w:pPr>
            <w:r w:rsidRPr="00606347">
              <w:rPr>
                <w:color w:val="000000"/>
                <w:sz w:val="18"/>
                <w:szCs w:val="18"/>
              </w:rPr>
              <w:t>LO2.06</w:t>
            </w:r>
          </w:p>
        </w:tc>
        <w:tc>
          <w:tcPr>
            <w:tcW w:w="3599" w:type="dxa"/>
            <w:shd w:val="clear" w:color="auto" w:fill="auto"/>
            <w:hideMark/>
          </w:tcPr>
          <w:p w14:paraId="41B2F0EF" w14:textId="77777777" w:rsidR="005C338F" w:rsidRPr="00606347" w:rsidRDefault="005C338F" w:rsidP="006549F7">
            <w:pPr>
              <w:rPr>
                <w:color w:val="000000"/>
                <w:sz w:val="18"/>
                <w:szCs w:val="18"/>
              </w:rPr>
            </w:pPr>
            <w:r w:rsidRPr="00606347">
              <w:rPr>
                <w:color w:val="000000"/>
                <w:sz w:val="18"/>
                <w:szCs w:val="18"/>
              </w:rPr>
              <w:t>DSDM06 - Manage IPR and ethical issues in data management.</w:t>
            </w:r>
          </w:p>
        </w:tc>
        <w:tc>
          <w:tcPr>
            <w:tcW w:w="850" w:type="dxa"/>
            <w:shd w:val="clear" w:color="auto" w:fill="D9D9D9" w:themeFill="background1" w:themeFillShade="D9"/>
            <w:noWrap/>
          </w:tcPr>
          <w:p w14:paraId="08D1CA8F" w14:textId="77777777" w:rsidR="005C338F" w:rsidRPr="00606347" w:rsidRDefault="005C338F" w:rsidP="006549F7">
            <w:pPr>
              <w:rPr>
                <w:sz w:val="18"/>
                <w:szCs w:val="18"/>
              </w:rPr>
            </w:pPr>
          </w:p>
        </w:tc>
        <w:tc>
          <w:tcPr>
            <w:tcW w:w="851" w:type="dxa"/>
            <w:shd w:val="clear" w:color="auto" w:fill="D9D9D9" w:themeFill="background1" w:themeFillShade="D9"/>
          </w:tcPr>
          <w:p w14:paraId="7354793B" w14:textId="77777777" w:rsidR="005C338F" w:rsidRPr="00606347" w:rsidRDefault="005C338F" w:rsidP="006549F7">
            <w:pPr>
              <w:rPr>
                <w:sz w:val="18"/>
                <w:szCs w:val="18"/>
              </w:rPr>
            </w:pPr>
          </w:p>
        </w:tc>
        <w:tc>
          <w:tcPr>
            <w:tcW w:w="850" w:type="dxa"/>
            <w:shd w:val="clear" w:color="auto" w:fill="D9D9D9" w:themeFill="background1" w:themeFillShade="D9"/>
          </w:tcPr>
          <w:p w14:paraId="0ABBCFDD" w14:textId="77777777" w:rsidR="005C338F" w:rsidRPr="00606347" w:rsidRDefault="005C338F" w:rsidP="006549F7">
            <w:pPr>
              <w:rPr>
                <w:sz w:val="18"/>
                <w:szCs w:val="18"/>
              </w:rPr>
            </w:pPr>
          </w:p>
        </w:tc>
        <w:tc>
          <w:tcPr>
            <w:tcW w:w="851" w:type="dxa"/>
            <w:shd w:val="clear" w:color="auto" w:fill="auto"/>
          </w:tcPr>
          <w:p w14:paraId="6221F579" w14:textId="77777777" w:rsidR="005C338F" w:rsidRPr="00606347" w:rsidRDefault="005C338F" w:rsidP="006549F7">
            <w:pPr>
              <w:rPr>
                <w:sz w:val="18"/>
                <w:szCs w:val="18"/>
              </w:rPr>
            </w:pPr>
            <w:r>
              <w:rPr>
                <w:sz w:val="18"/>
                <w:szCs w:val="18"/>
              </w:rPr>
              <w:t>5</w:t>
            </w:r>
          </w:p>
        </w:tc>
        <w:tc>
          <w:tcPr>
            <w:tcW w:w="709" w:type="dxa"/>
            <w:shd w:val="clear" w:color="auto" w:fill="D9D9D9" w:themeFill="background1" w:themeFillShade="D9"/>
          </w:tcPr>
          <w:p w14:paraId="4BD318E5" w14:textId="77777777" w:rsidR="005C338F" w:rsidRPr="00606347" w:rsidRDefault="005C338F" w:rsidP="006549F7">
            <w:pPr>
              <w:rPr>
                <w:sz w:val="18"/>
                <w:szCs w:val="18"/>
              </w:rPr>
            </w:pPr>
          </w:p>
        </w:tc>
        <w:tc>
          <w:tcPr>
            <w:tcW w:w="802" w:type="dxa"/>
            <w:shd w:val="clear" w:color="auto" w:fill="auto"/>
          </w:tcPr>
          <w:p w14:paraId="7C6EDF48" w14:textId="77777777" w:rsidR="005C338F" w:rsidRPr="00606347" w:rsidRDefault="005C338F" w:rsidP="006549F7">
            <w:pPr>
              <w:rPr>
                <w:sz w:val="18"/>
                <w:szCs w:val="18"/>
              </w:rPr>
            </w:pPr>
            <w:r>
              <w:rPr>
                <w:sz w:val="18"/>
                <w:szCs w:val="18"/>
              </w:rPr>
              <w:t>5</w:t>
            </w:r>
          </w:p>
        </w:tc>
      </w:tr>
      <w:tr w:rsidR="005C338F" w:rsidRPr="00606347" w14:paraId="4066409E" w14:textId="77777777" w:rsidTr="006549F7">
        <w:trPr>
          <w:trHeight w:val="288"/>
          <w:jc w:val="center"/>
        </w:trPr>
        <w:tc>
          <w:tcPr>
            <w:tcW w:w="9260" w:type="dxa"/>
            <w:gridSpan w:val="8"/>
            <w:shd w:val="clear" w:color="auto" w:fill="auto"/>
            <w:hideMark/>
          </w:tcPr>
          <w:p w14:paraId="67B9079F" w14:textId="77777777" w:rsidR="005C338F" w:rsidRPr="00606347" w:rsidRDefault="005C338F" w:rsidP="006549F7">
            <w:pPr>
              <w:rPr>
                <w:b/>
                <w:bCs/>
                <w:sz w:val="18"/>
                <w:szCs w:val="18"/>
              </w:rPr>
            </w:pPr>
            <w:r w:rsidRPr="00606347">
              <w:rPr>
                <w:b/>
                <w:sz w:val="18"/>
                <w:szCs w:val="18"/>
              </w:rPr>
              <w:t>Data Science Engineering</w:t>
            </w:r>
          </w:p>
        </w:tc>
      </w:tr>
      <w:tr w:rsidR="005C338F" w:rsidRPr="00606347" w14:paraId="7A9FDEBD" w14:textId="77777777" w:rsidTr="006549F7">
        <w:trPr>
          <w:trHeight w:val="1152"/>
          <w:jc w:val="center"/>
        </w:trPr>
        <w:tc>
          <w:tcPr>
            <w:tcW w:w="748" w:type="dxa"/>
            <w:shd w:val="clear" w:color="auto" w:fill="auto"/>
            <w:hideMark/>
          </w:tcPr>
          <w:p w14:paraId="2DC9CFC8" w14:textId="77777777" w:rsidR="005C338F" w:rsidRPr="00606347" w:rsidRDefault="005C338F" w:rsidP="006549F7">
            <w:pPr>
              <w:rPr>
                <w:b/>
                <w:sz w:val="18"/>
                <w:szCs w:val="18"/>
              </w:rPr>
            </w:pPr>
            <w:r w:rsidRPr="00606347">
              <w:rPr>
                <w:b/>
                <w:sz w:val="18"/>
                <w:szCs w:val="18"/>
              </w:rPr>
              <w:t>LO3-ENG</w:t>
            </w:r>
          </w:p>
        </w:tc>
        <w:tc>
          <w:tcPr>
            <w:tcW w:w="3599" w:type="dxa"/>
            <w:shd w:val="clear" w:color="auto" w:fill="auto"/>
            <w:hideMark/>
          </w:tcPr>
          <w:p w14:paraId="3234F217" w14:textId="72BDD986" w:rsidR="005C338F" w:rsidRPr="00606347" w:rsidRDefault="005C338F" w:rsidP="006549F7">
            <w:pPr>
              <w:rPr>
                <w:b/>
                <w:sz w:val="18"/>
                <w:szCs w:val="18"/>
              </w:rPr>
            </w:pPr>
            <w:r w:rsidRPr="00606347">
              <w:rPr>
                <w:b/>
                <w:sz w:val="18"/>
                <w:szCs w:val="18"/>
              </w:rPr>
              <w:t>DS</w:t>
            </w:r>
            <w:r>
              <w:rPr>
                <w:b/>
                <w:sz w:val="18"/>
                <w:szCs w:val="18"/>
              </w:rPr>
              <w:t>ENG</w:t>
            </w:r>
            <w:r w:rsidRPr="00606347">
              <w:rPr>
                <w:b/>
                <w:sz w:val="18"/>
                <w:szCs w:val="18"/>
              </w:rPr>
              <w:t xml:space="preserve">-ENG - Use engineering principles to research, design, develop and implement </w:t>
            </w:r>
            <w:r w:rsidR="00372FAB" w:rsidRPr="00606347">
              <w:rPr>
                <w:b/>
                <w:sz w:val="18"/>
                <w:szCs w:val="18"/>
              </w:rPr>
              <w:t>new instruments</w:t>
            </w:r>
            <w:r w:rsidRPr="00606347">
              <w:rPr>
                <w:b/>
                <w:sz w:val="18"/>
                <w:szCs w:val="18"/>
              </w:rPr>
              <w:t xml:space="preserve"> and applications for data collection, analysis and management.</w:t>
            </w:r>
          </w:p>
        </w:tc>
        <w:tc>
          <w:tcPr>
            <w:tcW w:w="850" w:type="dxa"/>
            <w:shd w:val="clear" w:color="auto" w:fill="D9D9D9" w:themeFill="background1" w:themeFillShade="D9"/>
            <w:noWrap/>
            <w:hideMark/>
          </w:tcPr>
          <w:p w14:paraId="34382C4E" w14:textId="77777777" w:rsidR="005C338F" w:rsidRPr="00606347" w:rsidRDefault="005C338F" w:rsidP="006549F7">
            <w:pPr>
              <w:rPr>
                <w:b/>
                <w:sz w:val="18"/>
                <w:szCs w:val="18"/>
              </w:rPr>
            </w:pPr>
          </w:p>
        </w:tc>
        <w:tc>
          <w:tcPr>
            <w:tcW w:w="851" w:type="dxa"/>
            <w:shd w:val="clear" w:color="auto" w:fill="auto"/>
          </w:tcPr>
          <w:p w14:paraId="6A087EE8" w14:textId="77777777" w:rsidR="005C338F" w:rsidRPr="00606347" w:rsidRDefault="005C338F" w:rsidP="006549F7">
            <w:pPr>
              <w:rPr>
                <w:b/>
                <w:sz w:val="18"/>
                <w:szCs w:val="18"/>
              </w:rPr>
            </w:pPr>
          </w:p>
        </w:tc>
        <w:tc>
          <w:tcPr>
            <w:tcW w:w="850" w:type="dxa"/>
            <w:shd w:val="clear" w:color="auto" w:fill="D9D9D9" w:themeFill="background1" w:themeFillShade="D9"/>
          </w:tcPr>
          <w:p w14:paraId="62F96A90" w14:textId="77777777" w:rsidR="005C338F" w:rsidRPr="00606347" w:rsidRDefault="005C338F" w:rsidP="006549F7">
            <w:pPr>
              <w:rPr>
                <w:b/>
                <w:sz w:val="18"/>
                <w:szCs w:val="18"/>
              </w:rPr>
            </w:pPr>
          </w:p>
        </w:tc>
        <w:tc>
          <w:tcPr>
            <w:tcW w:w="851" w:type="dxa"/>
            <w:shd w:val="clear" w:color="auto" w:fill="auto"/>
          </w:tcPr>
          <w:p w14:paraId="1579FFD1" w14:textId="77777777" w:rsidR="005C338F" w:rsidRPr="00606347" w:rsidRDefault="005C338F" w:rsidP="006549F7">
            <w:pPr>
              <w:rPr>
                <w:b/>
                <w:sz w:val="18"/>
                <w:szCs w:val="18"/>
              </w:rPr>
            </w:pPr>
            <w:r>
              <w:rPr>
                <w:b/>
                <w:sz w:val="18"/>
                <w:szCs w:val="18"/>
              </w:rPr>
              <w:t>5</w:t>
            </w:r>
          </w:p>
        </w:tc>
        <w:tc>
          <w:tcPr>
            <w:tcW w:w="709" w:type="dxa"/>
            <w:shd w:val="clear" w:color="auto" w:fill="D9D9D9" w:themeFill="background1" w:themeFillShade="D9"/>
          </w:tcPr>
          <w:p w14:paraId="04579ED1" w14:textId="77777777" w:rsidR="005C338F" w:rsidRPr="00606347" w:rsidRDefault="005C338F" w:rsidP="006549F7">
            <w:pPr>
              <w:rPr>
                <w:b/>
                <w:sz w:val="18"/>
                <w:szCs w:val="18"/>
              </w:rPr>
            </w:pPr>
          </w:p>
        </w:tc>
        <w:tc>
          <w:tcPr>
            <w:tcW w:w="802" w:type="dxa"/>
            <w:shd w:val="clear" w:color="auto" w:fill="auto"/>
          </w:tcPr>
          <w:p w14:paraId="307459A5" w14:textId="77777777" w:rsidR="005C338F" w:rsidRPr="00606347" w:rsidRDefault="005C338F" w:rsidP="006549F7">
            <w:pPr>
              <w:rPr>
                <w:b/>
                <w:sz w:val="18"/>
                <w:szCs w:val="18"/>
              </w:rPr>
            </w:pPr>
            <w:r>
              <w:rPr>
                <w:b/>
                <w:sz w:val="18"/>
                <w:szCs w:val="18"/>
              </w:rPr>
              <w:t>15</w:t>
            </w:r>
          </w:p>
        </w:tc>
      </w:tr>
      <w:tr w:rsidR="005C338F" w:rsidRPr="00606347" w14:paraId="483E0063" w14:textId="77777777" w:rsidTr="006549F7">
        <w:trPr>
          <w:trHeight w:val="1080"/>
          <w:jc w:val="center"/>
        </w:trPr>
        <w:tc>
          <w:tcPr>
            <w:tcW w:w="748" w:type="dxa"/>
            <w:shd w:val="clear" w:color="auto" w:fill="auto"/>
            <w:hideMark/>
          </w:tcPr>
          <w:p w14:paraId="6230E3A8" w14:textId="77777777" w:rsidR="005C338F" w:rsidRPr="00606347" w:rsidRDefault="005C338F" w:rsidP="006549F7">
            <w:pPr>
              <w:rPr>
                <w:color w:val="000000"/>
                <w:sz w:val="18"/>
                <w:szCs w:val="18"/>
              </w:rPr>
            </w:pPr>
            <w:r w:rsidRPr="00606347">
              <w:rPr>
                <w:color w:val="000000"/>
                <w:sz w:val="18"/>
                <w:szCs w:val="18"/>
              </w:rPr>
              <w:t>LO3.01</w:t>
            </w:r>
          </w:p>
        </w:tc>
        <w:tc>
          <w:tcPr>
            <w:tcW w:w="3599" w:type="dxa"/>
            <w:shd w:val="clear" w:color="auto" w:fill="auto"/>
            <w:hideMark/>
          </w:tcPr>
          <w:p w14:paraId="089A8C8F" w14:textId="77777777" w:rsidR="005C338F" w:rsidRPr="00606347" w:rsidRDefault="005C338F" w:rsidP="006549F7">
            <w:pPr>
              <w:rPr>
                <w:color w:val="000000"/>
                <w:sz w:val="18"/>
                <w:szCs w:val="18"/>
              </w:rPr>
            </w:pPr>
            <w:r w:rsidRPr="00606347">
              <w:rPr>
                <w:color w:val="000000"/>
                <w:sz w:val="18"/>
                <w:szCs w:val="18"/>
              </w:rPr>
              <w:t>DSENG01 - Use engineering principles to research, design, prototype data analytics applications, or develop structures, instruments, machines, experiments, processes, systems.</w:t>
            </w:r>
          </w:p>
        </w:tc>
        <w:tc>
          <w:tcPr>
            <w:tcW w:w="850" w:type="dxa"/>
            <w:shd w:val="clear" w:color="auto" w:fill="D9D9D9" w:themeFill="background1" w:themeFillShade="D9"/>
            <w:noWrap/>
            <w:hideMark/>
          </w:tcPr>
          <w:p w14:paraId="2C0F0C56"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8591688"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6CC250B2" w14:textId="77777777" w:rsidR="005C338F" w:rsidRPr="00606347" w:rsidRDefault="005C338F" w:rsidP="006549F7">
            <w:pPr>
              <w:rPr>
                <w:color w:val="000000"/>
                <w:sz w:val="18"/>
                <w:szCs w:val="18"/>
              </w:rPr>
            </w:pPr>
          </w:p>
        </w:tc>
        <w:tc>
          <w:tcPr>
            <w:tcW w:w="851" w:type="dxa"/>
            <w:shd w:val="clear" w:color="auto" w:fill="auto"/>
          </w:tcPr>
          <w:p w14:paraId="759EAF1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63AF7A30" w14:textId="77777777" w:rsidR="005C338F" w:rsidRPr="00606347" w:rsidRDefault="005C338F" w:rsidP="006549F7">
            <w:pPr>
              <w:rPr>
                <w:color w:val="000000"/>
                <w:sz w:val="18"/>
                <w:szCs w:val="18"/>
              </w:rPr>
            </w:pPr>
          </w:p>
        </w:tc>
        <w:tc>
          <w:tcPr>
            <w:tcW w:w="802" w:type="dxa"/>
            <w:shd w:val="clear" w:color="auto" w:fill="auto"/>
          </w:tcPr>
          <w:p w14:paraId="5DEF813E" w14:textId="77777777" w:rsidR="005C338F" w:rsidRPr="00606347" w:rsidRDefault="005C338F" w:rsidP="006549F7">
            <w:pPr>
              <w:rPr>
                <w:color w:val="000000"/>
                <w:sz w:val="18"/>
                <w:szCs w:val="18"/>
              </w:rPr>
            </w:pPr>
          </w:p>
        </w:tc>
      </w:tr>
      <w:tr w:rsidR="005C338F" w:rsidRPr="00606347" w14:paraId="3565C3EE" w14:textId="77777777" w:rsidTr="006549F7">
        <w:trPr>
          <w:trHeight w:val="648"/>
          <w:jc w:val="center"/>
        </w:trPr>
        <w:tc>
          <w:tcPr>
            <w:tcW w:w="748" w:type="dxa"/>
            <w:shd w:val="clear" w:color="auto" w:fill="auto"/>
            <w:hideMark/>
          </w:tcPr>
          <w:p w14:paraId="0DA1C024" w14:textId="77777777" w:rsidR="005C338F" w:rsidRPr="00606347" w:rsidRDefault="005C338F" w:rsidP="006549F7">
            <w:pPr>
              <w:rPr>
                <w:color w:val="000000"/>
                <w:sz w:val="18"/>
                <w:szCs w:val="18"/>
              </w:rPr>
            </w:pPr>
            <w:r w:rsidRPr="00606347">
              <w:rPr>
                <w:color w:val="000000"/>
                <w:sz w:val="18"/>
                <w:szCs w:val="18"/>
              </w:rPr>
              <w:t>LO3.02</w:t>
            </w:r>
          </w:p>
        </w:tc>
        <w:tc>
          <w:tcPr>
            <w:tcW w:w="3599" w:type="dxa"/>
            <w:shd w:val="clear" w:color="auto" w:fill="auto"/>
            <w:hideMark/>
          </w:tcPr>
          <w:p w14:paraId="1154E751" w14:textId="77777777" w:rsidR="005C338F" w:rsidRPr="00606347" w:rsidRDefault="005C338F" w:rsidP="006549F7">
            <w:pPr>
              <w:rPr>
                <w:color w:val="000000"/>
                <w:sz w:val="18"/>
                <w:szCs w:val="18"/>
              </w:rPr>
            </w:pPr>
            <w:r w:rsidRPr="00606347">
              <w:rPr>
                <w:color w:val="000000"/>
                <w:sz w:val="18"/>
                <w:szCs w:val="18"/>
              </w:rPr>
              <w:t>DSENG02 - Develop and apply computational solutions to domain related problems using wide range of data analytics platforms.</w:t>
            </w:r>
          </w:p>
        </w:tc>
        <w:tc>
          <w:tcPr>
            <w:tcW w:w="850" w:type="dxa"/>
            <w:shd w:val="clear" w:color="auto" w:fill="D9D9D9" w:themeFill="background1" w:themeFillShade="D9"/>
            <w:noWrap/>
            <w:hideMark/>
          </w:tcPr>
          <w:p w14:paraId="013AD7C9"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4974E6D4"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4C81E52" w14:textId="77777777" w:rsidR="005C338F" w:rsidRPr="00606347" w:rsidRDefault="005C338F" w:rsidP="006549F7">
            <w:pPr>
              <w:rPr>
                <w:color w:val="000000"/>
                <w:sz w:val="18"/>
                <w:szCs w:val="18"/>
              </w:rPr>
            </w:pPr>
          </w:p>
        </w:tc>
        <w:tc>
          <w:tcPr>
            <w:tcW w:w="851" w:type="dxa"/>
            <w:shd w:val="clear" w:color="auto" w:fill="auto"/>
          </w:tcPr>
          <w:p w14:paraId="2C4003C9"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EDE0140" w14:textId="77777777" w:rsidR="005C338F" w:rsidRPr="00606347" w:rsidRDefault="005C338F" w:rsidP="006549F7">
            <w:pPr>
              <w:rPr>
                <w:color w:val="000000"/>
                <w:sz w:val="18"/>
                <w:szCs w:val="18"/>
              </w:rPr>
            </w:pPr>
          </w:p>
        </w:tc>
        <w:tc>
          <w:tcPr>
            <w:tcW w:w="802" w:type="dxa"/>
            <w:shd w:val="clear" w:color="auto" w:fill="auto"/>
          </w:tcPr>
          <w:p w14:paraId="15E2B5D1" w14:textId="77777777" w:rsidR="005C338F" w:rsidRPr="00606347" w:rsidRDefault="005C338F" w:rsidP="006549F7">
            <w:pPr>
              <w:rPr>
                <w:color w:val="000000"/>
                <w:sz w:val="18"/>
                <w:szCs w:val="18"/>
              </w:rPr>
            </w:pPr>
          </w:p>
        </w:tc>
      </w:tr>
      <w:tr w:rsidR="005C338F" w:rsidRPr="00606347" w14:paraId="5541517B" w14:textId="77777777" w:rsidTr="006549F7">
        <w:trPr>
          <w:trHeight w:val="576"/>
          <w:jc w:val="center"/>
        </w:trPr>
        <w:tc>
          <w:tcPr>
            <w:tcW w:w="748" w:type="dxa"/>
            <w:shd w:val="clear" w:color="auto" w:fill="auto"/>
            <w:hideMark/>
          </w:tcPr>
          <w:p w14:paraId="1C1A535C" w14:textId="77777777" w:rsidR="005C338F" w:rsidRPr="00606347" w:rsidRDefault="005C338F" w:rsidP="006549F7">
            <w:pPr>
              <w:rPr>
                <w:color w:val="000000"/>
                <w:sz w:val="18"/>
                <w:szCs w:val="18"/>
              </w:rPr>
            </w:pPr>
            <w:r w:rsidRPr="00606347">
              <w:rPr>
                <w:color w:val="000000"/>
                <w:sz w:val="18"/>
                <w:szCs w:val="18"/>
              </w:rPr>
              <w:t>LO3.03</w:t>
            </w:r>
          </w:p>
        </w:tc>
        <w:tc>
          <w:tcPr>
            <w:tcW w:w="3599" w:type="dxa"/>
            <w:shd w:val="clear" w:color="auto" w:fill="auto"/>
            <w:hideMark/>
          </w:tcPr>
          <w:p w14:paraId="38FCB85B" w14:textId="77777777" w:rsidR="005C338F" w:rsidRPr="00606347" w:rsidRDefault="005C338F" w:rsidP="006549F7">
            <w:pPr>
              <w:rPr>
                <w:color w:val="000000"/>
                <w:sz w:val="18"/>
                <w:szCs w:val="18"/>
              </w:rPr>
            </w:pPr>
            <w:r w:rsidRPr="00606347">
              <w:rPr>
                <w:color w:val="000000"/>
                <w:sz w:val="18"/>
                <w:szCs w:val="18"/>
              </w:rPr>
              <w:t>DSENG03 - Develops specialized data analysis tools to support executive decision making.</w:t>
            </w:r>
          </w:p>
        </w:tc>
        <w:tc>
          <w:tcPr>
            <w:tcW w:w="850" w:type="dxa"/>
            <w:shd w:val="clear" w:color="auto" w:fill="D9D9D9" w:themeFill="background1" w:themeFillShade="D9"/>
            <w:noWrap/>
            <w:hideMark/>
          </w:tcPr>
          <w:p w14:paraId="52393CEB"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8E2F69C"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361BA673" w14:textId="77777777" w:rsidR="005C338F" w:rsidRPr="00606347" w:rsidRDefault="005C338F" w:rsidP="006549F7">
            <w:pPr>
              <w:rPr>
                <w:color w:val="000000"/>
                <w:sz w:val="18"/>
                <w:szCs w:val="18"/>
              </w:rPr>
            </w:pPr>
          </w:p>
        </w:tc>
        <w:tc>
          <w:tcPr>
            <w:tcW w:w="851" w:type="dxa"/>
            <w:shd w:val="clear" w:color="auto" w:fill="auto"/>
          </w:tcPr>
          <w:p w14:paraId="5DCD5348"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900D244" w14:textId="77777777" w:rsidR="005C338F" w:rsidRPr="00606347" w:rsidRDefault="005C338F" w:rsidP="006549F7">
            <w:pPr>
              <w:rPr>
                <w:color w:val="000000"/>
                <w:sz w:val="18"/>
                <w:szCs w:val="18"/>
              </w:rPr>
            </w:pPr>
          </w:p>
        </w:tc>
        <w:tc>
          <w:tcPr>
            <w:tcW w:w="802" w:type="dxa"/>
            <w:shd w:val="clear" w:color="auto" w:fill="auto"/>
          </w:tcPr>
          <w:p w14:paraId="1F8F3DC4" w14:textId="77777777" w:rsidR="005C338F" w:rsidRPr="00606347" w:rsidRDefault="005C338F" w:rsidP="006549F7">
            <w:pPr>
              <w:rPr>
                <w:color w:val="000000"/>
                <w:sz w:val="18"/>
                <w:szCs w:val="18"/>
              </w:rPr>
            </w:pPr>
            <w:r>
              <w:rPr>
                <w:color w:val="000000"/>
                <w:sz w:val="18"/>
                <w:szCs w:val="18"/>
              </w:rPr>
              <w:t>5</w:t>
            </w:r>
          </w:p>
        </w:tc>
      </w:tr>
      <w:tr w:rsidR="005C338F" w:rsidRPr="00606347" w14:paraId="5E3B36FB" w14:textId="77777777" w:rsidTr="006549F7">
        <w:trPr>
          <w:trHeight w:val="576"/>
          <w:jc w:val="center"/>
        </w:trPr>
        <w:tc>
          <w:tcPr>
            <w:tcW w:w="748" w:type="dxa"/>
            <w:shd w:val="clear" w:color="auto" w:fill="auto"/>
            <w:hideMark/>
          </w:tcPr>
          <w:p w14:paraId="45DFCE40" w14:textId="77777777" w:rsidR="005C338F" w:rsidRPr="00606347" w:rsidRDefault="005C338F" w:rsidP="006549F7">
            <w:pPr>
              <w:rPr>
                <w:color w:val="000000"/>
                <w:sz w:val="18"/>
                <w:szCs w:val="18"/>
              </w:rPr>
            </w:pPr>
            <w:r w:rsidRPr="00606347">
              <w:rPr>
                <w:color w:val="000000"/>
                <w:sz w:val="18"/>
                <w:szCs w:val="18"/>
              </w:rPr>
              <w:t>LO3.04</w:t>
            </w:r>
          </w:p>
        </w:tc>
        <w:tc>
          <w:tcPr>
            <w:tcW w:w="3599" w:type="dxa"/>
            <w:shd w:val="clear" w:color="auto" w:fill="auto"/>
            <w:hideMark/>
          </w:tcPr>
          <w:p w14:paraId="35F83CAD" w14:textId="77777777" w:rsidR="005C338F" w:rsidRPr="006727FA" w:rsidRDefault="005C338F" w:rsidP="006549F7">
            <w:pPr>
              <w:rPr>
                <w:color w:val="000000" w:themeColor="text1"/>
                <w:sz w:val="18"/>
                <w:szCs w:val="18"/>
              </w:rPr>
            </w:pPr>
            <w:r w:rsidRPr="006727FA">
              <w:rPr>
                <w:color w:val="000000" w:themeColor="text1"/>
                <w:sz w:val="18"/>
                <w:szCs w:val="18"/>
              </w:rPr>
              <w:t>DSENG04 - Design, build, operate database technologies.</w:t>
            </w:r>
          </w:p>
        </w:tc>
        <w:tc>
          <w:tcPr>
            <w:tcW w:w="850" w:type="dxa"/>
            <w:shd w:val="clear" w:color="auto" w:fill="D9D9D9" w:themeFill="background1" w:themeFillShade="D9"/>
            <w:noWrap/>
            <w:hideMark/>
          </w:tcPr>
          <w:p w14:paraId="0F3C8102"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1F2DDA22"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3D160ADE" w14:textId="77777777" w:rsidR="005C338F" w:rsidRPr="00606347" w:rsidRDefault="005C338F" w:rsidP="006549F7">
            <w:pPr>
              <w:rPr>
                <w:color w:val="000000"/>
                <w:sz w:val="18"/>
                <w:szCs w:val="18"/>
              </w:rPr>
            </w:pPr>
          </w:p>
        </w:tc>
        <w:tc>
          <w:tcPr>
            <w:tcW w:w="851" w:type="dxa"/>
            <w:shd w:val="clear" w:color="auto" w:fill="auto"/>
          </w:tcPr>
          <w:p w14:paraId="11ABA930" w14:textId="77777777" w:rsidR="005C338F" w:rsidRPr="00606347" w:rsidRDefault="005C338F" w:rsidP="006549F7">
            <w:pPr>
              <w:rPr>
                <w:color w:val="000000"/>
                <w:sz w:val="18"/>
                <w:szCs w:val="18"/>
              </w:rPr>
            </w:pPr>
            <w:r>
              <w:rPr>
                <w:color w:val="000000"/>
                <w:sz w:val="18"/>
                <w:szCs w:val="18"/>
              </w:rPr>
              <w:t>5</w:t>
            </w:r>
          </w:p>
        </w:tc>
        <w:tc>
          <w:tcPr>
            <w:tcW w:w="709" w:type="dxa"/>
            <w:shd w:val="clear" w:color="auto" w:fill="D9D9D9" w:themeFill="background1" w:themeFillShade="D9"/>
          </w:tcPr>
          <w:p w14:paraId="0186554E" w14:textId="77777777" w:rsidR="005C338F" w:rsidRPr="00606347" w:rsidRDefault="005C338F" w:rsidP="006549F7">
            <w:pPr>
              <w:rPr>
                <w:color w:val="000000"/>
                <w:sz w:val="18"/>
                <w:szCs w:val="18"/>
              </w:rPr>
            </w:pPr>
          </w:p>
        </w:tc>
        <w:tc>
          <w:tcPr>
            <w:tcW w:w="802" w:type="dxa"/>
            <w:shd w:val="clear" w:color="auto" w:fill="auto"/>
          </w:tcPr>
          <w:p w14:paraId="19835406" w14:textId="77777777" w:rsidR="005C338F" w:rsidRPr="00606347" w:rsidRDefault="005C338F" w:rsidP="006549F7">
            <w:pPr>
              <w:rPr>
                <w:color w:val="000000"/>
                <w:sz w:val="18"/>
                <w:szCs w:val="18"/>
              </w:rPr>
            </w:pPr>
          </w:p>
        </w:tc>
      </w:tr>
      <w:tr w:rsidR="005C338F" w:rsidRPr="00606347" w14:paraId="0D95BED0" w14:textId="77777777" w:rsidTr="006549F7">
        <w:trPr>
          <w:trHeight w:val="576"/>
          <w:jc w:val="center"/>
        </w:trPr>
        <w:tc>
          <w:tcPr>
            <w:tcW w:w="748" w:type="dxa"/>
            <w:shd w:val="clear" w:color="auto" w:fill="auto"/>
            <w:hideMark/>
          </w:tcPr>
          <w:p w14:paraId="20B9277F" w14:textId="77777777" w:rsidR="005C338F" w:rsidRPr="00606347" w:rsidRDefault="005C338F" w:rsidP="006549F7">
            <w:pPr>
              <w:rPr>
                <w:color w:val="000000"/>
                <w:sz w:val="18"/>
                <w:szCs w:val="18"/>
              </w:rPr>
            </w:pPr>
            <w:r w:rsidRPr="00606347">
              <w:rPr>
                <w:color w:val="000000"/>
                <w:sz w:val="18"/>
                <w:szCs w:val="18"/>
              </w:rPr>
              <w:t>LO3.05</w:t>
            </w:r>
          </w:p>
        </w:tc>
        <w:tc>
          <w:tcPr>
            <w:tcW w:w="3599" w:type="dxa"/>
            <w:shd w:val="clear" w:color="auto" w:fill="auto"/>
            <w:hideMark/>
          </w:tcPr>
          <w:p w14:paraId="7A2CE8EF" w14:textId="77777777" w:rsidR="005C338F" w:rsidRPr="00606347" w:rsidRDefault="005C338F" w:rsidP="006549F7">
            <w:pPr>
              <w:rPr>
                <w:color w:val="000000"/>
                <w:sz w:val="18"/>
                <w:szCs w:val="18"/>
              </w:rPr>
            </w:pPr>
            <w:r w:rsidRPr="00606347">
              <w:rPr>
                <w:color w:val="000000"/>
                <w:sz w:val="18"/>
                <w:szCs w:val="18"/>
              </w:rPr>
              <w:t>DSENG05 - Develop solutions for secure and reliable data access.</w:t>
            </w:r>
          </w:p>
        </w:tc>
        <w:tc>
          <w:tcPr>
            <w:tcW w:w="850" w:type="dxa"/>
            <w:shd w:val="clear" w:color="auto" w:fill="D9D9D9" w:themeFill="background1" w:themeFillShade="D9"/>
            <w:noWrap/>
            <w:hideMark/>
          </w:tcPr>
          <w:p w14:paraId="27F102B3"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40159D4"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2DFFAD3" w14:textId="77777777" w:rsidR="005C338F" w:rsidRPr="00606347" w:rsidRDefault="005C338F" w:rsidP="006549F7">
            <w:pPr>
              <w:rPr>
                <w:color w:val="000000"/>
                <w:sz w:val="18"/>
                <w:szCs w:val="18"/>
              </w:rPr>
            </w:pPr>
          </w:p>
        </w:tc>
        <w:tc>
          <w:tcPr>
            <w:tcW w:w="851" w:type="dxa"/>
            <w:shd w:val="clear" w:color="auto" w:fill="auto"/>
          </w:tcPr>
          <w:p w14:paraId="05A63E35"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5AD2AA7" w14:textId="77777777" w:rsidR="005C338F" w:rsidRPr="00606347" w:rsidRDefault="005C338F" w:rsidP="006549F7">
            <w:pPr>
              <w:rPr>
                <w:color w:val="000000"/>
                <w:sz w:val="18"/>
                <w:szCs w:val="18"/>
              </w:rPr>
            </w:pPr>
          </w:p>
        </w:tc>
        <w:tc>
          <w:tcPr>
            <w:tcW w:w="802" w:type="dxa"/>
            <w:shd w:val="clear" w:color="auto" w:fill="auto"/>
          </w:tcPr>
          <w:p w14:paraId="6F4A39BB" w14:textId="77777777" w:rsidR="005C338F" w:rsidRPr="00606347" w:rsidRDefault="005C338F" w:rsidP="006549F7">
            <w:pPr>
              <w:rPr>
                <w:color w:val="000000"/>
                <w:sz w:val="18"/>
                <w:szCs w:val="18"/>
              </w:rPr>
            </w:pPr>
            <w:r>
              <w:rPr>
                <w:color w:val="000000"/>
                <w:sz w:val="18"/>
                <w:szCs w:val="18"/>
              </w:rPr>
              <w:t>10</w:t>
            </w:r>
          </w:p>
        </w:tc>
      </w:tr>
      <w:tr w:rsidR="005C338F" w:rsidRPr="00606347" w14:paraId="0C90E2F8" w14:textId="77777777" w:rsidTr="006549F7">
        <w:trPr>
          <w:trHeight w:val="576"/>
          <w:jc w:val="center"/>
        </w:trPr>
        <w:tc>
          <w:tcPr>
            <w:tcW w:w="748" w:type="dxa"/>
            <w:shd w:val="clear" w:color="auto" w:fill="auto"/>
            <w:hideMark/>
          </w:tcPr>
          <w:p w14:paraId="44C5D90D" w14:textId="77777777" w:rsidR="005C338F" w:rsidRPr="00606347" w:rsidRDefault="005C338F" w:rsidP="006549F7">
            <w:pPr>
              <w:rPr>
                <w:color w:val="000000"/>
                <w:sz w:val="18"/>
                <w:szCs w:val="18"/>
              </w:rPr>
            </w:pPr>
            <w:r w:rsidRPr="00606347">
              <w:rPr>
                <w:color w:val="000000"/>
                <w:sz w:val="18"/>
                <w:szCs w:val="18"/>
              </w:rPr>
              <w:t>LO3.06</w:t>
            </w:r>
          </w:p>
        </w:tc>
        <w:tc>
          <w:tcPr>
            <w:tcW w:w="3599" w:type="dxa"/>
            <w:shd w:val="clear" w:color="auto" w:fill="auto"/>
            <w:hideMark/>
          </w:tcPr>
          <w:p w14:paraId="752496FE" w14:textId="77777777" w:rsidR="005C338F" w:rsidRPr="00606347" w:rsidRDefault="005C338F" w:rsidP="006549F7">
            <w:pPr>
              <w:rPr>
                <w:color w:val="000000"/>
                <w:sz w:val="18"/>
                <w:szCs w:val="18"/>
              </w:rPr>
            </w:pPr>
            <w:r w:rsidRPr="00606347">
              <w:rPr>
                <w:color w:val="000000"/>
                <w:sz w:val="18"/>
                <w:szCs w:val="18"/>
              </w:rPr>
              <w:t>DSENG06 - Prototype new data analytics applications.</w:t>
            </w:r>
          </w:p>
        </w:tc>
        <w:tc>
          <w:tcPr>
            <w:tcW w:w="850" w:type="dxa"/>
            <w:shd w:val="clear" w:color="auto" w:fill="D9D9D9" w:themeFill="background1" w:themeFillShade="D9"/>
            <w:noWrap/>
            <w:hideMark/>
          </w:tcPr>
          <w:p w14:paraId="17C19539"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886646D"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56C796B1" w14:textId="77777777" w:rsidR="005C338F" w:rsidRPr="00606347" w:rsidRDefault="005C338F" w:rsidP="006549F7">
            <w:pPr>
              <w:rPr>
                <w:color w:val="000000"/>
                <w:sz w:val="18"/>
                <w:szCs w:val="18"/>
              </w:rPr>
            </w:pPr>
          </w:p>
        </w:tc>
        <w:tc>
          <w:tcPr>
            <w:tcW w:w="851" w:type="dxa"/>
            <w:shd w:val="clear" w:color="auto" w:fill="auto"/>
          </w:tcPr>
          <w:p w14:paraId="41ECF01F"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9C4BDB6" w14:textId="77777777" w:rsidR="005C338F" w:rsidRPr="00606347" w:rsidRDefault="005C338F" w:rsidP="006549F7">
            <w:pPr>
              <w:rPr>
                <w:color w:val="000000"/>
                <w:sz w:val="18"/>
                <w:szCs w:val="18"/>
              </w:rPr>
            </w:pPr>
          </w:p>
        </w:tc>
        <w:tc>
          <w:tcPr>
            <w:tcW w:w="802" w:type="dxa"/>
            <w:shd w:val="clear" w:color="auto" w:fill="auto"/>
          </w:tcPr>
          <w:p w14:paraId="4BAED0E6" w14:textId="77777777" w:rsidR="005C338F" w:rsidRPr="00606347" w:rsidRDefault="005C338F" w:rsidP="006549F7">
            <w:pPr>
              <w:rPr>
                <w:color w:val="000000"/>
                <w:sz w:val="18"/>
                <w:szCs w:val="18"/>
              </w:rPr>
            </w:pPr>
          </w:p>
        </w:tc>
      </w:tr>
      <w:tr w:rsidR="005C338F" w:rsidRPr="00606347" w14:paraId="591EC5E1" w14:textId="77777777" w:rsidTr="006549F7">
        <w:trPr>
          <w:trHeight w:val="288"/>
          <w:jc w:val="center"/>
        </w:trPr>
        <w:tc>
          <w:tcPr>
            <w:tcW w:w="9260" w:type="dxa"/>
            <w:gridSpan w:val="8"/>
            <w:shd w:val="clear" w:color="auto" w:fill="auto"/>
            <w:hideMark/>
          </w:tcPr>
          <w:p w14:paraId="2D600EA6" w14:textId="77777777" w:rsidR="005C338F" w:rsidRPr="00606347" w:rsidRDefault="005C338F" w:rsidP="006549F7">
            <w:pPr>
              <w:rPr>
                <w:b/>
                <w:bCs/>
                <w:sz w:val="18"/>
                <w:szCs w:val="18"/>
              </w:rPr>
            </w:pPr>
            <w:r w:rsidRPr="00606347">
              <w:rPr>
                <w:b/>
                <w:bCs/>
                <w:sz w:val="18"/>
                <w:szCs w:val="18"/>
              </w:rPr>
              <w:t>Data Science Research Methods</w:t>
            </w:r>
          </w:p>
        </w:tc>
      </w:tr>
      <w:tr w:rsidR="005C338F" w:rsidRPr="00606347" w14:paraId="177681C3" w14:textId="77777777" w:rsidTr="006549F7">
        <w:trPr>
          <w:trHeight w:val="1884"/>
          <w:jc w:val="center"/>
        </w:trPr>
        <w:tc>
          <w:tcPr>
            <w:tcW w:w="748" w:type="dxa"/>
            <w:shd w:val="clear" w:color="auto" w:fill="auto"/>
            <w:hideMark/>
          </w:tcPr>
          <w:p w14:paraId="0C9A1ED6" w14:textId="77777777" w:rsidR="005C338F" w:rsidRPr="00606347" w:rsidRDefault="005C338F" w:rsidP="006549F7">
            <w:pPr>
              <w:rPr>
                <w:b/>
                <w:sz w:val="18"/>
                <w:szCs w:val="18"/>
              </w:rPr>
            </w:pPr>
            <w:r w:rsidRPr="00606347">
              <w:rPr>
                <w:b/>
                <w:sz w:val="18"/>
                <w:szCs w:val="18"/>
              </w:rPr>
              <w:t>LO4-RM</w:t>
            </w:r>
          </w:p>
        </w:tc>
        <w:tc>
          <w:tcPr>
            <w:tcW w:w="3599" w:type="dxa"/>
            <w:shd w:val="clear" w:color="auto" w:fill="auto"/>
            <w:hideMark/>
          </w:tcPr>
          <w:p w14:paraId="0F9D9FE8" w14:textId="77777777" w:rsidR="005C338F" w:rsidRPr="00606347" w:rsidRDefault="005C338F" w:rsidP="006549F7">
            <w:pPr>
              <w:rPr>
                <w:b/>
                <w:sz w:val="18"/>
                <w:szCs w:val="18"/>
              </w:rPr>
            </w:pPr>
            <w:r w:rsidRPr="00606347">
              <w:rPr>
                <w:b/>
                <w:sz w:val="18"/>
                <w:szCs w:val="18"/>
              </w:rPr>
              <w:t>DS</w:t>
            </w:r>
            <w:r>
              <w:rPr>
                <w:b/>
                <w:sz w:val="18"/>
                <w:szCs w:val="18"/>
              </w:rPr>
              <w:t>RM</w:t>
            </w:r>
            <w:r w:rsidRPr="00606347">
              <w:rPr>
                <w:b/>
                <w:sz w:val="18"/>
                <w:szCs w:val="18"/>
              </w:rPr>
              <w:t>-RM - Create new understandings and capabilities by using the scientific method (hypothesis, test/artefact, evaluation) or similar engineering methods to discover new approaches to create new knowledge and achieve research or organizational goals.</w:t>
            </w:r>
          </w:p>
        </w:tc>
        <w:tc>
          <w:tcPr>
            <w:tcW w:w="850" w:type="dxa"/>
            <w:shd w:val="clear" w:color="auto" w:fill="D9D9D9" w:themeFill="background1" w:themeFillShade="D9"/>
            <w:noWrap/>
          </w:tcPr>
          <w:p w14:paraId="2D0C488C" w14:textId="77777777" w:rsidR="005C338F" w:rsidRPr="00606347" w:rsidRDefault="005C338F" w:rsidP="006549F7">
            <w:pPr>
              <w:rPr>
                <w:b/>
                <w:sz w:val="18"/>
                <w:szCs w:val="18"/>
              </w:rPr>
            </w:pPr>
          </w:p>
        </w:tc>
        <w:tc>
          <w:tcPr>
            <w:tcW w:w="851" w:type="dxa"/>
            <w:shd w:val="clear" w:color="auto" w:fill="D9D9D9" w:themeFill="background1" w:themeFillShade="D9"/>
          </w:tcPr>
          <w:p w14:paraId="4B47DE5A" w14:textId="77777777" w:rsidR="005C338F" w:rsidRPr="00606347" w:rsidRDefault="005C338F" w:rsidP="006549F7">
            <w:pPr>
              <w:rPr>
                <w:b/>
                <w:sz w:val="18"/>
                <w:szCs w:val="18"/>
              </w:rPr>
            </w:pPr>
          </w:p>
        </w:tc>
        <w:tc>
          <w:tcPr>
            <w:tcW w:w="850" w:type="dxa"/>
            <w:shd w:val="clear" w:color="auto" w:fill="D9D9D9" w:themeFill="background1" w:themeFillShade="D9"/>
          </w:tcPr>
          <w:p w14:paraId="1F2A0514" w14:textId="77777777" w:rsidR="005C338F" w:rsidRPr="00606347" w:rsidRDefault="005C338F" w:rsidP="006549F7">
            <w:pPr>
              <w:rPr>
                <w:b/>
                <w:sz w:val="18"/>
                <w:szCs w:val="18"/>
              </w:rPr>
            </w:pPr>
          </w:p>
        </w:tc>
        <w:tc>
          <w:tcPr>
            <w:tcW w:w="851" w:type="dxa"/>
            <w:shd w:val="clear" w:color="auto" w:fill="auto"/>
          </w:tcPr>
          <w:p w14:paraId="2A1196B3" w14:textId="77777777" w:rsidR="005C338F" w:rsidRPr="00606347" w:rsidRDefault="005C338F" w:rsidP="006549F7">
            <w:pPr>
              <w:rPr>
                <w:b/>
                <w:sz w:val="18"/>
                <w:szCs w:val="18"/>
              </w:rPr>
            </w:pPr>
            <w:r>
              <w:rPr>
                <w:b/>
                <w:sz w:val="18"/>
                <w:szCs w:val="18"/>
              </w:rPr>
              <w:t>2</w:t>
            </w:r>
          </w:p>
        </w:tc>
        <w:tc>
          <w:tcPr>
            <w:tcW w:w="709" w:type="dxa"/>
            <w:shd w:val="clear" w:color="auto" w:fill="D9D9D9" w:themeFill="background1" w:themeFillShade="D9"/>
          </w:tcPr>
          <w:p w14:paraId="7FCF20F9" w14:textId="77777777" w:rsidR="005C338F" w:rsidRPr="00606347" w:rsidRDefault="005C338F" w:rsidP="006549F7">
            <w:pPr>
              <w:rPr>
                <w:b/>
                <w:sz w:val="18"/>
                <w:szCs w:val="18"/>
              </w:rPr>
            </w:pPr>
          </w:p>
        </w:tc>
        <w:tc>
          <w:tcPr>
            <w:tcW w:w="802" w:type="dxa"/>
            <w:shd w:val="clear" w:color="auto" w:fill="auto"/>
          </w:tcPr>
          <w:p w14:paraId="4830E964" w14:textId="77777777" w:rsidR="005C338F" w:rsidRPr="00606347" w:rsidRDefault="005C338F" w:rsidP="006549F7">
            <w:pPr>
              <w:rPr>
                <w:b/>
                <w:sz w:val="18"/>
                <w:szCs w:val="18"/>
              </w:rPr>
            </w:pPr>
            <w:r>
              <w:rPr>
                <w:b/>
                <w:sz w:val="18"/>
                <w:szCs w:val="18"/>
              </w:rPr>
              <w:t>8</w:t>
            </w:r>
          </w:p>
        </w:tc>
      </w:tr>
      <w:tr w:rsidR="005C338F" w:rsidRPr="00606347" w14:paraId="0DC14A83" w14:textId="77777777" w:rsidTr="006549F7">
        <w:trPr>
          <w:trHeight w:val="1284"/>
          <w:jc w:val="center"/>
        </w:trPr>
        <w:tc>
          <w:tcPr>
            <w:tcW w:w="748" w:type="dxa"/>
            <w:shd w:val="clear" w:color="auto" w:fill="auto"/>
            <w:hideMark/>
          </w:tcPr>
          <w:p w14:paraId="385CE6EA" w14:textId="77777777" w:rsidR="005C338F" w:rsidRPr="00606347" w:rsidRDefault="005C338F" w:rsidP="006549F7">
            <w:pPr>
              <w:rPr>
                <w:color w:val="000000"/>
                <w:sz w:val="18"/>
                <w:szCs w:val="18"/>
              </w:rPr>
            </w:pPr>
            <w:r w:rsidRPr="00606347">
              <w:rPr>
                <w:color w:val="000000"/>
                <w:sz w:val="18"/>
                <w:szCs w:val="18"/>
              </w:rPr>
              <w:t>LO4.01</w:t>
            </w:r>
          </w:p>
        </w:tc>
        <w:tc>
          <w:tcPr>
            <w:tcW w:w="3599" w:type="dxa"/>
            <w:shd w:val="clear" w:color="auto" w:fill="auto"/>
            <w:hideMark/>
          </w:tcPr>
          <w:p w14:paraId="5F136703" w14:textId="77777777" w:rsidR="005C338F" w:rsidRPr="00606347" w:rsidRDefault="005C338F" w:rsidP="006549F7">
            <w:pPr>
              <w:rPr>
                <w:color w:val="000000"/>
                <w:sz w:val="18"/>
                <w:szCs w:val="18"/>
              </w:rPr>
            </w:pPr>
            <w:r w:rsidRPr="00606347">
              <w:rPr>
                <w:color w:val="000000"/>
                <w:sz w:val="18"/>
                <w:szCs w:val="18"/>
              </w:rPr>
              <w:t>DSRM01 - Create new understandings and capabilities by using the scientific method (hypothesis, test, and evaluation) or similar engineering research and development methods.</w:t>
            </w:r>
          </w:p>
        </w:tc>
        <w:tc>
          <w:tcPr>
            <w:tcW w:w="850" w:type="dxa"/>
            <w:shd w:val="clear" w:color="auto" w:fill="D9D9D9" w:themeFill="background1" w:themeFillShade="D9"/>
            <w:noWrap/>
          </w:tcPr>
          <w:p w14:paraId="0663CD4A"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3DC73246"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1DE08F95" w14:textId="77777777" w:rsidR="005C338F" w:rsidRPr="00606347" w:rsidRDefault="005C338F" w:rsidP="006549F7">
            <w:pPr>
              <w:rPr>
                <w:color w:val="000000"/>
                <w:sz w:val="18"/>
                <w:szCs w:val="18"/>
              </w:rPr>
            </w:pPr>
          </w:p>
        </w:tc>
        <w:tc>
          <w:tcPr>
            <w:tcW w:w="851" w:type="dxa"/>
            <w:shd w:val="clear" w:color="auto" w:fill="auto"/>
          </w:tcPr>
          <w:p w14:paraId="4AF10D09"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1C8DFE2B" w14:textId="77777777" w:rsidR="005C338F" w:rsidRPr="00606347" w:rsidRDefault="005C338F" w:rsidP="006549F7">
            <w:pPr>
              <w:rPr>
                <w:color w:val="000000"/>
                <w:sz w:val="18"/>
                <w:szCs w:val="18"/>
              </w:rPr>
            </w:pPr>
          </w:p>
        </w:tc>
        <w:tc>
          <w:tcPr>
            <w:tcW w:w="802" w:type="dxa"/>
            <w:shd w:val="clear" w:color="auto" w:fill="auto"/>
          </w:tcPr>
          <w:p w14:paraId="0E5C80AE" w14:textId="77777777" w:rsidR="005C338F" w:rsidRPr="00606347" w:rsidRDefault="005C338F" w:rsidP="006549F7">
            <w:pPr>
              <w:rPr>
                <w:color w:val="000000"/>
                <w:sz w:val="18"/>
                <w:szCs w:val="18"/>
              </w:rPr>
            </w:pPr>
          </w:p>
        </w:tc>
      </w:tr>
      <w:tr w:rsidR="005C338F" w:rsidRPr="00606347" w14:paraId="523657C4" w14:textId="77777777" w:rsidTr="006549F7">
        <w:trPr>
          <w:trHeight w:val="1440"/>
          <w:jc w:val="center"/>
        </w:trPr>
        <w:tc>
          <w:tcPr>
            <w:tcW w:w="748" w:type="dxa"/>
            <w:shd w:val="clear" w:color="auto" w:fill="auto"/>
            <w:hideMark/>
          </w:tcPr>
          <w:p w14:paraId="4B543903" w14:textId="77777777" w:rsidR="005C338F" w:rsidRPr="00606347" w:rsidRDefault="005C338F" w:rsidP="006549F7">
            <w:pPr>
              <w:rPr>
                <w:color w:val="000000"/>
                <w:sz w:val="18"/>
                <w:szCs w:val="18"/>
              </w:rPr>
            </w:pPr>
            <w:r w:rsidRPr="00606347">
              <w:rPr>
                <w:color w:val="000000"/>
                <w:sz w:val="18"/>
                <w:szCs w:val="18"/>
              </w:rPr>
              <w:t>LO4.02</w:t>
            </w:r>
          </w:p>
        </w:tc>
        <w:tc>
          <w:tcPr>
            <w:tcW w:w="3599" w:type="dxa"/>
            <w:shd w:val="clear" w:color="auto" w:fill="auto"/>
            <w:hideMark/>
          </w:tcPr>
          <w:p w14:paraId="791C157B" w14:textId="77777777" w:rsidR="005C338F" w:rsidRPr="00606347" w:rsidRDefault="005C338F" w:rsidP="006549F7">
            <w:pPr>
              <w:rPr>
                <w:color w:val="000000"/>
                <w:sz w:val="18"/>
                <w:szCs w:val="18"/>
              </w:rPr>
            </w:pPr>
            <w:r w:rsidRPr="00606347">
              <w:rPr>
                <w:color w:val="000000"/>
                <w:sz w:val="18"/>
                <w:szCs w:val="18"/>
              </w:rPr>
              <w:t>DSRM02 - Direct systematic study toward a fuller knowledge or understanding of the observable facts, and discovers new approaches to achieve research or organizational goals.</w:t>
            </w:r>
          </w:p>
        </w:tc>
        <w:tc>
          <w:tcPr>
            <w:tcW w:w="850" w:type="dxa"/>
            <w:shd w:val="clear" w:color="auto" w:fill="D9D9D9" w:themeFill="background1" w:themeFillShade="D9"/>
            <w:noWrap/>
          </w:tcPr>
          <w:p w14:paraId="4571176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1E9ABC48"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3135DA0B" w14:textId="77777777" w:rsidR="005C338F" w:rsidRPr="00606347" w:rsidRDefault="005C338F" w:rsidP="006549F7">
            <w:pPr>
              <w:rPr>
                <w:color w:val="000000"/>
                <w:sz w:val="18"/>
                <w:szCs w:val="18"/>
              </w:rPr>
            </w:pPr>
          </w:p>
        </w:tc>
        <w:tc>
          <w:tcPr>
            <w:tcW w:w="851" w:type="dxa"/>
            <w:shd w:val="clear" w:color="auto" w:fill="auto"/>
          </w:tcPr>
          <w:p w14:paraId="79FAA133"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1F070D20" w14:textId="77777777" w:rsidR="005C338F" w:rsidRPr="00606347" w:rsidRDefault="005C338F" w:rsidP="006549F7">
            <w:pPr>
              <w:rPr>
                <w:color w:val="000000"/>
                <w:sz w:val="18"/>
                <w:szCs w:val="18"/>
              </w:rPr>
            </w:pPr>
          </w:p>
        </w:tc>
        <w:tc>
          <w:tcPr>
            <w:tcW w:w="802" w:type="dxa"/>
            <w:shd w:val="clear" w:color="auto" w:fill="auto"/>
          </w:tcPr>
          <w:p w14:paraId="6C8F582B" w14:textId="77777777" w:rsidR="005C338F" w:rsidRPr="00606347" w:rsidRDefault="005C338F" w:rsidP="006549F7">
            <w:pPr>
              <w:rPr>
                <w:color w:val="000000"/>
                <w:sz w:val="18"/>
                <w:szCs w:val="18"/>
              </w:rPr>
            </w:pPr>
          </w:p>
        </w:tc>
      </w:tr>
      <w:tr w:rsidR="005C338F" w:rsidRPr="00606347" w14:paraId="75A495B9" w14:textId="77777777" w:rsidTr="006549F7">
        <w:trPr>
          <w:trHeight w:val="1440"/>
          <w:jc w:val="center"/>
        </w:trPr>
        <w:tc>
          <w:tcPr>
            <w:tcW w:w="748" w:type="dxa"/>
            <w:shd w:val="clear" w:color="auto" w:fill="auto"/>
            <w:hideMark/>
          </w:tcPr>
          <w:p w14:paraId="09D1D4A5" w14:textId="77777777" w:rsidR="005C338F" w:rsidRPr="00606347" w:rsidRDefault="005C338F" w:rsidP="006549F7">
            <w:pPr>
              <w:rPr>
                <w:color w:val="000000"/>
                <w:sz w:val="18"/>
                <w:szCs w:val="18"/>
              </w:rPr>
            </w:pPr>
            <w:r w:rsidRPr="00606347">
              <w:rPr>
                <w:color w:val="000000"/>
                <w:sz w:val="18"/>
                <w:szCs w:val="18"/>
              </w:rPr>
              <w:t>LO4.03</w:t>
            </w:r>
          </w:p>
        </w:tc>
        <w:tc>
          <w:tcPr>
            <w:tcW w:w="3599" w:type="dxa"/>
            <w:shd w:val="clear" w:color="auto" w:fill="auto"/>
            <w:hideMark/>
          </w:tcPr>
          <w:p w14:paraId="51D77AA2" w14:textId="77777777" w:rsidR="005C338F" w:rsidRPr="00606347" w:rsidRDefault="005C338F" w:rsidP="006549F7">
            <w:pPr>
              <w:rPr>
                <w:color w:val="000000"/>
                <w:sz w:val="18"/>
                <w:szCs w:val="18"/>
              </w:rPr>
            </w:pPr>
            <w:r w:rsidRPr="00606347">
              <w:rPr>
                <w:color w:val="000000"/>
                <w:sz w:val="18"/>
                <w:szCs w:val="18"/>
              </w:rPr>
              <w:t>DSRM03 - Undertakes creative work, making systematic use of investigation or experimentation, to discover or revise knowledge of reality, and uses this knowledge to devise new applications</w:t>
            </w:r>
          </w:p>
        </w:tc>
        <w:tc>
          <w:tcPr>
            <w:tcW w:w="850" w:type="dxa"/>
            <w:shd w:val="clear" w:color="auto" w:fill="D9D9D9" w:themeFill="background1" w:themeFillShade="D9"/>
            <w:noWrap/>
          </w:tcPr>
          <w:p w14:paraId="528877A3"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8627970"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54D993A1" w14:textId="77777777" w:rsidR="005C338F" w:rsidRPr="00606347" w:rsidRDefault="005C338F" w:rsidP="006549F7">
            <w:pPr>
              <w:rPr>
                <w:color w:val="000000"/>
                <w:sz w:val="18"/>
                <w:szCs w:val="18"/>
              </w:rPr>
            </w:pPr>
          </w:p>
        </w:tc>
        <w:tc>
          <w:tcPr>
            <w:tcW w:w="851" w:type="dxa"/>
            <w:shd w:val="clear" w:color="auto" w:fill="auto"/>
          </w:tcPr>
          <w:p w14:paraId="3A016E71"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63F6AE8E" w14:textId="77777777" w:rsidR="005C338F" w:rsidRPr="00606347" w:rsidRDefault="005C338F" w:rsidP="006549F7">
            <w:pPr>
              <w:rPr>
                <w:color w:val="000000"/>
                <w:sz w:val="18"/>
                <w:szCs w:val="18"/>
              </w:rPr>
            </w:pPr>
          </w:p>
        </w:tc>
        <w:tc>
          <w:tcPr>
            <w:tcW w:w="802" w:type="dxa"/>
            <w:shd w:val="clear" w:color="auto" w:fill="auto"/>
          </w:tcPr>
          <w:p w14:paraId="09935EB2" w14:textId="77777777" w:rsidR="005C338F" w:rsidRPr="00606347" w:rsidRDefault="005C338F" w:rsidP="006549F7">
            <w:pPr>
              <w:rPr>
                <w:color w:val="000000"/>
                <w:sz w:val="18"/>
                <w:szCs w:val="18"/>
              </w:rPr>
            </w:pPr>
            <w:r>
              <w:rPr>
                <w:color w:val="000000"/>
                <w:sz w:val="18"/>
                <w:szCs w:val="18"/>
              </w:rPr>
              <w:t>2</w:t>
            </w:r>
          </w:p>
        </w:tc>
      </w:tr>
      <w:tr w:rsidR="005C338F" w:rsidRPr="00606347" w14:paraId="6A5AB0FC" w14:textId="77777777" w:rsidTr="006549F7">
        <w:trPr>
          <w:trHeight w:val="576"/>
          <w:jc w:val="center"/>
        </w:trPr>
        <w:tc>
          <w:tcPr>
            <w:tcW w:w="748" w:type="dxa"/>
            <w:shd w:val="clear" w:color="auto" w:fill="auto"/>
            <w:hideMark/>
          </w:tcPr>
          <w:p w14:paraId="4610C9DA" w14:textId="77777777" w:rsidR="005C338F" w:rsidRPr="00606347" w:rsidRDefault="005C338F" w:rsidP="006549F7">
            <w:pPr>
              <w:rPr>
                <w:color w:val="000000"/>
                <w:sz w:val="18"/>
                <w:szCs w:val="18"/>
              </w:rPr>
            </w:pPr>
            <w:r w:rsidRPr="00606347">
              <w:rPr>
                <w:color w:val="000000"/>
                <w:sz w:val="18"/>
                <w:szCs w:val="18"/>
              </w:rPr>
              <w:t>LO4.04</w:t>
            </w:r>
          </w:p>
        </w:tc>
        <w:tc>
          <w:tcPr>
            <w:tcW w:w="3599" w:type="dxa"/>
            <w:shd w:val="clear" w:color="auto" w:fill="auto"/>
            <w:hideMark/>
          </w:tcPr>
          <w:p w14:paraId="0D1C7C8D" w14:textId="77777777" w:rsidR="005C338F" w:rsidRPr="00606347" w:rsidRDefault="005C338F" w:rsidP="006549F7">
            <w:pPr>
              <w:rPr>
                <w:color w:val="000000"/>
                <w:sz w:val="18"/>
                <w:szCs w:val="18"/>
              </w:rPr>
            </w:pPr>
            <w:r w:rsidRPr="00606347">
              <w:rPr>
                <w:color w:val="000000"/>
                <w:sz w:val="18"/>
                <w:szCs w:val="18"/>
              </w:rPr>
              <w:t>DSRM04 - Ability to translate strategies into action plans and follow through to completion.</w:t>
            </w:r>
          </w:p>
        </w:tc>
        <w:tc>
          <w:tcPr>
            <w:tcW w:w="850" w:type="dxa"/>
            <w:shd w:val="clear" w:color="auto" w:fill="D9D9D9" w:themeFill="background1" w:themeFillShade="D9"/>
            <w:noWrap/>
          </w:tcPr>
          <w:p w14:paraId="18E2E439"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35A1E9F"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43559147" w14:textId="77777777" w:rsidR="005C338F" w:rsidRPr="00606347" w:rsidRDefault="005C338F" w:rsidP="006549F7">
            <w:pPr>
              <w:rPr>
                <w:color w:val="000000"/>
                <w:sz w:val="18"/>
                <w:szCs w:val="18"/>
              </w:rPr>
            </w:pPr>
          </w:p>
        </w:tc>
        <w:tc>
          <w:tcPr>
            <w:tcW w:w="851" w:type="dxa"/>
            <w:shd w:val="clear" w:color="auto" w:fill="auto"/>
          </w:tcPr>
          <w:p w14:paraId="44B330A0" w14:textId="77777777" w:rsidR="005C338F" w:rsidRPr="00606347" w:rsidRDefault="005C338F" w:rsidP="006549F7">
            <w:pPr>
              <w:rPr>
                <w:color w:val="000000"/>
                <w:sz w:val="18"/>
                <w:szCs w:val="18"/>
              </w:rPr>
            </w:pPr>
            <w:r>
              <w:rPr>
                <w:color w:val="000000"/>
                <w:sz w:val="18"/>
                <w:szCs w:val="18"/>
              </w:rPr>
              <w:t>2</w:t>
            </w:r>
          </w:p>
        </w:tc>
        <w:tc>
          <w:tcPr>
            <w:tcW w:w="709" w:type="dxa"/>
            <w:shd w:val="clear" w:color="auto" w:fill="D9D9D9" w:themeFill="background1" w:themeFillShade="D9"/>
          </w:tcPr>
          <w:p w14:paraId="295D502E" w14:textId="77777777" w:rsidR="005C338F" w:rsidRPr="00606347" w:rsidRDefault="005C338F" w:rsidP="006549F7">
            <w:pPr>
              <w:rPr>
                <w:color w:val="000000"/>
                <w:sz w:val="18"/>
                <w:szCs w:val="18"/>
              </w:rPr>
            </w:pPr>
          </w:p>
        </w:tc>
        <w:tc>
          <w:tcPr>
            <w:tcW w:w="802" w:type="dxa"/>
            <w:shd w:val="clear" w:color="auto" w:fill="auto"/>
          </w:tcPr>
          <w:p w14:paraId="7BD9B752" w14:textId="77777777" w:rsidR="005C338F" w:rsidRPr="00606347" w:rsidRDefault="005C338F" w:rsidP="006549F7">
            <w:pPr>
              <w:rPr>
                <w:color w:val="000000"/>
                <w:sz w:val="18"/>
                <w:szCs w:val="18"/>
              </w:rPr>
            </w:pPr>
            <w:r>
              <w:rPr>
                <w:color w:val="000000"/>
                <w:sz w:val="18"/>
                <w:szCs w:val="18"/>
              </w:rPr>
              <w:t>2</w:t>
            </w:r>
          </w:p>
        </w:tc>
      </w:tr>
      <w:tr w:rsidR="005C338F" w:rsidRPr="00606347" w14:paraId="61DF620A" w14:textId="77777777" w:rsidTr="006549F7">
        <w:trPr>
          <w:trHeight w:val="576"/>
          <w:jc w:val="center"/>
        </w:trPr>
        <w:tc>
          <w:tcPr>
            <w:tcW w:w="748" w:type="dxa"/>
            <w:shd w:val="clear" w:color="auto" w:fill="auto"/>
            <w:hideMark/>
          </w:tcPr>
          <w:p w14:paraId="3444987A" w14:textId="77777777" w:rsidR="005C338F" w:rsidRPr="00606347" w:rsidRDefault="005C338F" w:rsidP="006549F7">
            <w:pPr>
              <w:rPr>
                <w:color w:val="000000"/>
                <w:sz w:val="18"/>
                <w:szCs w:val="18"/>
              </w:rPr>
            </w:pPr>
            <w:r w:rsidRPr="00606347">
              <w:rPr>
                <w:color w:val="000000"/>
                <w:sz w:val="18"/>
                <w:szCs w:val="18"/>
              </w:rPr>
              <w:t>LO4.05</w:t>
            </w:r>
          </w:p>
        </w:tc>
        <w:tc>
          <w:tcPr>
            <w:tcW w:w="3599" w:type="dxa"/>
            <w:shd w:val="clear" w:color="auto" w:fill="auto"/>
            <w:hideMark/>
          </w:tcPr>
          <w:p w14:paraId="469A4D7F" w14:textId="77777777" w:rsidR="005C338F" w:rsidRPr="00606347" w:rsidRDefault="005C338F" w:rsidP="006549F7">
            <w:pPr>
              <w:rPr>
                <w:color w:val="000000"/>
                <w:sz w:val="18"/>
                <w:szCs w:val="18"/>
              </w:rPr>
            </w:pPr>
            <w:r w:rsidRPr="00606347">
              <w:rPr>
                <w:color w:val="000000"/>
                <w:sz w:val="18"/>
                <w:szCs w:val="18"/>
              </w:rPr>
              <w:t>DSRM05 - Contribute to and influence the development of organizational objectives.</w:t>
            </w:r>
          </w:p>
        </w:tc>
        <w:tc>
          <w:tcPr>
            <w:tcW w:w="850" w:type="dxa"/>
            <w:shd w:val="clear" w:color="auto" w:fill="D9D9D9" w:themeFill="background1" w:themeFillShade="D9"/>
            <w:noWrap/>
          </w:tcPr>
          <w:p w14:paraId="289BDE6D"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EB0B48A"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5C0B1422" w14:textId="77777777" w:rsidR="005C338F" w:rsidRPr="00606347" w:rsidRDefault="005C338F" w:rsidP="006549F7">
            <w:pPr>
              <w:rPr>
                <w:color w:val="000000"/>
                <w:sz w:val="18"/>
                <w:szCs w:val="18"/>
              </w:rPr>
            </w:pPr>
          </w:p>
        </w:tc>
        <w:tc>
          <w:tcPr>
            <w:tcW w:w="851" w:type="dxa"/>
            <w:shd w:val="clear" w:color="auto" w:fill="auto"/>
          </w:tcPr>
          <w:p w14:paraId="30103BE3"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9D63DA4" w14:textId="77777777" w:rsidR="005C338F" w:rsidRPr="00606347" w:rsidRDefault="005C338F" w:rsidP="006549F7">
            <w:pPr>
              <w:rPr>
                <w:color w:val="000000"/>
                <w:sz w:val="18"/>
                <w:szCs w:val="18"/>
              </w:rPr>
            </w:pPr>
          </w:p>
        </w:tc>
        <w:tc>
          <w:tcPr>
            <w:tcW w:w="802" w:type="dxa"/>
            <w:shd w:val="clear" w:color="auto" w:fill="auto"/>
          </w:tcPr>
          <w:p w14:paraId="2B07B60A" w14:textId="77777777" w:rsidR="005C338F" w:rsidRPr="00606347" w:rsidRDefault="005C338F" w:rsidP="006549F7">
            <w:pPr>
              <w:rPr>
                <w:color w:val="000000"/>
                <w:sz w:val="18"/>
                <w:szCs w:val="18"/>
              </w:rPr>
            </w:pPr>
            <w:r>
              <w:rPr>
                <w:color w:val="000000"/>
                <w:sz w:val="18"/>
                <w:szCs w:val="18"/>
              </w:rPr>
              <w:t>2</w:t>
            </w:r>
          </w:p>
        </w:tc>
      </w:tr>
      <w:tr w:rsidR="005C338F" w:rsidRPr="00606347" w14:paraId="565C989A" w14:textId="77777777" w:rsidTr="006549F7">
        <w:trPr>
          <w:trHeight w:val="576"/>
          <w:jc w:val="center"/>
        </w:trPr>
        <w:tc>
          <w:tcPr>
            <w:tcW w:w="748" w:type="dxa"/>
            <w:shd w:val="clear" w:color="auto" w:fill="auto"/>
            <w:hideMark/>
          </w:tcPr>
          <w:p w14:paraId="51C1139E" w14:textId="77777777" w:rsidR="005C338F" w:rsidRPr="00606347" w:rsidRDefault="005C338F" w:rsidP="006549F7">
            <w:pPr>
              <w:rPr>
                <w:color w:val="000000"/>
                <w:sz w:val="18"/>
                <w:szCs w:val="18"/>
              </w:rPr>
            </w:pPr>
            <w:r w:rsidRPr="00606347">
              <w:rPr>
                <w:color w:val="000000"/>
                <w:sz w:val="18"/>
                <w:szCs w:val="18"/>
              </w:rPr>
              <w:t>LO4.06</w:t>
            </w:r>
          </w:p>
        </w:tc>
        <w:tc>
          <w:tcPr>
            <w:tcW w:w="3599" w:type="dxa"/>
            <w:shd w:val="clear" w:color="auto" w:fill="auto"/>
            <w:hideMark/>
          </w:tcPr>
          <w:p w14:paraId="771A6325" w14:textId="77777777" w:rsidR="005C338F" w:rsidRPr="00606347" w:rsidRDefault="005C338F" w:rsidP="006549F7">
            <w:pPr>
              <w:rPr>
                <w:color w:val="000000"/>
                <w:sz w:val="18"/>
                <w:szCs w:val="18"/>
              </w:rPr>
            </w:pPr>
            <w:r w:rsidRPr="00606347">
              <w:rPr>
                <w:color w:val="000000"/>
                <w:sz w:val="18"/>
                <w:szCs w:val="18"/>
              </w:rPr>
              <w:t>DSRM06 - Apply ingenuity to complex problems, develop innovative ideas</w:t>
            </w:r>
          </w:p>
        </w:tc>
        <w:tc>
          <w:tcPr>
            <w:tcW w:w="850" w:type="dxa"/>
            <w:shd w:val="clear" w:color="auto" w:fill="D9D9D9" w:themeFill="background1" w:themeFillShade="D9"/>
            <w:noWrap/>
            <w:hideMark/>
          </w:tcPr>
          <w:p w14:paraId="4A5A7EF9"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CC5EC1B"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1FFF6C87" w14:textId="77777777" w:rsidR="005C338F" w:rsidRPr="00606347" w:rsidRDefault="005C338F" w:rsidP="006549F7">
            <w:pPr>
              <w:rPr>
                <w:color w:val="000000"/>
                <w:sz w:val="18"/>
                <w:szCs w:val="18"/>
              </w:rPr>
            </w:pPr>
          </w:p>
        </w:tc>
        <w:tc>
          <w:tcPr>
            <w:tcW w:w="851" w:type="dxa"/>
            <w:shd w:val="clear" w:color="auto" w:fill="auto"/>
          </w:tcPr>
          <w:p w14:paraId="24F32AAC"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1FB8C1BB" w14:textId="77777777" w:rsidR="005C338F" w:rsidRPr="00606347" w:rsidRDefault="005C338F" w:rsidP="006549F7">
            <w:pPr>
              <w:rPr>
                <w:color w:val="000000"/>
                <w:sz w:val="18"/>
                <w:szCs w:val="18"/>
              </w:rPr>
            </w:pPr>
          </w:p>
        </w:tc>
        <w:tc>
          <w:tcPr>
            <w:tcW w:w="802" w:type="dxa"/>
            <w:shd w:val="clear" w:color="auto" w:fill="auto"/>
          </w:tcPr>
          <w:p w14:paraId="0DECF416" w14:textId="77777777" w:rsidR="005C338F" w:rsidRPr="00606347" w:rsidRDefault="005C338F" w:rsidP="006549F7">
            <w:pPr>
              <w:rPr>
                <w:color w:val="000000"/>
                <w:sz w:val="18"/>
                <w:szCs w:val="18"/>
              </w:rPr>
            </w:pPr>
            <w:r>
              <w:rPr>
                <w:color w:val="000000"/>
                <w:sz w:val="18"/>
                <w:szCs w:val="18"/>
              </w:rPr>
              <w:t>2</w:t>
            </w:r>
          </w:p>
        </w:tc>
      </w:tr>
      <w:tr w:rsidR="005C338F" w:rsidRPr="00606347" w14:paraId="61E683F2" w14:textId="77777777" w:rsidTr="006549F7">
        <w:trPr>
          <w:trHeight w:val="396"/>
          <w:jc w:val="center"/>
        </w:trPr>
        <w:tc>
          <w:tcPr>
            <w:tcW w:w="9260" w:type="dxa"/>
            <w:gridSpan w:val="8"/>
            <w:shd w:val="clear" w:color="auto" w:fill="auto"/>
            <w:hideMark/>
          </w:tcPr>
          <w:p w14:paraId="39573705" w14:textId="77777777" w:rsidR="005C338F" w:rsidRPr="00606347" w:rsidRDefault="005C338F" w:rsidP="006549F7">
            <w:pPr>
              <w:rPr>
                <w:b/>
                <w:bCs/>
                <w:sz w:val="18"/>
                <w:szCs w:val="18"/>
              </w:rPr>
            </w:pPr>
            <w:r w:rsidRPr="00606347">
              <w:rPr>
                <w:b/>
                <w:bCs/>
                <w:sz w:val="18"/>
                <w:szCs w:val="18"/>
              </w:rPr>
              <w:t>Business Process Management</w:t>
            </w:r>
          </w:p>
        </w:tc>
      </w:tr>
      <w:tr w:rsidR="005C338F" w:rsidRPr="00606347" w14:paraId="0E363DAC" w14:textId="77777777" w:rsidTr="006549F7">
        <w:trPr>
          <w:trHeight w:val="2016"/>
          <w:jc w:val="center"/>
        </w:trPr>
        <w:tc>
          <w:tcPr>
            <w:tcW w:w="748" w:type="dxa"/>
            <w:shd w:val="clear" w:color="auto" w:fill="auto"/>
            <w:hideMark/>
          </w:tcPr>
          <w:p w14:paraId="6360BF8A" w14:textId="77777777" w:rsidR="005C338F" w:rsidRPr="00606347" w:rsidRDefault="005C338F" w:rsidP="006549F7">
            <w:pPr>
              <w:rPr>
                <w:b/>
                <w:sz w:val="18"/>
                <w:szCs w:val="18"/>
              </w:rPr>
            </w:pPr>
            <w:r w:rsidRPr="00606347">
              <w:rPr>
                <w:b/>
                <w:sz w:val="18"/>
                <w:szCs w:val="18"/>
              </w:rPr>
              <w:t>LO5-BPM</w:t>
            </w:r>
          </w:p>
        </w:tc>
        <w:tc>
          <w:tcPr>
            <w:tcW w:w="3599" w:type="dxa"/>
            <w:shd w:val="clear" w:color="auto" w:fill="auto"/>
            <w:hideMark/>
          </w:tcPr>
          <w:p w14:paraId="11A10F2A" w14:textId="77777777" w:rsidR="005C338F" w:rsidRPr="00606347" w:rsidRDefault="005C338F" w:rsidP="006549F7">
            <w:pPr>
              <w:rPr>
                <w:b/>
                <w:sz w:val="18"/>
                <w:szCs w:val="18"/>
              </w:rPr>
            </w:pPr>
            <w:r w:rsidRPr="00606347">
              <w:rPr>
                <w:b/>
                <w:sz w:val="18"/>
                <w:szCs w:val="18"/>
              </w:rPr>
              <w:t>DS</w:t>
            </w:r>
            <w:r>
              <w:rPr>
                <w:b/>
                <w:sz w:val="18"/>
                <w:szCs w:val="18"/>
              </w:rPr>
              <w:t>BPM</w:t>
            </w:r>
            <w:r w:rsidRPr="00606347">
              <w:rPr>
                <w:b/>
                <w:sz w:val="18"/>
                <w:szCs w:val="18"/>
              </w:rPr>
              <w:t>-BPM - Use domain knowledge (scientific or business) to develop relevant data analytics applications, and adopt general Data Science methods to domain specific data types and presentations, data and process models, organisational roles and relations.</w:t>
            </w:r>
          </w:p>
        </w:tc>
        <w:tc>
          <w:tcPr>
            <w:tcW w:w="850" w:type="dxa"/>
            <w:shd w:val="clear" w:color="auto" w:fill="D9D9D9" w:themeFill="background1" w:themeFillShade="D9"/>
            <w:noWrap/>
            <w:hideMark/>
          </w:tcPr>
          <w:p w14:paraId="6ACF85AA" w14:textId="77777777" w:rsidR="005C338F" w:rsidRPr="00361F33" w:rsidRDefault="005C338F" w:rsidP="006549F7">
            <w:pPr>
              <w:rPr>
                <w:b/>
                <w:sz w:val="18"/>
                <w:szCs w:val="18"/>
              </w:rPr>
            </w:pPr>
          </w:p>
        </w:tc>
        <w:tc>
          <w:tcPr>
            <w:tcW w:w="851" w:type="dxa"/>
            <w:shd w:val="clear" w:color="auto" w:fill="D9D9D9" w:themeFill="background1" w:themeFillShade="D9"/>
          </w:tcPr>
          <w:p w14:paraId="3647A892" w14:textId="77777777" w:rsidR="005C338F" w:rsidRPr="00361F33" w:rsidRDefault="005C338F" w:rsidP="006549F7">
            <w:pPr>
              <w:rPr>
                <w:b/>
                <w:sz w:val="18"/>
                <w:szCs w:val="18"/>
              </w:rPr>
            </w:pPr>
          </w:p>
        </w:tc>
        <w:tc>
          <w:tcPr>
            <w:tcW w:w="850" w:type="dxa"/>
            <w:shd w:val="clear" w:color="auto" w:fill="D9D9D9" w:themeFill="background1" w:themeFillShade="D9"/>
          </w:tcPr>
          <w:p w14:paraId="761AAC66" w14:textId="77777777" w:rsidR="005C338F" w:rsidRPr="00361F33" w:rsidRDefault="005C338F" w:rsidP="006549F7">
            <w:pPr>
              <w:rPr>
                <w:b/>
                <w:sz w:val="18"/>
                <w:szCs w:val="18"/>
              </w:rPr>
            </w:pPr>
          </w:p>
        </w:tc>
        <w:tc>
          <w:tcPr>
            <w:tcW w:w="851" w:type="dxa"/>
            <w:shd w:val="clear" w:color="auto" w:fill="auto"/>
          </w:tcPr>
          <w:p w14:paraId="7854AA34" w14:textId="77777777" w:rsidR="005C338F" w:rsidRPr="00831ADB" w:rsidRDefault="005C338F" w:rsidP="006549F7">
            <w:pPr>
              <w:rPr>
                <w:b/>
                <w:sz w:val="18"/>
                <w:szCs w:val="18"/>
              </w:rPr>
            </w:pPr>
            <w:r>
              <w:rPr>
                <w:b/>
                <w:sz w:val="18"/>
                <w:szCs w:val="18"/>
              </w:rPr>
              <w:t>4</w:t>
            </w:r>
          </w:p>
          <w:p w14:paraId="6312957C" w14:textId="77777777" w:rsidR="005C338F" w:rsidRPr="00BA4ECA" w:rsidRDefault="005C338F" w:rsidP="006549F7">
            <w:pPr>
              <w:rPr>
                <w:sz w:val="18"/>
                <w:szCs w:val="18"/>
              </w:rPr>
            </w:pPr>
          </w:p>
        </w:tc>
        <w:tc>
          <w:tcPr>
            <w:tcW w:w="709" w:type="dxa"/>
            <w:shd w:val="clear" w:color="auto" w:fill="D9D9D9" w:themeFill="background1" w:themeFillShade="D9"/>
          </w:tcPr>
          <w:p w14:paraId="5AFD94FB" w14:textId="77777777" w:rsidR="005C338F" w:rsidRPr="00361F33" w:rsidRDefault="005C338F" w:rsidP="006549F7">
            <w:pPr>
              <w:rPr>
                <w:b/>
                <w:sz w:val="18"/>
                <w:szCs w:val="18"/>
              </w:rPr>
            </w:pPr>
          </w:p>
        </w:tc>
        <w:tc>
          <w:tcPr>
            <w:tcW w:w="802" w:type="dxa"/>
            <w:shd w:val="clear" w:color="auto" w:fill="auto"/>
          </w:tcPr>
          <w:p w14:paraId="4D494058" w14:textId="77777777" w:rsidR="005C338F" w:rsidRPr="00361F33" w:rsidRDefault="005C338F" w:rsidP="006549F7">
            <w:pPr>
              <w:rPr>
                <w:b/>
                <w:sz w:val="18"/>
                <w:szCs w:val="18"/>
              </w:rPr>
            </w:pPr>
            <w:r>
              <w:rPr>
                <w:b/>
                <w:sz w:val="18"/>
                <w:szCs w:val="18"/>
              </w:rPr>
              <w:t>6</w:t>
            </w:r>
          </w:p>
        </w:tc>
      </w:tr>
      <w:tr w:rsidR="005C338F" w:rsidRPr="00606347" w14:paraId="4E21B91A" w14:textId="77777777" w:rsidTr="006549F7">
        <w:trPr>
          <w:trHeight w:val="864"/>
          <w:jc w:val="center"/>
        </w:trPr>
        <w:tc>
          <w:tcPr>
            <w:tcW w:w="748" w:type="dxa"/>
            <w:shd w:val="clear" w:color="auto" w:fill="auto"/>
            <w:hideMark/>
          </w:tcPr>
          <w:p w14:paraId="51E8B0D2" w14:textId="77777777" w:rsidR="005C338F" w:rsidRPr="00606347" w:rsidRDefault="005C338F" w:rsidP="006549F7">
            <w:pPr>
              <w:rPr>
                <w:color w:val="000000"/>
                <w:sz w:val="18"/>
                <w:szCs w:val="18"/>
              </w:rPr>
            </w:pPr>
            <w:r w:rsidRPr="00606347">
              <w:rPr>
                <w:color w:val="000000"/>
                <w:sz w:val="18"/>
                <w:szCs w:val="18"/>
              </w:rPr>
              <w:t>LO5.01</w:t>
            </w:r>
          </w:p>
        </w:tc>
        <w:tc>
          <w:tcPr>
            <w:tcW w:w="3599" w:type="dxa"/>
            <w:shd w:val="clear" w:color="auto" w:fill="auto"/>
            <w:hideMark/>
          </w:tcPr>
          <w:p w14:paraId="66D4511D" w14:textId="77777777" w:rsidR="005C338F" w:rsidRPr="00606347" w:rsidRDefault="005C338F" w:rsidP="006549F7">
            <w:pPr>
              <w:rPr>
                <w:color w:val="000000"/>
                <w:sz w:val="18"/>
                <w:szCs w:val="18"/>
              </w:rPr>
            </w:pPr>
            <w:r w:rsidRPr="00606347">
              <w:rPr>
                <w:color w:val="000000"/>
                <w:sz w:val="18"/>
                <w:szCs w:val="18"/>
              </w:rPr>
              <w:t>DSBPM01 - Understand business and provide insight, translate unstructured business problems into an abstract mathematical framework.</w:t>
            </w:r>
          </w:p>
        </w:tc>
        <w:tc>
          <w:tcPr>
            <w:tcW w:w="850" w:type="dxa"/>
            <w:shd w:val="clear" w:color="auto" w:fill="D9D9D9" w:themeFill="background1" w:themeFillShade="D9"/>
            <w:noWrap/>
          </w:tcPr>
          <w:p w14:paraId="7A38A3CB"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9F08FEA"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4CCDF6DF" w14:textId="77777777" w:rsidR="005C338F" w:rsidRPr="00606347" w:rsidRDefault="005C338F" w:rsidP="006549F7">
            <w:pPr>
              <w:rPr>
                <w:color w:val="000000"/>
                <w:sz w:val="18"/>
                <w:szCs w:val="18"/>
              </w:rPr>
            </w:pPr>
          </w:p>
        </w:tc>
        <w:tc>
          <w:tcPr>
            <w:tcW w:w="851" w:type="dxa"/>
            <w:shd w:val="clear" w:color="auto" w:fill="auto"/>
          </w:tcPr>
          <w:p w14:paraId="1484B450"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20618BC" w14:textId="77777777" w:rsidR="005C338F" w:rsidRPr="00606347" w:rsidRDefault="005C338F" w:rsidP="006549F7">
            <w:pPr>
              <w:rPr>
                <w:color w:val="000000"/>
                <w:sz w:val="18"/>
                <w:szCs w:val="18"/>
              </w:rPr>
            </w:pPr>
          </w:p>
        </w:tc>
        <w:tc>
          <w:tcPr>
            <w:tcW w:w="802" w:type="dxa"/>
            <w:shd w:val="clear" w:color="auto" w:fill="auto"/>
          </w:tcPr>
          <w:p w14:paraId="7EEFBC8F" w14:textId="77777777" w:rsidR="005C338F" w:rsidRPr="00606347" w:rsidRDefault="005C338F" w:rsidP="006549F7">
            <w:pPr>
              <w:rPr>
                <w:color w:val="000000"/>
                <w:sz w:val="18"/>
                <w:szCs w:val="18"/>
              </w:rPr>
            </w:pPr>
          </w:p>
        </w:tc>
      </w:tr>
      <w:tr w:rsidR="005C338F" w:rsidRPr="00606347" w14:paraId="496218DC" w14:textId="77777777" w:rsidTr="006549F7">
        <w:trPr>
          <w:trHeight w:val="576"/>
          <w:jc w:val="center"/>
        </w:trPr>
        <w:tc>
          <w:tcPr>
            <w:tcW w:w="748" w:type="dxa"/>
            <w:shd w:val="clear" w:color="auto" w:fill="auto"/>
            <w:hideMark/>
          </w:tcPr>
          <w:p w14:paraId="7EC6FDB9" w14:textId="77777777" w:rsidR="005C338F" w:rsidRPr="00606347" w:rsidRDefault="005C338F" w:rsidP="006549F7">
            <w:pPr>
              <w:rPr>
                <w:color w:val="000000"/>
                <w:sz w:val="18"/>
                <w:szCs w:val="18"/>
              </w:rPr>
            </w:pPr>
            <w:r w:rsidRPr="00606347">
              <w:rPr>
                <w:color w:val="000000"/>
                <w:sz w:val="18"/>
                <w:szCs w:val="18"/>
              </w:rPr>
              <w:t>LO5.02</w:t>
            </w:r>
          </w:p>
        </w:tc>
        <w:tc>
          <w:tcPr>
            <w:tcW w:w="3599" w:type="dxa"/>
            <w:shd w:val="clear" w:color="auto" w:fill="auto"/>
            <w:hideMark/>
          </w:tcPr>
          <w:p w14:paraId="330095E6" w14:textId="77777777" w:rsidR="005C338F" w:rsidRPr="00606347" w:rsidRDefault="005C338F" w:rsidP="006549F7">
            <w:pPr>
              <w:rPr>
                <w:color w:val="000000"/>
                <w:sz w:val="18"/>
                <w:szCs w:val="18"/>
              </w:rPr>
            </w:pPr>
            <w:r w:rsidRPr="00606347">
              <w:rPr>
                <w:color w:val="000000"/>
                <w:sz w:val="18"/>
                <w:szCs w:val="18"/>
              </w:rPr>
              <w:t>DSBPM02 - Use data to improve existing services or develop new services.</w:t>
            </w:r>
          </w:p>
        </w:tc>
        <w:tc>
          <w:tcPr>
            <w:tcW w:w="850" w:type="dxa"/>
            <w:shd w:val="clear" w:color="auto" w:fill="D9D9D9" w:themeFill="background1" w:themeFillShade="D9"/>
            <w:noWrap/>
          </w:tcPr>
          <w:p w14:paraId="38835D6A"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2A38294"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75D51DC9" w14:textId="77777777" w:rsidR="005C338F" w:rsidRPr="00606347" w:rsidRDefault="005C338F" w:rsidP="006549F7">
            <w:pPr>
              <w:rPr>
                <w:color w:val="000000"/>
                <w:sz w:val="18"/>
                <w:szCs w:val="18"/>
              </w:rPr>
            </w:pPr>
          </w:p>
        </w:tc>
        <w:tc>
          <w:tcPr>
            <w:tcW w:w="851" w:type="dxa"/>
            <w:shd w:val="clear" w:color="auto" w:fill="auto"/>
          </w:tcPr>
          <w:p w14:paraId="0BE4A6CD"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DDFC6D6" w14:textId="77777777" w:rsidR="005C338F" w:rsidRPr="00606347" w:rsidRDefault="005C338F" w:rsidP="006549F7">
            <w:pPr>
              <w:rPr>
                <w:color w:val="000000"/>
                <w:sz w:val="18"/>
                <w:szCs w:val="18"/>
              </w:rPr>
            </w:pPr>
          </w:p>
        </w:tc>
        <w:tc>
          <w:tcPr>
            <w:tcW w:w="802" w:type="dxa"/>
            <w:shd w:val="clear" w:color="auto" w:fill="auto"/>
          </w:tcPr>
          <w:p w14:paraId="6CDBDAB4" w14:textId="77777777" w:rsidR="005C338F" w:rsidRPr="00606347" w:rsidRDefault="005C338F" w:rsidP="006549F7">
            <w:pPr>
              <w:rPr>
                <w:color w:val="000000"/>
                <w:sz w:val="18"/>
                <w:szCs w:val="18"/>
              </w:rPr>
            </w:pPr>
          </w:p>
        </w:tc>
      </w:tr>
      <w:tr w:rsidR="005C338F" w:rsidRPr="00606347" w14:paraId="4A31F4C9" w14:textId="77777777" w:rsidTr="006549F7">
        <w:trPr>
          <w:trHeight w:val="828"/>
          <w:jc w:val="center"/>
        </w:trPr>
        <w:tc>
          <w:tcPr>
            <w:tcW w:w="748" w:type="dxa"/>
            <w:shd w:val="clear" w:color="auto" w:fill="auto"/>
            <w:hideMark/>
          </w:tcPr>
          <w:p w14:paraId="5360984C" w14:textId="77777777" w:rsidR="005C338F" w:rsidRPr="00606347" w:rsidRDefault="005C338F" w:rsidP="006549F7">
            <w:pPr>
              <w:rPr>
                <w:color w:val="000000"/>
                <w:sz w:val="18"/>
                <w:szCs w:val="18"/>
              </w:rPr>
            </w:pPr>
            <w:r w:rsidRPr="00606347">
              <w:rPr>
                <w:color w:val="000000"/>
                <w:sz w:val="18"/>
                <w:szCs w:val="18"/>
              </w:rPr>
              <w:t>LO5.03</w:t>
            </w:r>
          </w:p>
        </w:tc>
        <w:tc>
          <w:tcPr>
            <w:tcW w:w="3599" w:type="dxa"/>
            <w:shd w:val="clear" w:color="auto" w:fill="auto"/>
            <w:hideMark/>
          </w:tcPr>
          <w:p w14:paraId="3BBF766C" w14:textId="77777777" w:rsidR="005C338F" w:rsidRPr="00606347" w:rsidRDefault="005C338F" w:rsidP="006549F7">
            <w:pPr>
              <w:rPr>
                <w:color w:val="000000"/>
                <w:sz w:val="18"/>
                <w:szCs w:val="18"/>
              </w:rPr>
            </w:pPr>
            <w:r w:rsidRPr="00606347">
              <w:rPr>
                <w:color w:val="000000"/>
                <w:sz w:val="18"/>
                <w:szCs w:val="18"/>
              </w:rPr>
              <w:t>DSBPM03 - Participate strategically and tactically in financial decisions that impact management and organizations.</w:t>
            </w:r>
          </w:p>
        </w:tc>
        <w:tc>
          <w:tcPr>
            <w:tcW w:w="850" w:type="dxa"/>
            <w:shd w:val="clear" w:color="auto" w:fill="D9D9D9" w:themeFill="background1" w:themeFillShade="D9"/>
            <w:noWrap/>
          </w:tcPr>
          <w:p w14:paraId="3B2EECC5"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123E0BC0"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7155717B" w14:textId="77777777" w:rsidR="005C338F" w:rsidRPr="00606347" w:rsidRDefault="005C338F" w:rsidP="006549F7">
            <w:pPr>
              <w:rPr>
                <w:color w:val="000000"/>
                <w:sz w:val="18"/>
                <w:szCs w:val="18"/>
              </w:rPr>
            </w:pPr>
          </w:p>
        </w:tc>
        <w:tc>
          <w:tcPr>
            <w:tcW w:w="851" w:type="dxa"/>
            <w:shd w:val="clear" w:color="auto" w:fill="auto"/>
          </w:tcPr>
          <w:p w14:paraId="75EF6661" w14:textId="77777777" w:rsidR="005C338F" w:rsidRPr="00606347" w:rsidRDefault="005C338F" w:rsidP="006549F7">
            <w:pPr>
              <w:rPr>
                <w:color w:val="000000"/>
                <w:sz w:val="18"/>
                <w:szCs w:val="18"/>
              </w:rPr>
            </w:pPr>
            <w:r>
              <w:rPr>
                <w:color w:val="000000"/>
                <w:sz w:val="18"/>
                <w:szCs w:val="18"/>
              </w:rPr>
              <w:t>2</w:t>
            </w:r>
          </w:p>
        </w:tc>
        <w:tc>
          <w:tcPr>
            <w:tcW w:w="709" w:type="dxa"/>
            <w:shd w:val="clear" w:color="auto" w:fill="D9D9D9" w:themeFill="background1" w:themeFillShade="D9"/>
          </w:tcPr>
          <w:p w14:paraId="7C378A40" w14:textId="77777777" w:rsidR="005C338F" w:rsidRPr="00606347" w:rsidRDefault="005C338F" w:rsidP="006549F7">
            <w:pPr>
              <w:rPr>
                <w:color w:val="000000"/>
                <w:sz w:val="18"/>
                <w:szCs w:val="18"/>
              </w:rPr>
            </w:pPr>
          </w:p>
        </w:tc>
        <w:tc>
          <w:tcPr>
            <w:tcW w:w="802" w:type="dxa"/>
            <w:shd w:val="clear" w:color="auto" w:fill="auto"/>
          </w:tcPr>
          <w:p w14:paraId="79BFB28E" w14:textId="77777777" w:rsidR="005C338F" w:rsidRPr="00606347" w:rsidRDefault="005C338F" w:rsidP="006549F7">
            <w:pPr>
              <w:rPr>
                <w:color w:val="000000"/>
                <w:sz w:val="18"/>
                <w:szCs w:val="18"/>
              </w:rPr>
            </w:pPr>
            <w:r>
              <w:rPr>
                <w:color w:val="000000"/>
                <w:sz w:val="18"/>
                <w:szCs w:val="18"/>
              </w:rPr>
              <w:t>2</w:t>
            </w:r>
          </w:p>
        </w:tc>
      </w:tr>
      <w:tr w:rsidR="005C338F" w:rsidRPr="00606347" w14:paraId="62A1DBAE" w14:textId="77777777" w:rsidTr="006549F7">
        <w:trPr>
          <w:trHeight w:val="864"/>
          <w:jc w:val="center"/>
        </w:trPr>
        <w:tc>
          <w:tcPr>
            <w:tcW w:w="748" w:type="dxa"/>
            <w:shd w:val="clear" w:color="auto" w:fill="auto"/>
            <w:hideMark/>
          </w:tcPr>
          <w:p w14:paraId="79889EF4" w14:textId="77777777" w:rsidR="005C338F" w:rsidRPr="00606347" w:rsidRDefault="005C338F" w:rsidP="006549F7">
            <w:pPr>
              <w:rPr>
                <w:color w:val="000000"/>
                <w:sz w:val="18"/>
                <w:szCs w:val="18"/>
              </w:rPr>
            </w:pPr>
            <w:r w:rsidRPr="00606347">
              <w:rPr>
                <w:color w:val="000000"/>
                <w:sz w:val="18"/>
                <w:szCs w:val="18"/>
              </w:rPr>
              <w:t>LO5.04</w:t>
            </w:r>
          </w:p>
        </w:tc>
        <w:tc>
          <w:tcPr>
            <w:tcW w:w="3599" w:type="dxa"/>
            <w:shd w:val="clear" w:color="auto" w:fill="auto"/>
            <w:hideMark/>
          </w:tcPr>
          <w:p w14:paraId="0946F1FA" w14:textId="0663D55F" w:rsidR="005C338F" w:rsidRPr="00606347" w:rsidRDefault="005C338F" w:rsidP="006549F7">
            <w:pPr>
              <w:rPr>
                <w:color w:val="000000"/>
                <w:sz w:val="18"/>
                <w:szCs w:val="18"/>
              </w:rPr>
            </w:pPr>
            <w:r w:rsidRPr="00606347">
              <w:rPr>
                <w:color w:val="000000"/>
                <w:sz w:val="18"/>
                <w:szCs w:val="18"/>
              </w:rPr>
              <w:t xml:space="preserve">DSBPM04 - Provides scientific, technical, and </w:t>
            </w:r>
            <w:r w:rsidR="00372FAB" w:rsidRPr="00606347">
              <w:rPr>
                <w:color w:val="000000"/>
                <w:sz w:val="18"/>
                <w:szCs w:val="18"/>
              </w:rPr>
              <w:t>analytic support</w:t>
            </w:r>
            <w:r w:rsidRPr="00606347">
              <w:rPr>
                <w:color w:val="000000"/>
                <w:sz w:val="18"/>
                <w:szCs w:val="18"/>
              </w:rPr>
              <w:t xml:space="preserve"> services to other organizational roles.</w:t>
            </w:r>
          </w:p>
        </w:tc>
        <w:tc>
          <w:tcPr>
            <w:tcW w:w="850" w:type="dxa"/>
            <w:shd w:val="clear" w:color="auto" w:fill="D9D9D9" w:themeFill="background1" w:themeFillShade="D9"/>
            <w:noWrap/>
          </w:tcPr>
          <w:p w14:paraId="01BDB6B3"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616B150"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0F9D446D" w14:textId="77777777" w:rsidR="005C338F" w:rsidRPr="00606347" w:rsidRDefault="005C338F" w:rsidP="006549F7">
            <w:pPr>
              <w:rPr>
                <w:color w:val="000000"/>
                <w:sz w:val="18"/>
                <w:szCs w:val="18"/>
              </w:rPr>
            </w:pPr>
          </w:p>
        </w:tc>
        <w:tc>
          <w:tcPr>
            <w:tcW w:w="851" w:type="dxa"/>
            <w:shd w:val="clear" w:color="auto" w:fill="auto"/>
          </w:tcPr>
          <w:p w14:paraId="1F56C578" w14:textId="77777777" w:rsidR="005C338F" w:rsidRPr="00606347" w:rsidRDefault="005C338F" w:rsidP="006549F7">
            <w:pPr>
              <w:rPr>
                <w:color w:val="000000"/>
                <w:sz w:val="18"/>
                <w:szCs w:val="18"/>
              </w:rPr>
            </w:pPr>
            <w:r>
              <w:rPr>
                <w:color w:val="000000"/>
                <w:sz w:val="18"/>
                <w:szCs w:val="18"/>
              </w:rPr>
              <w:t>2</w:t>
            </w:r>
          </w:p>
        </w:tc>
        <w:tc>
          <w:tcPr>
            <w:tcW w:w="709" w:type="dxa"/>
            <w:shd w:val="clear" w:color="auto" w:fill="D9D9D9" w:themeFill="background1" w:themeFillShade="D9"/>
          </w:tcPr>
          <w:p w14:paraId="5EE24517" w14:textId="77777777" w:rsidR="005C338F" w:rsidRPr="00606347" w:rsidRDefault="005C338F" w:rsidP="006549F7">
            <w:pPr>
              <w:rPr>
                <w:color w:val="000000"/>
                <w:sz w:val="18"/>
                <w:szCs w:val="18"/>
              </w:rPr>
            </w:pPr>
          </w:p>
        </w:tc>
        <w:tc>
          <w:tcPr>
            <w:tcW w:w="802" w:type="dxa"/>
            <w:shd w:val="clear" w:color="auto" w:fill="auto"/>
          </w:tcPr>
          <w:p w14:paraId="29815B8C" w14:textId="77777777" w:rsidR="005C338F" w:rsidRPr="00606347" w:rsidRDefault="005C338F" w:rsidP="006549F7">
            <w:pPr>
              <w:rPr>
                <w:color w:val="000000"/>
                <w:sz w:val="18"/>
                <w:szCs w:val="18"/>
              </w:rPr>
            </w:pPr>
            <w:r>
              <w:rPr>
                <w:color w:val="000000"/>
                <w:sz w:val="18"/>
                <w:szCs w:val="18"/>
              </w:rPr>
              <w:t>2</w:t>
            </w:r>
          </w:p>
        </w:tc>
      </w:tr>
      <w:tr w:rsidR="005C338F" w:rsidRPr="00606347" w14:paraId="66DA8341" w14:textId="77777777" w:rsidTr="006549F7">
        <w:trPr>
          <w:trHeight w:val="636"/>
          <w:jc w:val="center"/>
        </w:trPr>
        <w:tc>
          <w:tcPr>
            <w:tcW w:w="748" w:type="dxa"/>
            <w:shd w:val="clear" w:color="auto" w:fill="auto"/>
            <w:hideMark/>
          </w:tcPr>
          <w:p w14:paraId="76758989" w14:textId="77777777" w:rsidR="005C338F" w:rsidRPr="00606347" w:rsidRDefault="005C338F" w:rsidP="006549F7">
            <w:pPr>
              <w:rPr>
                <w:color w:val="000000"/>
                <w:sz w:val="18"/>
                <w:szCs w:val="18"/>
              </w:rPr>
            </w:pPr>
            <w:r w:rsidRPr="00606347">
              <w:rPr>
                <w:color w:val="000000"/>
                <w:sz w:val="18"/>
                <w:szCs w:val="18"/>
              </w:rPr>
              <w:t>LO5.05</w:t>
            </w:r>
          </w:p>
        </w:tc>
        <w:tc>
          <w:tcPr>
            <w:tcW w:w="3599" w:type="dxa"/>
            <w:shd w:val="clear" w:color="auto" w:fill="auto"/>
            <w:hideMark/>
          </w:tcPr>
          <w:p w14:paraId="162A391E" w14:textId="77777777" w:rsidR="005C338F" w:rsidRPr="00606347" w:rsidRDefault="005C338F" w:rsidP="006549F7">
            <w:pPr>
              <w:rPr>
                <w:color w:val="000000"/>
                <w:sz w:val="18"/>
                <w:szCs w:val="18"/>
              </w:rPr>
            </w:pPr>
            <w:r w:rsidRPr="00606347">
              <w:rPr>
                <w:color w:val="000000"/>
                <w:sz w:val="18"/>
                <w:szCs w:val="18"/>
              </w:rPr>
              <w:t>DSBPM05 - Analyse customer data to identify/optimise customer relations actions.</w:t>
            </w:r>
          </w:p>
        </w:tc>
        <w:tc>
          <w:tcPr>
            <w:tcW w:w="850" w:type="dxa"/>
            <w:shd w:val="clear" w:color="auto" w:fill="D9D9D9" w:themeFill="background1" w:themeFillShade="D9"/>
            <w:noWrap/>
          </w:tcPr>
          <w:p w14:paraId="6CDE008C"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1BC7F419"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60EC12A9" w14:textId="77777777" w:rsidR="005C338F" w:rsidRPr="00606347" w:rsidRDefault="005C338F" w:rsidP="006549F7">
            <w:pPr>
              <w:rPr>
                <w:color w:val="000000"/>
                <w:sz w:val="18"/>
                <w:szCs w:val="18"/>
              </w:rPr>
            </w:pPr>
          </w:p>
        </w:tc>
        <w:tc>
          <w:tcPr>
            <w:tcW w:w="851" w:type="dxa"/>
            <w:shd w:val="clear" w:color="auto" w:fill="auto"/>
          </w:tcPr>
          <w:p w14:paraId="5B94C458"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53D53D5" w14:textId="77777777" w:rsidR="005C338F" w:rsidRPr="00606347" w:rsidRDefault="005C338F" w:rsidP="006549F7">
            <w:pPr>
              <w:rPr>
                <w:color w:val="000000"/>
                <w:sz w:val="18"/>
                <w:szCs w:val="18"/>
              </w:rPr>
            </w:pPr>
          </w:p>
        </w:tc>
        <w:tc>
          <w:tcPr>
            <w:tcW w:w="802" w:type="dxa"/>
            <w:shd w:val="clear" w:color="auto" w:fill="auto"/>
          </w:tcPr>
          <w:p w14:paraId="4CC619D9" w14:textId="77777777" w:rsidR="005C338F" w:rsidRPr="00606347" w:rsidRDefault="005C338F" w:rsidP="006549F7">
            <w:pPr>
              <w:rPr>
                <w:color w:val="000000"/>
                <w:sz w:val="18"/>
                <w:szCs w:val="18"/>
              </w:rPr>
            </w:pPr>
            <w:r>
              <w:rPr>
                <w:color w:val="000000"/>
                <w:sz w:val="18"/>
                <w:szCs w:val="18"/>
              </w:rPr>
              <w:t>2</w:t>
            </w:r>
          </w:p>
        </w:tc>
      </w:tr>
      <w:tr w:rsidR="005C338F" w:rsidRPr="00606347" w14:paraId="4371128C" w14:textId="77777777" w:rsidTr="006549F7">
        <w:trPr>
          <w:trHeight w:val="552"/>
          <w:jc w:val="center"/>
        </w:trPr>
        <w:tc>
          <w:tcPr>
            <w:tcW w:w="748" w:type="dxa"/>
            <w:shd w:val="clear" w:color="auto" w:fill="auto"/>
            <w:hideMark/>
          </w:tcPr>
          <w:p w14:paraId="67EA4441" w14:textId="77777777" w:rsidR="005C338F" w:rsidRPr="00606347" w:rsidRDefault="005C338F" w:rsidP="006549F7">
            <w:pPr>
              <w:rPr>
                <w:color w:val="000000"/>
                <w:sz w:val="18"/>
                <w:szCs w:val="18"/>
              </w:rPr>
            </w:pPr>
            <w:r w:rsidRPr="00606347">
              <w:rPr>
                <w:color w:val="000000"/>
                <w:sz w:val="18"/>
                <w:szCs w:val="18"/>
              </w:rPr>
              <w:t>LO5.06</w:t>
            </w:r>
          </w:p>
        </w:tc>
        <w:tc>
          <w:tcPr>
            <w:tcW w:w="3599" w:type="dxa"/>
            <w:shd w:val="clear" w:color="auto" w:fill="auto"/>
            <w:hideMark/>
          </w:tcPr>
          <w:p w14:paraId="2149642E" w14:textId="77777777" w:rsidR="005C338F" w:rsidRPr="006727FA" w:rsidRDefault="005C338F" w:rsidP="006549F7">
            <w:pPr>
              <w:rPr>
                <w:color w:val="000000" w:themeColor="text1"/>
                <w:sz w:val="18"/>
                <w:szCs w:val="18"/>
              </w:rPr>
            </w:pPr>
            <w:r w:rsidRPr="006727FA">
              <w:rPr>
                <w:color w:val="000000" w:themeColor="text1"/>
                <w:sz w:val="18"/>
                <w:szCs w:val="18"/>
              </w:rPr>
              <w:t>DSBPM06 - Analyse multiple data sources for marketing purposes.</w:t>
            </w:r>
          </w:p>
        </w:tc>
        <w:tc>
          <w:tcPr>
            <w:tcW w:w="850" w:type="dxa"/>
            <w:shd w:val="clear" w:color="auto" w:fill="D9D9D9" w:themeFill="background1" w:themeFillShade="D9"/>
            <w:noWrap/>
          </w:tcPr>
          <w:p w14:paraId="17950823"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4B65EEDF"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089B7C8" w14:textId="77777777" w:rsidR="005C338F" w:rsidRPr="00606347" w:rsidRDefault="005C338F" w:rsidP="006549F7">
            <w:pPr>
              <w:rPr>
                <w:color w:val="000000"/>
                <w:sz w:val="18"/>
                <w:szCs w:val="18"/>
              </w:rPr>
            </w:pPr>
          </w:p>
        </w:tc>
        <w:tc>
          <w:tcPr>
            <w:tcW w:w="851" w:type="dxa"/>
            <w:shd w:val="clear" w:color="auto" w:fill="auto"/>
          </w:tcPr>
          <w:p w14:paraId="5E5C342B"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124A3E86" w14:textId="77777777" w:rsidR="005C338F" w:rsidRPr="00606347" w:rsidRDefault="005C338F" w:rsidP="006549F7">
            <w:pPr>
              <w:rPr>
                <w:color w:val="000000"/>
                <w:sz w:val="18"/>
                <w:szCs w:val="18"/>
              </w:rPr>
            </w:pPr>
          </w:p>
        </w:tc>
        <w:tc>
          <w:tcPr>
            <w:tcW w:w="802" w:type="dxa"/>
            <w:shd w:val="clear" w:color="auto" w:fill="auto"/>
          </w:tcPr>
          <w:p w14:paraId="454D598B" w14:textId="77777777" w:rsidR="005C338F" w:rsidRPr="00606347" w:rsidRDefault="005C338F" w:rsidP="006549F7">
            <w:pPr>
              <w:rPr>
                <w:color w:val="000000"/>
                <w:sz w:val="18"/>
                <w:szCs w:val="18"/>
              </w:rPr>
            </w:pPr>
          </w:p>
        </w:tc>
      </w:tr>
    </w:tbl>
    <w:p w14:paraId="63E151A9" w14:textId="77777777" w:rsidR="005C338F" w:rsidRDefault="005C338F" w:rsidP="005C338F"/>
    <w:p w14:paraId="5606A133" w14:textId="20A4E64C" w:rsidR="005C338F" w:rsidRPr="00BA4ECA" w:rsidRDefault="005C338F" w:rsidP="005C338F">
      <w:pPr>
        <w:pStyle w:val="Caption"/>
        <w:jc w:val="center"/>
        <w:rPr>
          <w:lang w:val="en-US"/>
        </w:rPr>
      </w:pPr>
      <w:bookmarkStart w:id="179" w:name="_Toc460413818"/>
      <w:r w:rsidRPr="00BA4ECA">
        <w:rPr>
          <w:lang w:val="en-US"/>
        </w:rPr>
        <w:t xml:space="preserve">Table </w:t>
      </w:r>
      <w:r w:rsidR="000A5FC7">
        <w:rPr>
          <w:lang w:val="en-US"/>
        </w:rPr>
        <w:t>C</w:t>
      </w:r>
      <w:r w:rsidR="005E3CED">
        <w:rPr>
          <w:lang w:val="en-US"/>
        </w:rPr>
        <w:t>.2.</w:t>
      </w:r>
      <w:r w:rsidRPr="00BA4ECA">
        <w:rPr>
          <w:lang w:val="en-US"/>
        </w:rPr>
        <w:t xml:space="preserve"> Distribution of ECTS credit points between specific learning outcomes for profiles DSP10-13</w:t>
      </w:r>
      <w:bookmarkEnd w:id="179"/>
    </w:p>
    <w:p w14:paraId="57631571" w14:textId="77777777" w:rsidR="005C338F" w:rsidRPr="00AD4199" w:rsidRDefault="005C338F" w:rsidP="005C338F"/>
    <w:tbl>
      <w:tblPr>
        <w:tblW w:w="92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8"/>
        <w:gridCol w:w="3599"/>
        <w:gridCol w:w="850"/>
        <w:gridCol w:w="851"/>
        <w:gridCol w:w="850"/>
        <w:gridCol w:w="851"/>
        <w:gridCol w:w="709"/>
        <w:gridCol w:w="802"/>
      </w:tblGrid>
      <w:tr w:rsidR="005C338F" w:rsidRPr="00606347" w14:paraId="177EA68C" w14:textId="77777777" w:rsidTr="006549F7">
        <w:trPr>
          <w:trHeight w:val="288"/>
          <w:tblHeader/>
          <w:jc w:val="center"/>
        </w:trPr>
        <w:tc>
          <w:tcPr>
            <w:tcW w:w="748" w:type="dxa"/>
            <w:vMerge w:val="restart"/>
            <w:shd w:val="clear" w:color="auto" w:fill="EEECE1" w:themeFill="background2"/>
            <w:hideMark/>
          </w:tcPr>
          <w:p w14:paraId="0F3A69D1" w14:textId="77777777" w:rsidR="005C338F" w:rsidRPr="00606347" w:rsidRDefault="005C338F" w:rsidP="006549F7">
            <w:pPr>
              <w:rPr>
                <w:color w:val="000000"/>
                <w:sz w:val="18"/>
                <w:szCs w:val="18"/>
              </w:rPr>
            </w:pPr>
            <w:r w:rsidRPr="00606347">
              <w:rPr>
                <w:color w:val="000000"/>
                <w:sz w:val="18"/>
                <w:szCs w:val="18"/>
              </w:rPr>
              <w:t>LO ID</w:t>
            </w:r>
          </w:p>
        </w:tc>
        <w:tc>
          <w:tcPr>
            <w:tcW w:w="3599" w:type="dxa"/>
            <w:vMerge w:val="restart"/>
            <w:shd w:val="clear" w:color="auto" w:fill="EEECE1" w:themeFill="background2"/>
            <w:noWrap/>
            <w:hideMark/>
          </w:tcPr>
          <w:p w14:paraId="4EFA41A1" w14:textId="77777777" w:rsidR="005C338F" w:rsidRPr="00606347" w:rsidRDefault="005C338F" w:rsidP="006549F7">
            <w:pPr>
              <w:rPr>
                <w:color w:val="000000"/>
                <w:sz w:val="18"/>
                <w:szCs w:val="18"/>
              </w:rPr>
            </w:pPr>
            <w:r w:rsidRPr="00606347">
              <w:rPr>
                <w:bCs/>
                <w:color w:val="000000"/>
                <w:sz w:val="18"/>
                <w:szCs w:val="18"/>
              </w:rPr>
              <w:t>Data Science Competence</w:t>
            </w:r>
          </w:p>
          <w:p w14:paraId="71B49AFF" w14:textId="77777777" w:rsidR="005C338F" w:rsidRPr="00606347" w:rsidRDefault="005C338F" w:rsidP="006549F7">
            <w:pPr>
              <w:rPr>
                <w:sz w:val="18"/>
                <w:szCs w:val="18"/>
              </w:rPr>
            </w:pPr>
          </w:p>
        </w:tc>
        <w:tc>
          <w:tcPr>
            <w:tcW w:w="4913" w:type="dxa"/>
            <w:gridSpan w:val="6"/>
            <w:shd w:val="clear" w:color="auto" w:fill="EEECE1" w:themeFill="background2"/>
            <w:noWrap/>
            <w:hideMark/>
          </w:tcPr>
          <w:p w14:paraId="38AB1CDA" w14:textId="77777777" w:rsidR="005C338F" w:rsidRPr="00606347" w:rsidRDefault="005C338F" w:rsidP="006549F7">
            <w:pPr>
              <w:rPr>
                <w:color w:val="000000"/>
                <w:sz w:val="18"/>
                <w:szCs w:val="18"/>
              </w:rPr>
            </w:pPr>
            <w:r>
              <w:rPr>
                <w:color w:val="000000"/>
                <w:sz w:val="18"/>
                <w:szCs w:val="18"/>
              </w:rPr>
              <w:t>ECTS credit points</w:t>
            </w:r>
            <w:r w:rsidRPr="00606347">
              <w:rPr>
                <w:color w:val="000000"/>
                <w:sz w:val="18"/>
                <w:szCs w:val="18"/>
              </w:rPr>
              <w:t xml:space="preserve"> by Knowledge levels</w:t>
            </w:r>
            <w:r>
              <w:rPr>
                <w:color w:val="000000"/>
                <w:sz w:val="18"/>
                <w:szCs w:val="18"/>
              </w:rPr>
              <w:t>.</w:t>
            </w:r>
          </w:p>
        </w:tc>
      </w:tr>
      <w:tr w:rsidR="005C338F" w:rsidRPr="00606347" w14:paraId="40A9DCB4" w14:textId="77777777" w:rsidTr="006549F7">
        <w:trPr>
          <w:trHeight w:val="229"/>
          <w:tblHeader/>
          <w:jc w:val="center"/>
        </w:trPr>
        <w:tc>
          <w:tcPr>
            <w:tcW w:w="748" w:type="dxa"/>
            <w:vMerge/>
            <w:shd w:val="clear" w:color="auto" w:fill="EEECE1" w:themeFill="background2"/>
            <w:hideMark/>
          </w:tcPr>
          <w:p w14:paraId="70C80A0B" w14:textId="77777777" w:rsidR="005C338F" w:rsidRPr="00606347" w:rsidRDefault="005C338F" w:rsidP="006549F7">
            <w:pPr>
              <w:rPr>
                <w:color w:val="000000"/>
                <w:sz w:val="18"/>
                <w:szCs w:val="18"/>
              </w:rPr>
            </w:pPr>
          </w:p>
        </w:tc>
        <w:tc>
          <w:tcPr>
            <w:tcW w:w="3599" w:type="dxa"/>
            <w:vMerge/>
            <w:shd w:val="clear" w:color="auto" w:fill="EEECE1" w:themeFill="background2"/>
            <w:noWrap/>
            <w:hideMark/>
          </w:tcPr>
          <w:p w14:paraId="4536493F" w14:textId="77777777" w:rsidR="005C338F" w:rsidRPr="00606347" w:rsidRDefault="005C338F" w:rsidP="006549F7">
            <w:pPr>
              <w:rPr>
                <w:b/>
                <w:bCs/>
                <w:color w:val="000000"/>
                <w:sz w:val="18"/>
                <w:szCs w:val="18"/>
              </w:rPr>
            </w:pPr>
          </w:p>
        </w:tc>
        <w:tc>
          <w:tcPr>
            <w:tcW w:w="1701" w:type="dxa"/>
            <w:gridSpan w:val="2"/>
            <w:shd w:val="clear" w:color="auto" w:fill="EEECE1" w:themeFill="background2"/>
            <w:noWrap/>
            <w:hideMark/>
          </w:tcPr>
          <w:p w14:paraId="4EA4DC77" w14:textId="77777777" w:rsidR="005C338F" w:rsidRPr="00606347" w:rsidRDefault="005C338F" w:rsidP="006549F7">
            <w:pPr>
              <w:rPr>
                <w:b/>
                <w:bCs/>
                <w:color w:val="000000"/>
                <w:sz w:val="18"/>
                <w:szCs w:val="18"/>
              </w:rPr>
            </w:pPr>
            <w:r w:rsidRPr="00606347">
              <w:rPr>
                <w:b/>
                <w:bCs/>
                <w:color w:val="000000"/>
                <w:sz w:val="18"/>
                <w:szCs w:val="18"/>
              </w:rPr>
              <w:t>Familiarity</w:t>
            </w:r>
          </w:p>
        </w:tc>
        <w:tc>
          <w:tcPr>
            <w:tcW w:w="1701" w:type="dxa"/>
            <w:gridSpan w:val="2"/>
            <w:shd w:val="clear" w:color="auto" w:fill="EEECE1" w:themeFill="background2"/>
          </w:tcPr>
          <w:p w14:paraId="25AA8E42" w14:textId="77777777" w:rsidR="005C338F" w:rsidRPr="00606347" w:rsidRDefault="005C338F" w:rsidP="006549F7">
            <w:pPr>
              <w:rPr>
                <w:b/>
                <w:bCs/>
                <w:color w:val="000000"/>
                <w:sz w:val="18"/>
                <w:szCs w:val="18"/>
              </w:rPr>
            </w:pPr>
            <w:r w:rsidRPr="00606347">
              <w:rPr>
                <w:b/>
                <w:bCs/>
                <w:color w:val="000000"/>
                <w:sz w:val="18"/>
                <w:szCs w:val="18"/>
              </w:rPr>
              <w:t>Usage</w:t>
            </w:r>
          </w:p>
        </w:tc>
        <w:tc>
          <w:tcPr>
            <w:tcW w:w="1511" w:type="dxa"/>
            <w:gridSpan w:val="2"/>
            <w:shd w:val="clear" w:color="auto" w:fill="EEECE1" w:themeFill="background2"/>
          </w:tcPr>
          <w:p w14:paraId="1B204954" w14:textId="77777777" w:rsidR="005C338F" w:rsidRPr="00606347" w:rsidRDefault="005C338F" w:rsidP="006549F7">
            <w:pPr>
              <w:rPr>
                <w:b/>
                <w:bCs/>
                <w:color w:val="000000"/>
                <w:sz w:val="18"/>
                <w:szCs w:val="18"/>
              </w:rPr>
            </w:pPr>
            <w:r w:rsidRPr="00606347">
              <w:rPr>
                <w:b/>
                <w:bCs/>
                <w:color w:val="000000"/>
                <w:sz w:val="18"/>
                <w:szCs w:val="18"/>
              </w:rPr>
              <w:t>Creation</w:t>
            </w:r>
          </w:p>
        </w:tc>
      </w:tr>
      <w:tr w:rsidR="005C338F" w:rsidRPr="00606347" w14:paraId="677861B3" w14:textId="77777777" w:rsidTr="006549F7">
        <w:trPr>
          <w:trHeight w:val="236"/>
          <w:tblHeader/>
          <w:jc w:val="center"/>
        </w:trPr>
        <w:tc>
          <w:tcPr>
            <w:tcW w:w="748" w:type="dxa"/>
            <w:vMerge/>
            <w:shd w:val="clear" w:color="auto" w:fill="EEECE1" w:themeFill="background2"/>
          </w:tcPr>
          <w:p w14:paraId="4F84C047" w14:textId="77777777" w:rsidR="005C338F" w:rsidRPr="00606347" w:rsidRDefault="005C338F" w:rsidP="006549F7">
            <w:pPr>
              <w:rPr>
                <w:color w:val="000000"/>
                <w:sz w:val="18"/>
                <w:szCs w:val="18"/>
              </w:rPr>
            </w:pPr>
          </w:p>
        </w:tc>
        <w:tc>
          <w:tcPr>
            <w:tcW w:w="3599" w:type="dxa"/>
            <w:vMerge/>
            <w:shd w:val="clear" w:color="auto" w:fill="EEECE1" w:themeFill="background2"/>
            <w:noWrap/>
          </w:tcPr>
          <w:p w14:paraId="32D14A4C" w14:textId="77777777" w:rsidR="005C338F" w:rsidRPr="00606347" w:rsidRDefault="005C338F" w:rsidP="006549F7">
            <w:pPr>
              <w:rPr>
                <w:b/>
                <w:bCs/>
                <w:color w:val="000000"/>
                <w:sz w:val="18"/>
                <w:szCs w:val="18"/>
              </w:rPr>
            </w:pPr>
          </w:p>
        </w:tc>
        <w:tc>
          <w:tcPr>
            <w:tcW w:w="850" w:type="dxa"/>
            <w:shd w:val="clear" w:color="auto" w:fill="EEECE1" w:themeFill="background2"/>
            <w:noWrap/>
          </w:tcPr>
          <w:p w14:paraId="221C0BAB" w14:textId="77777777" w:rsidR="005C338F" w:rsidRPr="00606347" w:rsidRDefault="005C338F" w:rsidP="006549F7">
            <w:pPr>
              <w:rPr>
                <w:b/>
                <w:bCs/>
                <w:color w:val="000000"/>
                <w:sz w:val="18"/>
                <w:szCs w:val="18"/>
              </w:rPr>
            </w:pPr>
            <w:r>
              <w:rPr>
                <w:b/>
                <w:bCs/>
                <w:color w:val="000000"/>
                <w:sz w:val="18"/>
                <w:szCs w:val="18"/>
              </w:rPr>
              <w:t>BSc</w:t>
            </w:r>
          </w:p>
        </w:tc>
        <w:tc>
          <w:tcPr>
            <w:tcW w:w="851" w:type="dxa"/>
            <w:shd w:val="clear" w:color="auto" w:fill="EEECE1" w:themeFill="background2"/>
          </w:tcPr>
          <w:p w14:paraId="28F87298" w14:textId="77777777" w:rsidR="005C338F" w:rsidRPr="00606347" w:rsidRDefault="005C338F" w:rsidP="006549F7">
            <w:pPr>
              <w:rPr>
                <w:b/>
                <w:bCs/>
                <w:color w:val="000000"/>
                <w:sz w:val="18"/>
                <w:szCs w:val="18"/>
              </w:rPr>
            </w:pPr>
            <w:r>
              <w:rPr>
                <w:b/>
                <w:bCs/>
                <w:color w:val="000000"/>
                <w:sz w:val="18"/>
                <w:szCs w:val="18"/>
              </w:rPr>
              <w:t>MSc</w:t>
            </w:r>
          </w:p>
        </w:tc>
        <w:tc>
          <w:tcPr>
            <w:tcW w:w="850" w:type="dxa"/>
            <w:shd w:val="clear" w:color="auto" w:fill="EEECE1" w:themeFill="background2"/>
          </w:tcPr>
          <w:p w14:paraId="5E50F208" w14:textId="77777777" w:rsidR="005C338F" w:rsidRPr="00606347" w:rsidRDefault="005C338F" w:rsidP="006549F7">
            <w:pPr>
              <w:rPr>
                <w:b/>
                <w:bCs/>
                <w:color w:val="000000"/>
                <w:sz w:val="18"/>
                <w:szCs w:val="18"/>
              </w:rPr>
            </w:pPr>
            <w:r>
              <w:rPr>
                <w:b/>
                <w:bCs/>
                <w:color w:val="000000"/>
                <w:sz w:val="18"/>
                <w:szCs w:val="18"/>
              </w:rPr>
              <w:t>BSc</w:t>
            </w:r>
          </w:p>
        </w:tc>
        <w:tc>
          <w:tcPr>
            <w:tcW w:w="851" w:type="dxa"/>
            <w:shd w:val="clear" w:color="auto" w:fill="EEECE1" w:themeFill="background2"/>
          </w:tcPr>
          <w:p w14:paraId="6261FB50" w14:textId="77777777" w:rsidR="005C338F" w:rsidRPr="00606347" w:rsidRDefault="005C338F" w:rsidP="006549F7">
            <w:pPr>
              <w:rPr>
                <w:b/>
                <w:bCs/>
                <w:color w:val="000000"/>
                <w:sz w:val="18"/>
                <w:szCs w:val="18"/>
              </w:rPr>
            </w:pPr>
            <w:r>
              <w:rPr>
                <w:b/>
                <w:bCs/>
                <w:color w:val="000000"/>
                <w:sz w:val="18"/>
                <w:szCs w:val="18"/>
              </w:rPr>
              <w:t>MSc</w:t>
            </w:r>
          </w:p>
        </w:tc>
        <w:tc>
          <w:tcPr>
            <w:tcW w:w="709" w:type="dxa"/>
            <w:shd w:val="clear" w:color="auto" w:fill="EEECE1" w:themeFill="background2"/>
          </w:tcPr>
          <w:p w14:paraId="63F3272B" w14:textId="77777777" w:rsidR="005C338F" w:rsidRPr="00606347" w:rsidRDefault="005C338F" w:rsidP="006549F7">
            <w:pPr>
              <w:rPr>
                <w:b/>
                <w:bCs/>
                <w:color w:val="000000"/>
                <w:sz w:val="18"/>
                <w:szCs w:val="18"/>
              </w:rPr>
            </w:pPr>
            <w:r>
              <w:rPr>
                <w:b/>
                <w:bCs/>
                <w:color w:val="000000"/>
                <w:sz w:val="18"/>
                <w:szCs w:val="18"/>
              </w:rPr>
              <w:t>BSc</w:t>
            </w:r>
          </w:p>
        </w:tc>
        <w:tc>
          <w:tcPr>
            <w:tcW w:w="802" w:type="dxa"/>
            <w:shd w:val="clear" w:color="auto" w:fill="EEECE1" w:themeFill="background2"/>
          </w:tcPr>
          <w:p w14:paraId="0232872C" w14:textId="77777777" w:rsidR="005C338F" w:rsidRPr="00606347" w:rsidRDefault="005C338F" w:rsidP="006549F7">
            <w:pPr>
              <w:rPr>
                <w:b/>
                <w:bCs/>
                <w:color w:val="000000"/>
                <w:sz w:val="18"/>
                <w:szCs w:val="18"/>
              </w:rPr>
            </w:pPr>
            <w:r>
              <w:rPr>
                <w:b/>
                <w:bCs/>
                <w:color w:val="000000"/>
                <w:sz w:val="18"/>
                <w:szCs w:val="18"/>
              </w:rPr>
              <w:t>MSc</w:t>
            </w:r>
          </w:p>
        </w:tc>
      </w:tr>
      <w:tr w:rsidR="005C338F" w:rsidRPr="00606347" w14:paraId="5871B020" w14:textId="77777777" w:rsidTr="006549F7">
        <w:trPr>
          <w:trHeight w:val="288"/>
          <w:jc w:val="center"/>
        </w:trPr>
        <w:tc>
          <w:tcPr>
            <w:tcW w:w="9260" w:type="dxa"/>
            <w:gridSpan w:val="8"/>
            <w:shd w:val="clear" w:color="auto" w:fill="auto"/>
            <w:noWrap/>
            <w:hideMark/>
          </w:tcPr>
          <w:p w14:paraId="1048EB25" w14:textId="77777777" w:rsidR="005C338F" w:rsidRPr="00606347" w:rsidRDefault="005C338F" w:rsidP="006549F7">
            <w:pPr>
              <w:rPr>
                <w:b/>
                <w:color w:val="000000"/>
                <w:szCs w:val="18"/>
              </w:rPr>
            </w:pPr>
            <w:r w:rsidRPr="00606347">
              <w:rPr>
                <w:b/>
                <w:color w:val="000000"/>
                <w:szCs w:val="18"/>
              </w:rPr>
              <w:t>Data Science Data Analytics</w:t>
            </w:r>
            <w:r w:rsidRPr="00606347">
              <w:rPr>
                <w:color w:val="000000"/>
                <w:sz w:val="18"/>
                <w:szCs w:val="18"/>
              </w:rPr>
              <w:t> </w:t>
            </w:r>
          </w:p>
        </w:tc>
      </w:tr>
      <w:tr w:rsidR="005C338F" w:rsidRPr="00606347" w14:paraId="69580FF2" w14:textId="77777777" w:rsidTr="006549F7">
        <w:trPr>
          <w:trHeight w:val="967"/>
          <w:jc w:val="center"/>
        </w:trPr>
        <w:tc>
          <w:tcPr>
            <w:tcW w:w="748" w:type="dxa"/>
            <w:shd w:val="clear" w:color="auto" w:fill="auto"/>
            <w:noWrap/>
            <w:hideMark/>
          </w:tcPr>
          <w:p w14:paraId="1C7E929F" w14:textId="77777777" w:rsidR="005C338F" w:rsidRPr="00606347" w:rsidRDefault="005C338F" w:rsidP="006549F7">
            <w:pPr>
              <w:rPr>
                <w:b/>
                <w:sz w:val="18"/>
                <w:szCs w:val="18"/>
              </w:rPr>
            </w:pPr>
            <w:r w:rsidRPr="00606347">
              <w:rPr>
                <w:b/>
                <w:sz w:val="18"/>
                <w:szCs w:val="18"/>
              </w:rPr>
              <w:t>LO1-DA</w:t>
            </w:r>
          </w:p>
        </w:tc>
        <w:tc>
          <w:tcPr>
            <w:tcW w:w="3599" w:type="dxa"/>
            <w:shd w:val="clear" w:color="auto" w:fill="auto"/>
            <w:hideMark/>
          </w:tcPr>
          <w:p w14:paraId="3ECB8CD1" w14:textId="77777777" w:rsidR="005C338F" w:rsidRPr="00606347" w:rsidRDefault="005C338F" w:rsidP="006549F7">
            <w:pPr>
              <w:rPr>
                <w:b/>
                <w:sz w:val="18"/>
                <w:szCs w:val="18"/>
              </w:rPr>
            </w:pPr>
            <w:r w:rsidRPr="00606347">
              <w:rPr>
                <w:b/>
                <w:sz w:val="18"/>
                <w:szCs w:val="18"/>
              </w:rPr>
              <w:t>DSDA-DA - Use appropriate statistical techniques and predictive analytics on available data to deliver insights and discover new relations.</w:t>
            </w:r>
          </w:p>
        </w:tc>
        <w:tc>
          <w:tcPr>
            <w:tcW w:w="850" w:type="dxa"/>
            <w:shd w:val="clear" w:color="auto" w:fill="auto"/>
            <w:noWrap/>
            <w:hideMark/>
          </w:tcPr>
          <w:p w14:paraId="21E60A77" w14:textId="77777777" w:rsidR="005C338F" w:rsidRPr="00606347" w:rsidRDefault="005C338F" w:rsidP="006549F7">
            <w:pPr>
              <w:rPr>
                <w:b/>
                <w:sz w:val="18"/>
                <w:szCs w:val="18"/>
              </w:rPr>
            </w:pPr>
            <w:r>
              <w:rPr>
                <w:b/>
                <w:sz w:val="18"/>
                <w:szCs w:val="18"/>
              </w:rPr>
              <w:t>25</w:t>
            </w:r>
          </w:p>
        </w:tc>
        <w:tc>
          <w:tcPr>
            <w:tcW w:w="851" w:type="dxa"/>
            <w:shd w:val="clear" w:color="auto" w:fill="D9D9D9" w:themeFill="background1" w:themeFillShade="D9"/>
          </w:tcPr>
          <w:p w14:paraId="112C3739" w14:textId="77777777" w:rsidR="005C338F" w:rsidRPr="00606347" w:rsidRDefault="005C338F" w:rsidP="006549F7">
            <w:pPr>
              <w:rPr>
                <w:b/>
                <w:sz w:val="18"/>
                <w:szCs w:val="18"/>
              </w:rPr>
            </w:pPr>
          </w:p>
        </w:tc>
        <w:tc>
          <w:tcPr>
            <w:tcW w:w="850" w:type="dxa"/>
            <w:shd w:val="clear" w:color="auto" w:fill="auto"/>
          </w:tcPr>
          <w:p w14:paraId="684F3DD4" w14:textId="77777777" w:rsidR="005C338F" w:rsidRPr="00606347" w:rsidRDefault="005C338F" w:rsidP="006549F7">
            <w:pPr>
              <w:rPr>
                <w:b/>
                <w:sz w:val="18"/>
                <w:szCs w:val="18"/>
              </w:rPr>
            </w:pPr>
            <w:r>
              <w:rPr>
                <w:b/>
                <w:sz w:val="18"/>
                <w:szCs w:val="18"/>
              </w:rPr>
              <w:t>5</w:t>
            </w:r>
          </w:p>
        </w:tc>
        <w:tc>
          <w:tcPr>
            <w:tcW w:w="851" w:type="dxa"/>
            <w:shd w:val="clear" w:color="auto" w:fill="auto"/>
          </w:tcPr>
          <w:p w14:paraId="4303C9BA" w14:textId="77777777" w:rsidR="005C338F" w:rsidRPr="00606347" w:rsidRDefault="005C338F" w:rsidP="006549F7">
            <w:pPr>
              <w:rPr>
                <w:b/>
                <w:sz w:val="18"/>
                <w:szCs w:val="18"/>
              </w:rPr>
            </w:pPr>
            <w:r>
              <w:rPr>
                <w:b/>
                <w:sz w:val="18"/>
                <w:szCs w:val="18"/>
              </w:rPr>
              <w:t>20</w:t>
            </w:r>
          </w:p>
        </w:tc>
        <w:tc>
          <w:tcPr>
            <w:tcW w:w="709" w:type="dxa"/>
            <w:shd w:val="clear" w:color="auto" w:fill="D9D9D9" w:themeFill="background1" w:themeFillShade="D9"/>
          </w:tcPr>
          <w:p w14:paraId="035ECB00" w14:textId="77777777" w:rsidR="005C338F" w:rsidRPr="00606347" w:rsidRDefault="005C338F" w:rsidP="006549F7">
            <w:pPr>
              <w:rPr>
                <w:b/>
                <w:sz w:val="18"/>
                <w:szCs w:val="18"/>
              </w:rPr>
            </w:pPr>
          </w:p>
        </w:tc>
        <w:tc>
          <w:tcPr>
            <w:tcW w:w="802" w:type="dxa"/>
            <w:shd w:val="clear" w:color="auto" w:fill="D9D9D9" w:themeFill="background1" w:themeFillShade="D9"/>
          </w:tcPr>
          <w:p w14:paraId="669E7E16" w14:textId="77777777" w:rsidR="005C338F" w:rsidRPr="00606347" w:rsidRDefault="005C338F" w:rsidP="006549F7">
            <w:pPr>
              <w:rPr>
                <w:b/>
                <w:sz w:val="18"/>
                <w:szCs w:val="18"/>
              </w:rPr>
            </w:pPr>
          </w:p>
        </w:tc>
      </w:tr>
      <w:tr w:rsidR="005C338F" w:rsidRPr="00606347" w14:paraId="3FE5B0FC" w14:textId="77777777" w:rsidTr="006549F7">
        <w:trPr>
          <w:trHeight w:val="708"/>
          <w:jc w:val="center"/>
        </w:trPr>
        <w:tc>
          <w:tcPr>
            <w:tcW w:w="748" w:type="dxa"/>
            <w:shd w:val="clear" w:color="auto" w:fill="auto"/>
            <w:noWrap/>
            <w:hideMark/>
          </w:tcPr>
          <w:p w14:paraId="72689DB7" w14:textId="77777777" w:rsidR="005C338F" w:rsidRPr="00606347" w:rsidRDefault="005C338F" w:rsidP="006549F7">
            <w:pPr>
              <w:rPr>
                <w:color w:val="000000"/>
                <w:sz w:val="18"/>
                <w:szCs w:val="18"/>
              </w:rPr>
            </w:pPr>
            <w:r w:rsidRPr="00606347">
              <w:rPr>
                <w:color w:val="000000"/>
                <w:sz w:val="18"/>
                <w:szCs w:val="18"/>
              </w:rPr>
              <w:t>LO1.01</w:t>
            </w:r>
          </w:p>
        </w:tc>
        <w:tc>
          <w:tcPr>
            <w:tcW w:w="3599" w:type="dxa"/>
            <w:shd w:val="clear" w:color="auto" w:fill="auto"/>
            <w:hideMark/>
          </w:tcPr>
          <w:p w14:paraId="3277576A" w14:textId="77777777" w:rsidR="005C338F" w:rsidRPr="00606347" w:rsidRDefault="005C338F" w:rsidP="006549F7">
            <w:pPr>
              <w:rPr>
                <w:color w:val="000000"/>
                <w:sz w:val="18"/>
                <w:szCs w:val="18"/>
              </w:rPr>
            </w:pPr>
            <w:r w:rsidRPr="00606347">
              <w:rPr>
                <w:color w:val="000000"/>
                <w:sz w:val="18"/>
                <w:szCs w:val="18"/>
              </w:rPr>
              <w:t>DSDA01 - Use predictive analytics to analyze big data and discover new relations.</w:t>
            </w:r>
          </w:p>
        </w:tc>
        <w:tc>
          <w:tcPr>
            <w:tcW w:w="850" w:type="dxa"/>
            <w:shd w:val="clear" w:color="auto" w:fill="auto"/>
            <w:noWrap/>
            <w:hideMark/>
          </w:tcPr>
          <w:p w14:paraId="27614092"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58F6EA51" w14:textId="77777777" w:rsidR="005C338F" w:rsidRPr="00606347" w:rsidRDefault="005C338F" w:rsidP="006549F7">
            <w:pPr>
              <w:rPr>
                <w:color w:val="000000"/>
                <w:sz w:val="18"/>
                <w:szCs w:val="18"/>
              </w:rPr>
            </w:pPr>
          </w:p>
        </w:tc>
        <w:tc>
          <w:tcPr>
            <w:tcW w:w="850" w:type="dxa"/>
            <w:shd w:val="clear" w:color="auto" w:fill="auto"/>
          </w:tcPr>
          <w:p w14:paraId="138817FF" w14:textId="77777777" w:rsidR="005C338F" w:rsidRPr="00606347" w:rsidRDefault="005C338F" w:rsidP="006549F7">
            <w:pPr>
              <w:rPr>
                <w:color w:val="000000"/>
                <w:sz w:val="18"/>
                <w:szCs w:val="18"/>
              </w:rPr>
            </w:pPr>
          </w:p>
        </w:tc>
        <w:tc>
          <w:tcPr>
            <w:tcW w:w="851" w:type="dxa"/>
            <w:shd w:val="clear" w:color="auto" w:fill="auto"/>
          </w:tcPr>
          <w:p w14:paraId="670D3AB2"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0191AD30"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CADBAD7" w14:textId="77777777" w:rsidR="005C338F" w:rsidRPr="00606347" w:rsidRDefault="005C338F" w:rsidP="006549F7">
            <w:pPr>
              <w:rPr>
                <w:color w:val="000000"/>
                <w:sz w:val="18"/>
                <w:szCs w:val="18"/>
              </w:rPr>
            </w:pPr>
          </w:p>
        </w:tc>
      </w:tr>
      <w:tr w:rsidR="005C338F" w:rsidRPr="00606347" w14:paraId="0C6A4381" w14:textId="77777777" w:rsidTr="006549F7">
        <w:trPr>
          <w:trHeight w:val="576"/>
          <w:jc w:val="center"/>
        </w:trPr>
        <w:tc>
          <w:tcPr>
            <w:tcW w:w="748" w:type="dxa"/>
            <w:shd w:val="clear" w:color="auto" w:fill="auto"/>
            <w:noWrap/>
            <w:hideMark/>
          </w:tcPr>
          <w:p w14:paraId="69C3818C" w14:textId="77777777" w:rsidR="005C338F" w:rsidRPr="00606347" w:rsidRDefault="005C338F" w:rsidP="006549F7">
            <w:pPr>
              <w:rPr>
                <w:color w:val="000000"/>
                <w:sz w:val="18"/>
                <w:szCs w:val="18"/>
              </w:rPr>
            </w:pPr>
            <w:r w:rsidRPr="00606347">
              <w:rPr>
                <w:color w:val="000000"/>
                <w:sz w:val="18"/>
                <w:szCs w:val="18"/>
              </w:rPr>
              <w:t>LO1.02</w:t>
            </w:r>
          </w:p>
        </w:tc>
        <w:tc>
          <w:tcPr>
            <w:tcW w:w="3599" w:type="dxa"/>
            <w:shd w:val="clear" w:color="auto" w:fill="auto"/>
            <w:hideMark/>
          </w:tcPr>
          <w:p w14:paraId="0C4DB513" w14:textId="77777777" w:rsidR="005C338F" w:rsidRPr="00606347" w:rsidRDefault="005C338F" w:rsidP="006549F7">
            <w:pPr>
              <w:rPr>
                <w:color w:val="000000"/>
                <w:sz w:val="18"/>
                <w:szCs w:val="18"/>
              </w:rPr>
            </w:pPr>
            <w:r w:rsidRPr="00606347">
              <w:rPr>
                <w:color w:val="000000"/>
                <w:sz w:val="18"/>
                <w:szCs w:val="18"/>
              </w:rPr>
              <w:t>DSDA02 - Use appropriate statistical techniques on available data to deliver insights.</w:t>
            </w:r>
          </w:p>
        </w:tc>
        <w:tc>
          <w:tcPr>
            <w:tcW w:w="850" w:type="dxa"/>
            <w:shd w:val="clear" w:color="auto" w:fill="auto"/>
            <w:noWrap/>
          </w:tcPr>
          <w:p w14:paraId="1C284BE2"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50F3D67F" w14:textId="77777777" w:rsidR="005C338F" w:rsidRPr="00606347" w:rsidRDefault="005C338F" w:rsidP="006549F7">
            <w:pPr>
              <w:rPr>
                <w:color w:val="000000"/>
                <w:sz w:val="18"/>
                <w:szCs w:val="18"/>
              </w:rPr>
            </w:pPr>
          </w:p>
        </w:tc>
        <w:tc>
          <w:tcPr>
            <w:tcW w:w="850" w:type="dxa"/>
            <w:shd w:val="clear" w:color="auto" w:fill="auto"/>
          </w:tcPr>
          <w:p w14:paraId="3578A539" w14:textId="77777777" w:rsidR="005C338F" w:rsidRPr="00606347" w:rsidRDefault="005C338F" w:rsidP="006549F7">
            <w:pPr>
              <w:rPr>
                <w:color w:val="000000"/>
                <w:sz w:val="18"/>
                <w:szCs w:val="18"/>
              </w:rPr>
            </w:pPr>
          </w:p>
        </w:tc>
        <w:tc>
          <w:tcPr>
            <w:tcW w:w="851" w:type="dxa"/>
            <w:shd w:val="clear" w:color="auto" w:fill="auto"/>
          </w:tcPr>
          <w:p w14:paraId="70674270"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46CAE82"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86F99C1" w14:textId="77777777" w:rsidR="005C338F" w:rsidRPr="00606347" w:rsidRDefault="005C338F" w:rsidP="006549F7">
            <w:pPr>
              <w:rPr>
                <w:color w:val="000000"/>
                <w:sz w:val="18"/>
                <w:szCs w:val="18"/>
              </w:rPr>
            </w:pPr>
          </w:p>
        </w:tc>
      </w:tr>
      <w:tr w:rsidR="005C338F" w:rsidRPr="00606347" w14:paraId="7FCCA88C" w14:textId="77777777" w:rsidTr="006549F7">
        <w:trPr>
          <w:trHeight w:val="432"/>
          <w:jc w:val="center"/>
        </w:trPr>
        <w:tc>
          <w:tcPr>
            <w:tcW w:w="748" w:type="dxa"/>
            <w:shd w:val="clear" w:color="auto" w:fill="auto"/>
            <w:noWrap/>
            <w:hideMark/>
          </w:tcPr>
          <w:p w14:paraId="63AC5CCA" w14:textId="77777777" w:rsidR="005C338F" w:rsidRPr="00606347" w:rsidRDefault="005C338F" w:rsidP="006549F7">
            <w:pPr>
              <w:rPr>
                <w:color w:val="000000"/>
                <w:sz w:val="18"/>
                <w:szCs w:val="18"/>
              </w:rPr>
            </w:pPr>
            <w:r w:rsidRPr="00606347">
              <w:rPr>
                <w:color w:val="000000"/>
                <w:sz w:val="18"/>
                <w:szCs w:val="18"/>
              </w:rPr>
              <w:t>LO1.03</w:t>
            </w:r>
          </w:p>
        </w:tc>
        <w:tc>
          <w:tcPr>
            <w:tcW w:w="3599" w:type="dxa"/>
            <w:shd w:val="clear" w:color="auto" w:fill="auto"/>
            <w:hideMark/>
          </w:tcPr>
          <w:p w14:paraId="6670A2AC" w14:textId="77777777" w:rsidR="005C338F" w:rsidRPr="00606347" w:rsidRDefault="005C338F" w:rsidP="006549F7">
            <w:pPr>
              <w:rPr>
                <w:color w:val="000000"/>
                <w:sz w:val="18"/>
                <w:szCs w:val="18"/>
              </w:rPr>
            </w:pPr>
            <w:r w:rsidRPr="00606347">
              <w:rPr>
                <w:color w:val="000000"/>
                <w:sz w:val="18"/>
                <w:szCs w:val="18"/>
              </w:rPr>
              <w:t>DSDA03 - Develop specialized analytics to enable agile decision making.</w:t>
            </w:r>
          </w:p>
        </w:tc>
        <w:tc>
          <w:tcPr>
            <w:tcW w:w="850" w:type="dxa"/>
            <w:shd w:val="clear" w:color="auto" w:fill="auto"/>
            <w:noWrap/>
          </w:tcPr>
          <w:p w14:paraId="0A1D92E7"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2B996968" w14:textId="77777777" w:rsidR="005C338F" w:rsidRPr="00606347" w:rsidRDefault="005C338F" w:rsidP="006549F7">
            <w:pPr>
              <w:rPr>
                <w:color w:val="000000"/>
                <w:sz w:val="18"/>
                <w:szCs w:val="18"/>
              </w:rPr>
            </w:pPr>
          </w:p>
        </w:tc>
        <w:tc>
          <w:tcPr>
            <w:tcW w:w="850" w:type="dxa"/>
            <w:shd w:val="clear" w:color="auto" w:fill="auto"/>
          </w:tcPr>
          <w:p w14:paraId="376D8B2E" w14:textId="77777777" w:rsidR="005C338F" w:rsidRPr="00606347" w:rsidRDefault="005C338F" w:rsidP="006549F7">
            <w:pPr>
              <w:rPr>
                <w:color w:val="000000"/>
                <w:sz w:val="18"/>
                <w:szCs w:val="18"/>
              </w:rPr>
            </w:pPr>
          </w:p>
        </w:tc>
        <w:tc>
          <w:tcPr>
            <w:tcW w:w="851" w:type="dxa"/>
            <w:shd w:val="clear" w:color="auto" w:fill="auto"/>
          </w:tcPr>
          <w:p w14:paraId="008139BC"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890827D"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5AEAE128" w14:textId="77777777" w:rsidR="005C338F" w:rsidRPr="00606347" w:rsidRDefault="005C338F" w:rsidP="006549F7">
            <w:pPr>
              <w:rPr>
                <w:color w:val="000000"/>
                <w:sz w:val="18"/>
                <w:szCs w:val="18"/>
              </w:rPr>
            </w:pPr>
          </w:p>
        </w:tc>
      </w:tr>
      <w:tr w:rsidR="005C338F" w:rsidRPr="00606347" w14:paraId="073AE9A8" w14:textId="77777777" w:rsidTr="006549F7">
        <w:trPr>
          <w:trHeight w:val="864"/>
          <w:jc w:val="center"/>
        </w:trPr>
        <w:tc>
          <w:tcPr>
            <w:tcW w:w="748" w:type="dxa"/>
            <w:shd w:val="clear" w:color="auto" w:fill="auto"/>
            <w:noWrap/>
            <w:hideMark/>
          </w:tcPr>
          <w:p w14:paraId="696B0E13" w14:textId="77777777" w:rsidR="005C338F" w:rsidRPr="00606347" w:rsidRDefault="005C338F" w:rsidP="006549F7">
            <w:pPr>
              <w:rPr>
                <w:color w:val="000000"/>
                <w:sz w:val="18"/>
                <w:szCs w:val="18"/>
              </w:rPr>
            </w:pPr>
            <w:r w:rsidRPr="00606347">
              <w:rPr>
                <w:color w:val="000000"/>
                <w:sz w:val="18"/>
                <w:szCs w:val="18"/>
              </w:rPr>
              <w:t>LO1.04</w:t>
            </w:r>
          </w:p>
        </w:tc>
        <w:tc>
          <w:tcPr>
            <w:tcW w:w="3599" w:type="dxa"/>
            <w:shd w:val="clear" w:color="auto" w:fill="auto"/>
            <w:hideMark/>
          </w:tcPr>
          <w:p w14:paraId="4B07DB9F" w14:textId="77777777" w:rsidR="005C338F" w:rsidRPr="00606347" w:rsidRDefault="005C338F" w:rsidP="006549F7">
            <w:pPr>
              <w:rPr>
                <w:color w:val="000000"/>
                <w:sz w:val="18"/>
                <w:szCs w:val="18"/>
              </w:rPr>
            </w:pPr>
            <w:r w:rsidRPr="00606347">
              <w:rPr>
                <w:color w:val="000000"/>
                <w:sz w:val="18"/>
                <w:szCs w:val="18"/>
              </w:rPr>
              <w:t>DSDA04 - Research and analyze complex data sets, combine different sources and types of data to improve analysis.</w:t>
            </w:r>
          </w:p>
        </w:tc>
        <w:tc>
          <w:tcPr>
            <w:tcW w:w="850" w:type="dxa"/>
            <w:shd w:val="clear" w:color="auto" w:fill="auto"/>
            <w:noWrap/>
          </w:tcPr>
          <w:p w14:paraId="0781521C"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0737AC81" w14:textId="77777777" w:rsidR="005C338F" w:rsidRPr="00606347" w:rsidRDefault="005C338F" w:rsidP="006549F7">
            <w:pPr>
              <w:rPr>
                <w:color w:val="000000"/>
                <w:sz w:val="18"/>
                <w:szCs w:val="18"/>
              </w:rPr>
            </w:pPr>
          </w:p>
        </w:tc>
        <w:tc>
          <w:tcPr>
            <w:tcW w:w="850" w:type="dxa"/>
            <w:shd w:val="clear" w:color="auto" w:fill="auto"/>
          </w:tcPr>
          <w:p w14:paraId="7DE18A68"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5087A4CD" w14:textId="77777777" w:rsidR="005C338F" w:rsidRPr="00606347" w:rsidRDefault="005C338F" w:rsidP="006549F7">
            <w:pPr>
              <w:rPr>
                <w:color w:val="000000"/>
                <w:sz w:val="18"/>
                <w:szCs w:val="18"/>
              </w:rPr>
            </w:pPr>
            <w:r>
              <w:rPr>
                <w:color w:val="000000"/>
                <w:sz w:val="18"/>
                <w:szCs w:val="18"/>
              </w:rPr>
              <w:t>10</w:t>
            </w:r>
          </w:p>
        </w:tc>
        <w:tc>
          <w:tcPr>
            <w:tcW w:w="709" w:type="dxa"/>
            <w:shd w:val="clear" w:color="auto" w:fill="D9D9D9" w:themeFill="background1" w:themeFillShade="D9"/>
          </w:tcPr>
          <w:p w14:paraId="7ECA3166"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2DD60998" w14:textId="77777777" w:rsidR="005C338F" w:rsidRPr="00606347" w:rsidRDefault="005C338F" w:rsidP="006549F7">
            <w:pPr>
              <w:rPr>
                <w:color w:val="000000"/>
                <w:sz w:val="18"/>
                <w:szCs w:val="18"/>
              </w:rPr>
            </w:pPr>
          </w:p>
        </w:tc>
      </w:tr>
      <w:tr w:rsidR="005C338F" w:rsidRPr="00606347" w14:paraId="04367CC2" w14:textId="77777777" w:rsidTr="006549F7">
        <w:trPr>
          <w:trHeight w:val="576"/>
          <w:jc w:val="center"/>
        </w:trPr>
        <w:tc>
          <w:tcPr>
            <w:tcW w:w="748" w:type="dxa"/>
            <w:shd w:val="clear" w:color="auto" w:fill="auto"/>
            <w:noWrap/>
            <w:hideMark/>
          </w:tcPr>
          <w:p w14:paraId="7A2298E9" w14:textId="77777777" w:rsidR="005C338F" w:rsidRPr="00606347" w:rsidRDefault="005C338F" w:rsidP="006549F7">
            <w:pPr>
              <w:rPr>
                <w:color w:val="000000"/>
                <w:sz w:val="18"/>
                <w:szCs w:val="18"/>
              </w:rPr>
            </w:pPr>
            <w:r w:rsidRPr="00606347">
              <w:rPr>
                <w:color w:val="000000"/>
                <w:sz w:val="18"/>
                <w:szCs w:val="18"/>
              </w:rPr>
              <w:t>LO1.05</w:t>
            </w:r>
          </w:p>
        </w:tc>
        <w:tc>
          <w:tcPr>
            <w:tcW w:w="3599" w:type="dxa"/>
            <w:shd w:val="clear" w:color="auto" w:fill="auto"/>
            <w:hideMark/>
          </w:tcPr>
          <w:p w14:paraId="1C511C68" w14:textId="77777777" w:rsidR="005C338F" w:rsidRPr="00606347" w:rsidRDefault="005C338F" w:rsidP="006549F7">
            <w:pPr>
              <w:rPr>
                <w:color w:val="000000"/>
                <w:sz w:val="18"/>
                <w:szCs w:val="18"/>
              </w:rPr>
            </w:pPr>
            <w:r w:rsidRPr="00606347">
              <w:rPr>
                <w:color w:val="000000"/>
                <w:sz w:val="18"/>
                <w:szCs w:val="18"/>
              </w:rPr>
              <w:t>DSDA05 - Use different data analytics platforms to process complex data.</w:t>
            </w:r>
          </w:p>
        </w:tc>
        <w:tc>
          <w:tcPr>
            <w:tcW w:w="850" w:type="dxa"/>
            <w:shd w:val="clear" w:color="auto" w:fill="auto"/>
            <w:noWrap/>
          </w:tcPr>
          <w:p w14:paraId="6EBB7BB3"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9856B87" w14:textId="77777777" w:rsidR="005C338F" w:rsidRPr="00606347" w:rsidRDefault="005C338F" w:rsidP="006549F7">
            <w:pPr>
              <w:rPr>
                <w:color w:val="000000"/>
                <w:sz w:val="18"/>
                <w:szCs w:val="18"/>
              </w:rPr>
            </w:pPr>
          </w:p>
        </w:tc>
        <w:tc>
          <w:tcPr>
            <w:tcW w:w="850" w:type="dxa"/>
            <w:shd w:val="clear" w:color="auto" w:fill="auto"/>
          </w:tcPr>
          <w:p w14:paraId="7E7AEA4A" w14:textId="77777777" w:rsidR="005C338F" w:rsidRPr="00606347" w:rsidRDefault="005C338F" w:rsidP="006549F7">
            <w:pPr>
              <w:rPr>
                <w:color w:val="000000"/>
                <w:sz w:val="18"/>
                <w:szCs w:val="18"/>
              </w:rPr>
            </w:pPr>
          </w:p>
        </w:tc>
        <w:tc>
          <w:tcPr>
            <w:tcW w:w="851" w:type="dxa"/>
            <w:shd w:val="clear" w:color="auto" w:fill="auto"/>
          </w:tcPr>
          <w:p w14:paraId="4C7B075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6D4F177"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524034CD" w14:textId="77777777" w:rsidR="005C338F" w:rsidRPr="00606347" w:rsidRDefault="005C338F" w:rsidP="006549F7">
            <w:pPr>
              <w:rPr>
                <w:color w:val="000000"/>
                <w:sz w:val="18"/>
                <w:szCs w:val="18"/>
              </w:rPr>
            </w:pPr>
          </w:p>
        </w:tc>
      </w:tr>
      <w:tr w:rsidR="005C338F" w:rsidRPr="00606347" w14:paraId="403C4AA0" w14:textId="77777777" w:rsidTr="006549F7">
        <w:trPr>
          <w:trHeight w:val="288"/>
          <w:jc w:val="center"/>
        </w:trPr>
        <w:tc>
          <w:tcPr>
            <w:tcW w:w="748" w:type="dxa"/>
            <w:shd w:val="clear" w:color="auto" w:fill="auto"/>
            <w:noWrap/>
            <w:hideMark/>
          </w:tcPr>
          <w:p w14:paraId="395CE19D" w14:textId="77777777" w:rsidR="005C338F" w:rsidRPr="00606347" w:rsidRDefault="005C338F" w:rsidP="006549F7">
            <w:pPr>
              <w:rPr>
                <w:color w:val="000000"/>
                <w:sz w:val="18"/>
                <w:szCs w:val="18"/>
              </w:rPr>
            </w:pPr>
            <w:r w:rsidRPr="00606347">
              <w:rPr>
                <w:color w:val="000000"/>
                <w:sz w:val="18"/>
                <w:szCs w:val="18"/>
              </w:rPr>
              <w:t>LO1.06</w:t>
            </w:r>
          </w:p>
        </w:tc>
        <w:tc>
          <w:tcPr>
            <w:tcW w:w="3599" w:type="dxa"/>
            <w:shd w:val="clear" w:color="auto" w:fill="auto"/>
            <w:hideMark/>
          </w:tcPr>
          <w:p w14:paraId="3B481449" w14:textId="77777777" w:rsidR="005C338F" w:rsidRPr="00606347" w:rsidRDefault="005C338F" w:rsidP="006549F7">
            <w:pPr>
              <w:rPr>
                <w:color w:val="000000"/>
                <w:sz w:val="18"/>
                <w:szCs w:val="18"/>
              </w:rPr>
            </w:pPr>
            <w:r w:rsidRPr="00606347">
              <w:rPr>
                <w:color w:val="000000"/>
                <w:sz w:val="18"/>
                <w:szCs w:val="18"/>
              </w:rPr>
              <w:t>DSDA06 - Visualise complex and variable data.</w:t>
            </w:r>
          </w:p>
        </w:tc>
        <w:tc>
          <w:tcPr>
            <w:tcW w:w="850" w:type="dxa"/>
            <w:shd w:val="clear" w:color="auto" w:fill="auto"/>
            <w:noWrap/>
          </w:tcPr>
          <w:p w14:paraId="573EFC99" w14:textId="77777777" w:rsidR="005C338F" w:rsidRPr="00606347" w:rsidRDefault="005C338F" w:rsidP="006549F7">
            <w:pPr>
              <w:rPr>
                <w:sz w:val="18"/>
                <w:szCs w:val="18"/>
              </w:rPr>
            </w:pPr>
            <w:r>
              <w:rPr>
                <w:sz w:val="18"/>
                <w:szCs w:val="18"/>
              </w:rPr>
              <w:t>5</w:t>
            </w:r>
          </w:p>
        </w:tc>
        <w:tc>
          <w:tcPr>
            <w:tcW w:w="851" w:type="dxa"/>
            <w:shd w:val="clear" w:color="auto" w:fill="D9D9D9" w:themeFill="background1" w:themeFillShade="D9"/>
          </w:tcPr>
          <w:p w14:paraId="266D6FBF" w14:textId="77777777" w:rsidR="005C338F" w:rsidRPr="00606347" w:rsidRDefault="005C338F" w:rsidP="006549F7">
            <w:pPr>
              <w:rPr>
                <w:sz w:val="18"/>
                <w:szCs w:val="18"/>
              </w:rPr>
            </w:pPr>
          </w:p>
        </w:tc>
        <w:tc>
          <w:tcPr>
            <w:tcW w:w="850" w:type="dxa"/>
            <w:shd w:val="clear" w:color="auto" w:fill="auto"/>
          </w:tcPr>
          <w:p w14:paraId="4F64B705" w14:textId="77777777" w:rsidR="005C338F" w:rsidRPr="00606347" w:rsidRDefault="005C338F" w:rsidP="006549F7">
            <w:pPr>
              <w:rPr>
                <w:sz w:val="18"/>
                <w:szCs w:val="18"/>
              </w:rPr>
            </w:pPr>
          </w:p>
        </w:tc>
        <w:tc>
          <w:tcPr>
            <w:tcW w:w="851" w:type="dxa"/>
            <w:shd w:val="clear" w:color="auto" w:fill="auto"/>
          </w:tcPr>
          <w:p w14:paraId="65CE2357" w14:textId="77777777" w:rsidR="005C338F" w:rsidRPr="00606347" w:rsidRDefault="005C338F" w:rsidP="006549F7">
            <w:pPr>
              <w:rPr>
                <w:sz w:val="18"/>
                <w:szCs w:val="18"/>
              </w:rPr>
            </w:pPr>
            <w:r>
              <w:rPr>
                <w:sz w:val="18"/>
                <w:szCs w:val="18"/>
              </w:rPr>
              <w:t>10</w:t>
            </w:r>
          </w:p>
        </w:tc>
        <w:tc>
          <w:tcPr>
            <w:tcW w:w="709" w:type="dxa"/>
            <w:shd w:val="clear" w:color="auto" w:fill="D9D9D9" w:themeFill="background1" w:themeFillShade="D9"/>
          </w:tcPr>
          <w:p w14:paraId="302EA95B" w14:textId="77777777" w:rsidR="005C338F" w:rsidRPr="00606347" w:rsidRDefault="005C338F" w:rsidP="006549F7">
            <w:pPr>
              <w:rPr>
                <w:sz w:val="18"/>
                <w:szCs w:val="18"/>
              </w:rPr>
            </w:pPr>
          </w:p>
        </w:tc>
        <w:tc>
          <w:tcPr>
            <w:tcW w:w="802" w:type="dxa"/>
            <w:shd w:val="clear" w:color="auto" w:fill="D9D9D9" w:themeFill="background1" w:themeFillShade="D9"/>
          </w:tcPr>
          <w:p w14:paraId="0923DF5B" w14:textId="77777777" w:rsidR="005C338F" w:rsidRPr="00606347" w:rsidRDefault="005C338F" w:rsidP="006549F7">
            <w:pPr>
              <w:rPr>
                <w:sz w:val="18"/>
                <w:szCs w:val="18"/>
              </w:rPr>
            </w:pPr>
          </w:p>
        </w:tc>
      </w:tr>
      <w:tr w:rsidR="005C338F" w:rsidRPr="00606347" w14:paraId="14CBAE34" w14:textId="77777777" w:rsidTr="006549F7">
        <w:trPr>
          <w:trHeight w:val="288"/>
          <w:jc w:val="center"/>
        </w:trPr>
        <w:tc>
          <w:tcPr>
            <w:tcW w:w="9260" w:type="dxa"/>
            <w:gridSpan w:val="8"/>
            <w:shd w:val="clear" w:color="auto" w:fill="auto"/>
            <w:hideMark/>
          </w:tcPr>
          <w:p w14:paraId="6407A82D" w14:textId="77777777" w:rsidR="005C338F" w:rsidRPr="00606347" w:rsidRDefault="005C338F" w:rsidP="006549F7">
            <w:pPr>
              <w:rPr>
                <w:b/>
                <w:bCs/>
                <w:sz w:val="18"/>
                <w:szCs w:val="18"/>
              </w:rPr>
            </w:pPr>
            <w:r w:rsidRPr="00606347">
              <w:rPr>
                <w:b/>
                <w:bCs/>
                <w:sz w:val="18"/>
                <w:szCs w:val="18"/>
              </w:rPr>
              <w:t>Data Science Data Management</w:t>
            </w:r>
          </w:p>
        </w:tc>
      </w:tr>
      <w:tr w:rsidR="005C338F" w:rsidRPr="00606347" w14:paraId="651B2A91" w14:textId="77777777" w:rsidTr="006549F7">
        <w:trPr>
          <w:trHeight w:val="1152"/>
          <w:jc w:val="center"/>
        </w:trPr>
        <w:tc>
          <w:tcPr>
            <w:tcW w:w="748" w:type="dxa"/>
            <w:shd w:val="clear" w:color="auto" w:fill="auto"/>
            <w:noWrap/>
            <w:hideMark/>
          </w:tcPr>
          <w:p w14:paraId="64E6AAEC" w14:textId="77777777" w:rsidR="005C338F" w:rsidRPr="00606347" w:rsidRDefault="005C338F" w:rsidP="006549F7">
            <w:pPr>
              <w:rPr>
                <w:b/>
                <w:sz w:val="18"/>
                <w:szCs w:val="18"/>
              </w:rPr>
            </w:pPr>
            <w:r w:rsidRPr="00606347">
              <w:rPr>
                <w:b/>
                <w:sz w:val="18"/>
                <w:szCs w:val="18"/>
              </w:rPr>
              <w:t>LO2-DM</w:t>
            </w:r>
          </w:p>
        </w:tc>
        <w:tc>
          <w:tcPr>
            <w:tcW w:w="3599" w:type="dxa"/>
            <w:shd w:val="clear" w:color="auto" w:fill="auto"/>
            <w:hideMark/>
          </w:tcPr>
          <w:p w14:paraId="00381C1F" w14:textId="77777777" w:rsidR="005C338F" w:rsidRPr="00606347" w:rsidRDefault="005C338F" w:rsidP="006549F7">
            <w:pPr>
              <w:rPr>
                <w:b/>
                <w:sz w:val="18"/>
                <w:szCs w:val="18"/>
              </w:rPr>
            </w:pPr>
            <w:r w:rsidRPr="00606347">
              <w:rPr>
                <w:b/>
                <w:bCs/>
                <w:sz w:val="18"/>
                <w:szCs w:val="18"/>
              </w:rPr>
              <w:t>DSDM-DM</w:t>
            </w:r>
            <w:r w:rsidRPr="00606347">
              <w:rPr>
                <w:b/>
                <w:sz w:val="18"/>
                <w:szCs w:val="18"/>
              </w:rPr>
              <w:t xml:space="preserve"> - Develop and implement data management strategy for data collection, storage, preservation, and availability for further processing.</w:t>
            </w:r>
          </w:p>
        </w:tc>
        <w:tc>
          <w:tcPr>
            <w:tcW w:w="850" w:type="dxa"/>
            <w:shd w:val="clear" w:color="auto" w:fill="D9D9D9" w:themeFill="background1" w:themeFillShade="D9"/>
            <w:noWrap/>
            <w:hideMark/>
          </w:tcPr>
          <w:p w14:paraId="039B7275" w14:textId="77777777" w:rsidR="005C338F" w:rsidRPr="00606347" w:rsidRDefault="005C338F" w:rsidP="006549F7">
            <w:pPr>
              <w:rPr>
                <w:b/>
                <w:sz w:val="18"/>
                <w:szCs w:val="18"/>
              </w:rPr>
            </w:pPr>
          </w:p>
        </w:tc>
        <w:tc>
          <w:tcPr>
            <w:tcW w:w="851" w:type="dxa"/>
            <w:shd w:val="clear" w:color="auto" w:fill="D9D9D9" w:themeFill="background1" w:themeFillShade="D9"/>
          </w:tcPr>
          <w:p w14:paraId="7D82B7E3" w14:textId="77777777" w:rsidR="005C338F" w:rsidRPr="00606347" w:rsidRDefault="005C338F" w:rsidP="006549F7">
            <w:pPr>
              <w:rPr>
                <w:b/>
                <w:sz w:val="18"/>
                <w:szCs w:val="18"/>
              </w:rPr>
            </w:pPr>
          </w:p>
        </w:tc>
        <w:tc>
          <w:tcPr>
            <w:tcW w:w="850" w:type="dxa"/>
            <w:shd w:val="clear" w:color="auto" w:fill="auto"/>
          </w:tcPr>
          <w:p w14:paraId="1AD56F52" w14:textId="77777777" w:rsidR="005C338F" w:rsidRPr="00606347" w:rsidRDefault="005C338F" w:rsidP="006549F7">
            <w:pPr>
              <w:rPr>
                <w:b/>
                <w:sz w:val="18"/>
                <w:szCs w:val="18"/>
              </w:rPr>
            </w:pPr>
            <w:r>
              <w:rPr>
                <w:b/>
                <w:sz w:val="18"/>
                <w:szCs w:val="18"/>
              </w:rPr>
              <w:t>10</w:t>
            </w:r>
          </w:p>
        </w:tc>
        <w:tc>
          <w:tcPr>
            <w:tcW w:w="851" w:type="dxa"/>
            <w:shd w:val="clear" w:color="auto" w:fill="D9D9D9" w:themeFill="background1" w:themeFillShade="D9"/>
          </w:tcPr>
          <w:p w14:paraId="091C670C" w14:textId="77777777" w:rsidR="005C338F" w:rsidRPr="00606347" w:rsidRDefault="005C338F" w:rsidP="006549F7">
            <w:pPr>
              <w:rPr>
                <w:b/>
                <w:sz w:val="18"/>
                <w:szCs w:val="18"/>
              </w:rPr>
            </w:pPr>
          </w:p>
        </w:tc>
        <w:tc>
          <w:tcPr>
            <w:tcW w:w="709" w:type="dxa"/>
            <w:shd w:val="clear" w:color="auto" w:fill="D9D9D9" w:themeFill="background1" w:themeFillShade="D9"/>
          </w:tcPr>
          <w:p w14:paraId="21A9EB10" w14:textId="77777777" w:rsidR="005C338F" w:rsidRPr="00606347" w:rsidRDefault="005C338F" w:rsidP="006549F7">
            <w:pPr>
              <w:rPr>
                <w:b/>
                <w:sz w:val="18"/>
                <w:szCs w:val="18"/>
              </w:rPr>
            </w:pPr>
          </w:p>
        </w:tc>
        <w:tc>
          <w:tcPr>
            <w:tcW w:w="802" w:type="dxa"/>
            <w:shd w:val="clear" w:color="auto" w:fill="auto"/>
          </w:tcPr>
          <w:p w14:paraId="0EAB8508" w14:textId="77777777" w:rsidR="005C338F" w:rsidRPr="00606347" w:rsidRDefault="005C338F" w:rsidP="006549F7">
            <w:pPr>
              <w:rPr>
                <w:b/>
                <w:sz w:val="18"/>
                <w:szCs w:val="18"/>
              </w:rPr>
            </w:pPr>
            <w:r>
              <w:rPr>
                <w:b/>
                <w:sz w:val="18"/>
                <w:szCs w:val="18"/>
              </w:rPr>
              <w:t>10</w:t>
            </w:r>
          </w:p>
        </w:tc>
      </w:tr>
      <w:tr w:rsidR="005C338F" w:rsidRPr="00606347" w14:paraId="017B4A70" w14:textId="77777777" w:rsidTr="006549F7">
        <w:trPr>
          <w:trHeight w:val="864"/>
          <w:jc w:val="center"/>
        </w:trPr>
        <w:tc>
          <w:tcPr>
            <w:tcW w:w="748" w:type="dxa"/>
            <w:shd w:val="clear" w:color="auto" w:fill="auto"/>
            <w:noWrap/>
            <w:hideMark/>
          </w:tcPr>
          <w:p w14:paraId="5E3CF263" w14:textId="77777777" w:rsidR="005C338F" w:rsidRPr="00606347" w:rsidRDefault="005C338F" w:rsidP="006549F7">
            <w:pPr>
              <w:rPr>
                <w:color w:val="000000"/>
                <w:sz w:val="18"/>
                <w:szCs w:val="18"/>
              </w:rPr>
            </w:pPr>
            <w:r w:rsidRPr="00606347">
              <w:rPr>
                <w:color w:val="000000"/>
                <w:sz w:val="18"/>
                <w:szCs w:val="18"/>
              </w:rPr>
              <w:t>LO2.01</w:t>
            </w:r>
          </w:p>
        </w:tc>
        <w:tc>
          <w:tcPr>
            <w:tcW w:w="3599" w:type="dxa"/>
            <w:shd w:val="clear" w:color="auto" w:fill="auto"/>
            <w:hideMark/>
          </w:tcPr>
          <w:p w14:paraId="632BA784" w14:textId="77777777" w:rsidR="005C338F" w:rsidRPr="00606347" w:rsidRDefault="005C338F" w:rsidP="006549F7">
            <w:pPr>
              <w:rPr>
                <w:color w:val="000000"/>
                <w:sz w:val="18"/>
                <w:szCs w:val="18"/>
              </w:rPr>
            </w:pPr>
            <w:r w:rsidRPr="00606347">
              <w:rPr>
                <w:color w:val="000000"/>
                <w:sz w:val="18"/>
                <w:szCs w:val="18"/>
              </w:rPr>
              <w:t>DSDM01 - Develop and implement data strategy, in particular, in a form of Data Management Plan (DMP).</w:t>
            </w:r>
          </w:p>
        </w:tc>
        <w:tc>
          <w:tcPr>
            <w:tcW w:w="850" w:type="dxa"/>
            <w:shd w:val="clear" w:color="auto" w:fill="D9D9D9" w:themeFill="background1" w:themeFillShade="D9"/>
            <w:noWrap/>
          </w:tcPr>
          <w:p w14:paraId="1CC64DD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EA5179B" w14:textId="77777777" w:rsidR="005C338F" w:rsidRPr="00606347" w:rsidRDefault="005C338F" w:rsidP="006549F7">
            <w:pPr>
              <w:rPr>
                <w:color w:val="000000"/>
                <w:sz w:val="18"/>
                <w:szCs w:val="18"/>
              </w:rPr>
            </w:pPr>
          </w:p>
        </w:tc>
        <w:tc>
          <w:tcPr>
            <w:tcW w:w="850" w:type="dxa"/>
            <w:shd w:val="clear" w:color="auto" w:fill="auto"/>
          </w:tcPr>
          <w:p w14:paraId="1E8781BB"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4F88B67A"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ACD5477" w14:textId="77777777" w:rsidR="005C338F" w:rsidRPr="00606347" w:rsidRDefault="005C338F" w:rsidP="006549F7">
            <w:pPr>
              <w:rPr>
                <w:color w:val="000000"/>
                <w:sz w:val="18"/>
                <w:szCs w:val="18"/>
              </w:rPr>
            </w:pPr>
          </w:p>
        </w:tc>
        <w:tc>
          <w:tcPr>
            <w:tcW w:w="802" w:type="dxa"/>
            <w:shd w:val="clear" w:color="auto" w:fill="auto"/>
          </w:tcPr>
          <w:p w14:paraId="422E3385" w14:textId="77777777" w:rsidR="005C338F" w:rsidRPr="00606347" w:rsidRDefault="005C338F" w:rsidP="006549F7">
            <w:pPr>
              <w:rPr>
                <w:color w:val="000000"/>
                <w:sz w:val="18"/>
                <w:szCs w:val="18"/>
              </w:rPr>
            </w:pPr>
            <w:r>
              <w:rPr>
                <w:color w:val="000000"/>
                <w:sz w:val="18"/>
                <w:szCs w:val="18"/>
              </w:rPr>
              <w:t>2</w:t>
            </w:r>
          </w:p>
        </w:tc>
      </w:tr>
      <w:tr w:rsidR="005C338F" w:rsidRPr="00606347" w14:paraId="058EE33A" w14:textId="77777777" w:rsidTr="006549F7">
        <w:trPr>
          <w:trHeight w:val="576"/>
          <w:jc w:val="center"/>
        </w:trPr>
        <w:tc>
          <w:tcPr>
            <w:tcW w:w="748" w:type="dxa"/>
            <w:shd w:val="clear" w:color="auto" w:fill="auto"/>
            <w:noWrap/>
            <w:hideMark/>
          </w:tcPr>
          <w:p w14:paraId="71E36B59" w14:textId="77777777" w:rsidR="005C338F" w:rsidRPr="00606347" w:rsidRDefault="005C338F" w:rsidP="006549F7">
            <w:pPr>
              <w:rPr>
                <w:color w:val="000000"/>
                <w:sz w:val="18"/>
                <w:szCs w:val="18"/>
              </w:rPr>
            </w:pPr>
            <w:r w:rsidRPr="00606347">
              <w:rPr>
                <w:color w:val="000000"/>
                <w:sz w:val="18"/>
                <w:szCs w:val="18"/>
              </w:rPr>
              <w:t>LO2.02</w:t>
            </w:r>
          </w:p>
        </w:tc>
        <w:tc>
          <w:tcPr>
            <w:tcW w:w="3599" w:type="dxa"/>
            <w:shd w:val="clear" w:color="auto" w:fill="auto"/>
            <w:hideMark/>
          </w:tcPr>
          <w:p w14:paraId="3C9A2C2C" w14:textId="77777777" w:rsidR="005C338F" w:rsidRPr="00606347" w:rsidRDefault="005C338F" w:rsidP="006549F7">
            <w:pPr>
              <w:rPr>
                <w:color w:val="000000"/>
                <w:sz w:val="18"/>
                <w:szCs w:val="18"/>
              </w:rPr>
            </w:pPr>
            <w:r w:rsidRPr="00606347">
              <w:rPr>
                <w:color w:val="000000"/>
                <w:sz w:val="18"/>
                <w:szCs w:val="18"/>
              </w:rPr>
              <w:t>DSDM02 - Develop and implement relevant data models, including metadata.</w:t>
            </w:r>
          </w:p>
        </w:tc>
        <w:tc>
          <w:tcPr>
            <w:tcW w:w="850" w:type="dxa"/>
            <w:shd w:val="clear" w:color="auto" w:fill="D9D9D9" w:themeFill="background1" w:themeFillShade="D9"/>
            <w:noWrap/>
          </w:tcPr>
          <w:p w14:paraId="019D5626"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BFEB232" w14:textId="77777777" w:rsidR="005C338F" w:rsidRPr="00606347" w:rsidRDefault="005C338F" w:rsidP="006549F7">
            <w:pPr>
              <w:rPr>
                <w:color w:val="000000"/>
                <w:sz w:val="18"/>
                <w:szCs w:val="18"/>
              </w:rPr>
            </w:pPr>
          </w:p>
        </w:tc>
        <w:tc>
          <w:tcPr>
            <w:tcW w:w="850" w:type="dxa"/>
            <w:shd w:val="clear" w:color="auto" w:fill="auto"/>
          </w:tcPr>
          <w:p w14:paraId="4506D918"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32C34426"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081A4079" w14:textId="77777777" w:rsidR="005C338F" w:rsidRPr="00606347" w:rsidRDefault="005C338F" w:rsidP="006549F7">
            <w:pPr>
              <w:rPr>
                <w:color w:val="000000"/>
                <w:sz w:val="18"/>
                <w:szCs w:val="18"/>
              </w:rPr>
            </w:pPr>
          </w:p>
        </w:tc>
        <w:tc>
          <w:tcPr>
            <w:tcW w:w="802" w:type="dxa"/>
            <w:shd w:val="clear" w:color="auto" w:fill="auto"/>
          </w:tcPr>
          <w:p w14:paraId="72280D30" w14:textId="77777777" w:rsidR="005C338F" w:rsidRPr="00606347" w:rsidRDefault="005C338F" w:rsidP="006549F7">
            <w:pPr>
              <w:rPr>
                <w:color w:val="000000"/>
                <w:sz w:val="18"/>
                <w:szCs w:val="18"/>
              </w:rPr>
            </w:pPr>
            <w:r>
              <w:rPr>
                <w:color w:val="000000"/>
                <w:sz w:val="18"/>
                <w:szCs w:val="18"/>
              </w:rPr>
              <w:t>2</w:t>
            </w:r>
          </w:p>
        </w:tc>
      </w:tr>
      <w:tr w:rsidR="005C338F" w:rsidRPr="00606347" w14:paraId="764433AF" w14:textId="77777777" w:rsidTr="006549F7">
        <w:trPr>
          <w:trHeight w:val="864"/>
          <w:jc w:val="center"/>
        </w:trPr>
        <w:tc>
          <w:tcPr>
            <w:tcW w:w="748" w:type="dxa"/>
            <w:shd w:val="clear" w:color="auto" w:fill="auto"/>
            <w:noWrap/>
            <w:hideMark/>
          </w:tcPr>
          <w:p w14:paraId="55AFD40D" w14:textId="77777777" w:rsidR="005C338F" w:rsidRPr="00606347" w:rsidRDefault="005C338F" w:rsidP="006549F7">
            <w:pPr>
              <w:rPr>
                <w:color w:val="000000"/>
                <w:sz w:val="18"/>
                <w:szCs w:val="18"/>
              </w:rPr>
            </w:pPr>
            <w:r w:rsidRPr="00606347">
              <w:rPr>
                <w:color w:val="000000"/>
                <w:sz w:val="18"/>
                <w:szCs w:val="18"/>
              </w:rPr>
              <w:t>LO2.03</w:t>
            </w:r>
          </w:p>
        </w:tc>
        <w:tc>
          <w:tcPr>
            <w:tcW w:w="3599" w:type="dxa"/>
            <w:shd w:val="clear" w:color="auto" w:fill="auto"/>
            <w:hideMark/>
          </w:tcPr>
          <w:p w14:paraId="5566E876" w14:textId="77777777" w:rsidR="005C338F" w:rsidRPr="00606347" w:rsidRDefault="005C338F" w:rsidP="006549F7">
            <w:pPr>
              <w:rPr>
                <w:color w:val="000000"/>
                <w:sz w:val="18"/>
                <w:szCs w:val="18"/>
              </w:rPr>
            </w:pPr>
            <w:r w:rsidRPr="00606347">
              <w:rPr>
                <w:color w:val="000000"/>
                <w:sz w:val="18"/>
                <w:szCs w:val="18"/>
              </w:rPr>
              <w:t>DSDM03 - Collect and integrate different data source and provide them for further analysis.</w:t>
            </w:r>
          </w:p>
        </w:tc>
        <w:tc>
          <w:tcPr>
            <w:tcW w:w="850" w:type="dxa"/>
            <w:shd w:val="clear" w:color="auto" w:fill="D9D9D9" w:themeFill="background1" w:themeFillShade="D9"/>
            <w:noWrap/>
          </w:tcPr>
          <w:p w14:paraId="67F0ECBA"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0B6910F" w14:textId="77777777" w:rsidR="005C338F" w:rsidRPr="00606347" w:rsidRDefault="005C338F" w:rsidP="006549F7">
            <w:pPr>
              <w:rPr>
                <w:color w:val="000000"/>
                <w:sz w:val="18"/>
                <w:szCs w:val="18"/>
              </w:rPr>
            </w:pPr>
          </w:p>
        </w:tc>
        <w:tc>
          <w:tcPr>
            <w:tcW w:w="850" w:type="dxa"/>
            <w:shd w:val="clear" w:color="auto" w:fill="auto"/>
          </w:tcPr>
          <w:p w14:paraId="16E7BF19"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539AE2F8"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8022978" w14:textId="77777777" w:rsidR="005C338F" w:rsidRPr="00606347" w:rsidRDefault="005C338F" w:rsidP="006549F7">
            <w:pPr>
              <w:rPr>
                <w:color w:val="000000"/>
                <w:sz w:val="18"/>
                <w:szCs w:val="18"/>
              </w:rPr>
            </w:pPr>
          </w:p>
        </w:tc>
        <w:tc>
          <w:tcPr>
            <w:tcW w:w="802" w:type="dxa"/>
            <w:shd w:val="clear" w:color="auto" w:fill="auto"/>
          </w:tcPr>
          <w:p w14:paraId="05FDD795" w14:textId="77777777" w:rsidR="005C338F" w:rsidRPr="00606347" w:rsidRDefault="005C338F" w:rsidP="006549F7">
            <w:pPr>
              <w:rPr>
                <w:color w:val="000000"/>
                <w:sz w:val="18"/>
                <w:szCs w:val="18"/>
              </w:rPr>
            </w:pPr>
            <w:r>
              <w:rPr>
                <w:color w:val="000000"/>
                <w:sz w:val="18"/>
                <w:szCs w:val="18"/>
              </w:rPr>
              <w:t>2</w:t>
            </w:r>
          </w:p>
        </w:tc>
      </w:tr>
      <w:tr w:rsidR="005C338F" w:rsidRPr="00606347" w14:paraId="5BB9B899" w14:textId="77777777" w:rsidTr="006549F7">
        <w:trPr>
          <w:trHeight w:val="864"/>
          <w:jc w:val="center"/>
        </w:trPr>
        <w:tc>
          <w:tcPr>
            <w:tcW w:w="748" w:type="dxa"/>
            <w:shd w:val="clear" w:color="auto" w:fill="auto"/>
            <w:noWrap/>
            <w:hideMark/>
          </w:tcPr>
          <w:p w14:paraId="317FC87F" w14:textId="77777777" w:rsidR="005C338F" w:rsidRPr="00606347" w:rsidRDefault="005C338F" w:rsidP="006549F7">
            <w:pPr>
              <w:rPr>
                <w:color w:val="000000"/>
                <w:sz w:val="18"/>
                <w:szCs w:val="18"/>
              </w:rPr>
            </w:pPr>
            <w:r w:rsidRPr="00606347">
              <w:rPr>
                <w:color w:val="000000"/>
                <w:sz w:val="18"/>
                <w:szCs w:val="18"/>
              </w:rPr>
              <w:t>LO2.04</w:t>
            </w:r>
          </w:p>
        </w:tc>
        <w:tc>
          <w:tcPr>
            <w:tcW w:w="3599" w:type="dxa"/>
            <w:shd w:val="clear" w:color="auto" w:fill="auto"/>
            <w:hideMark/>
          </w:tcPr>
          <w:p w14:paraId="0E3B76CC" w14:textId="77777777" w:rsidR="005C338F" w:rsidRPr="00606347" w:rsidRDefault="005C338F" w:rsidP="006549F7">
            <w:pPr>
              <w:rPr>
                <w:color w:val="000000"/>
                <w:sz w:val="18"/>
                <w:szCs w:val="18"/>
              </w:rPr>
            </w:pPr>
            <w:r w:rsidRPr="00606347">
              <w:rPr>
                <w:color w:val="000000"/>
                <w:sz w:val="18"/>
                <w:szCs w:val="18"/>
              </w:rPr>
              <w:t>DSDM04 - Develop and maintain a historical data repository of analysis results (data provenance).</w:t>
            </w:r>
          </w:p>
        </w:tc>
        <w:tc>
          <w:tcPr>
            <w:tcW w:w="850" w:type="dxa"/>
            <w:shd w:val="clear" w:color="auto" w:fill="D9D9D9" w:themeFill="background1" w:themeFillShade="D9"/>
            <w:noWrap/>
          </w:tcPr>
          <w:p w14:paraId="1A492E9A"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48D9028" w14:textId="77777777" w:rsidR="005C338F" w:rsidRPr="00606347" w:rsidRDefault="005C338F" w:rsidP="006549F7">
            <w:pPr>
              <w:rPr>
                <w:color w:val="000000"/>
                <w:sz w:val="18"/>
                <w:szCs w:val="18"/>
              </w:rPr>
            </w:pPr>
          </w:p>
        </w:tc>
        <w:tc>
          <w:tcPr>
            <w:tcW w:w="850" w:type="dxa"/>
            <w:shd w:val="clear" w:color="auto" w:fill="auto"/>
          </w:tcPr>
          <w:p w14:paraId="45E00993"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3EDC2B56"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1F776167" w14:textId="77777777" w:rsidR="005C338F" w:rsidRPr="00606347" w:rsidRDefault="005C338F" w:rsidP="006549F7">
            <w:pPr>
              <w:rPr>
                <w:color w:val="000000"/>
                <w:sz w:val="18"/>
                <w:szCs w:val="18"/>
              </w:rPr>
            </w:pPr>
          </w:p>
        </w:tc>
        <w:tc>
          <w:tcPr>
            <w:tcW w:w="802" w:type="dxa"/>
            <w:shd w:val="clear" w:color="auto" w:fill="auto"/>
          </w:tcPr>
          <w:p w14:paraId="41E07A1E" w14:textId="77777777" w:rsidR="005C338F" w:rsidRPr="00606347" w:rsidRDefault="005C338F" w:rsidP="006549F7">
            <w:pPr>
              <w:rPr>
                <w:color w:val="000000"/>
                <w:sz w:val="18"/>
                <w:szCs w:val="18"/>
              </w:rPr>
            </w:pPr>
          </w:p>
        </w:tc>
      </w:tr>
      <w:tr w:rsidR="005C338F" w:rsidRPr="00606347" w14:paraId="11527F6D" w14:textId="77777777" w:rsidTr="006549F7">
        <w:trPr>
          <w:trHeight w:val="576"/>
          <w:jc w:val="center"/>
        </w:trPr>
        <w:tc>
          <w:tcPr>
            <w:tcW w:w="748" w:type="dxa"/>
            <w:shd w:val="clear" w:color="auto" w:fill="auto"/>
            <w:noWrap/>
            <w:hideMark/>
          </w:tcPr>
          <w:p w14:paraId="7EEBAE67" w14:textId="77777777" w:rsidR="005C338F" w:rsidRPr="00606347" w:rsidRDefault="005C338F" w:rsidP="006549F7">
            <w:pPr>
              <w:rPr>
                <w:color w:val="000000"/>
                <w:sz w:val="18"/>
                <w:szCs w:val="18"/>
              </w:rPr>
            </w:pPr>
            <w:r w:rsidRPr="00606347">
              <w:rPr>
                <w:color w:val="000000"/>
                <w:sz w:val="18"/>
                <w:szCs w:val="18"/>
              </w:rPr>
              <w:t>LO2.05</w:t>
            </w:r>
          </w:p>
        </w:tc>
        <w:tc>
          <w:tcPr>
            <w:tcW w:w="3599" w:type="dxa"/>
            <w:shd w:val="clear" w:color="auto" w:fill="auto"/>
            <w:hideMark/>
          </w:tcPr>
          <w:p w14:paraId="328EAA0B" w14:textId="77777777" w:rsidR="005C338F" w:rsidRPr="00606347" w:rsidRDefault="005C338F" w:rsidP="006549F7">
            <w:pPr>
              <w:rPr>
                <w:color w:val="000000"/>
                <w:sz w:val="18"/>
                <w:szCs w:val="18"/>
              </w:rPr>
            </w:pPr>
            <w:r w:rsidRPr="00606347">
              <w:rPr>
                <w:color w:val="000000"/>
                <w:sz w:val="18"/>
                <w:szCs w:val="18"/>
              </w:rPr>
              <w:t>DSDM05 - Ensure data quality, accessibility, publications (data curation).</w:t>
            </w:r>
          </w:p>
        </w:tc>
        <w:tc>
          <w:tcPr>
            <w:tcW w:w="850" w:type="dxa"/>
            <w:shd w:val="clear" w:color="auto" w:fill="D9D9D9" w:themeFill="background1" w:themeFillShade="D9"/>
            <w:noWrap/>
          </w:tcPr>
          <w:p w14:paraId="261E2EF5"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EFC2100" w14:textId="77777777" w:rsidR="005C338F" w:rsidRPr="00606347" w:rsidRDefault="005C338F" w:rsidP="006549F7">
            <w:pPr>
              <w:rPr>
                <w:color w:val="000000"/>
                <w:sz w:val="18"/>
                <w:szCs w:val="18"/>
              </w:rPr>
            </w:pPr>
          </w:p>
        </w:tc>
        <w:tc>
          <w:tcPr>
            <w:tcW w:w="850" w:type="dxa"/>
            <w:shd w:val="clear" w:color="auto" w:fill="auto"/>
          </w:tcPr>
          <w:p w14:paraId="598AFF73"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4476C1C2"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1AF4074C" w14:textId="77777777" w:rsidR="005C338F" w:rsidRPr="00606347" w:rsidRDefault="005C338F" w:rsidP="006549F7">
            <w:pPr>
              <w:rPr>
                <w:color w:val="000000"/>
                <w:sz w:val="18"/>
                <w:szCs w:val="18"/>
              </w:rPr>
            </w:pPr>
          </w:p>
        </w:tc>
        <w:tc>
          <w:tcPr>
            <w:tcW w:w="802" w:type="dxa"/>
            <w:shd w:val="clear" w:color="auto" w:fill="auto"/>
          </w:tcPr>
          <w:p w14:paraId="1EC89D97" w14:textId="77777777" w:rsidR="005C338F" w:rsidRPr="00606347" w:rsidRDefault="005C338F" w:rsidP="006549F7">
            <w:pPr>
              <w:rPr>
                <w:color w:val="000000"/>
                <w:sz w:val="18"/>
                <w:szCs w:val="18"/>
              </w:rPr>
            </w:pPr>
            <w:r>
              <w:rPr>
                <w:color w:val="000000"/>
                <w:sz w:val="18"/>
                <w:szCs w:val="18"/>
              </w:rPr>
              <w:t>2</w:t>
            </w:r>
          </w:p>
        </w:tc>
      </w:tr>
      <w:tr w:rsidR="005C338F" w:rsidRPr="00606347" w14:paraId="391C1BB2" w14:textId="77777777" w:rsidTr="006549F7">
        <w:trPr>
          <w:trHeight w:val="576"/>
          <w:jc w:val="center"/>
        </w:trPr>
        <w:tc>
          <w:tcPr>
            <w:tcW w:w="748" w:type="dxa"/>
            <w:shd w:val="clear" w:color="auto" w:fill="auto"/>
            <w:noWrap/>
            <w:hideMark/>
          </w:tcPr>
          <w:p w14:paraId="24EF3CB6" w14:textId="77777777" w:rsidR="005C338F" w:rsidRPr="00606347" w:rsidRDefault="005C338F" w:rsidP="006549F7">
            <w:pPr>
              <w:rPr>
                <w:color w:val="000000"/>
                <w:sz w:val="18"/>
                <w:szCs w:val="18"/>
              </w:rPr>
            </w:pPr>
            <w:r w:rsidRPr="00606347">
              <w:rPr>
                <w:color w:val="000000"/>
                <w:sz w:val="18"/>
                <w:szCs w:val="18"/>
              </w:rPr>
              <w:t>LO2.06</w:t>
            </w:r>
          </w:p>
        </w:tc>
        <w:tc>
          <w:tcPr>
            <w:tcW w:w="3599" w:type="dxa"/>
            <w:shd w:val="clear" w:color="auto" w:fill="auto"/>
            <w:hideMark/>
          </w:tcPr>
          <w:p w14:paraId="08F8C9DE" w14:textId="77777777" w:rsidR="005C338F" w:rsidRPr="00606347" w:rsidRDefault="005C338F" w:rsidP="006549F7">
            <w:pPr>
              <w:rPr>
                <w:color w:val="000000"/>
                <w:sz w:val="18"/>
                <w:szCs w:val="18"/>
              </w:rPr>
            </w:pPr>
            <w:r w:rsidRPr="00606347">
              <w:rPr>
                <w:color w:val="000000"/>
                <w:sz w:val="18"/>
                <w:szCs w:val="18"/>
              </w:rPr>
              <w:t>DSDM06 - Manage IPR and ethical issues in data management.</w:t>
            </w:r>
          </w:p>
        </w:tc>
        <w:tc>
          <w:tcPr>
            <w:tcW w:w="850" w:type="dxa"/>
            <w:shd w:val="clear" w:color="auto" w:fill="D9D9D9" w:themeFill="background1" w:themeFillShade="D9"/>
            <w:noWrap/>
          </w:tcPr>
          <w:p w14:paraId="4B650285" w14:textId="77777777" w:rsidR="005C338F" w:rsidRPr="00606347" w:rsidRDefault="005C338F" w:rsidP="006549F7">
            <w:pPr>
              <w:rPr>
                <w:sz w:val="18"/>
                <w:szCs w:val="18"/>
              </w:rPr>
            </w:pPr>
          </w:p>
        </w:tc>
        <w:tc>
          <w:tcPr>
            <w:tcW w:w="851" w:type="dxa"/>
            <w:shd w:val="clear" w:color="auto" w:fill="D9D9D9" w:themeFill="background1" w:themeFillShade="D9"/>
          </w:tcPr>
          <w:p w14:paraId="7D1E7CFB" w14:textId="77777777" w:rsidR="005C338F" w:rsidRPr="00606347" w:rsidRDefault="005C338F" w:rsidP="006549F7">
            <w:pPr>
              <w:rPr>
                <w:sz w:val="18"/>
                <w:szCs w:val="18"/>
              </w:rPr>
            </w:pPr>
          </w:p>
        </w:tc>
        <w:tc>
          <w:tcPr>
            <w:tcW w:w="850" w:type="dxa"/>
            <w:shd w:val="clear" w:color="auto" w:fill="auto"/>
          </w:tcPr>
          <w:p w14:paraId="15ADB321" w14:textId="77777777" w:rsidR="005C338F" w:rsidRPr="00606347" w:rsidRDefault="005C338F" w:rsidP="006549F7">
            <w:pPr>
              <w:rPr>
                <w:sz w:val="18"/>
                <w:szCs w:val="18"/>
              </w:rPr>
            </w:pPr>
            <w:r>
              <w:rPr>
                <w:sz w:val="18"/>
                <w:szCs w:val="18"/>
              </w:rPr>
              <w:t>2</w:t>
            </w:r>
          </w:p>
        </w:tc>
        <w:tc>
          <w:tcPr>
            <w:tcW w:w="851" w:type="dxa"/>
            <w:shd w:val="clear" w:color="auto" w:fill="D9D9D9" w:themeFill="background1" w:themeFillShade="D9"/>
          </w:tcPr>
          <w:p w14:paraId="43BDBBE6" w14:textId="77777777" w:rsidR="005C338F" w:rsidRPr="00606347" w:rsidRDefault="005C338F" w:rsidP="006549F7">
            <w:pPr>
              <w:rPr>
                <w:sz w:val="18"/>
                <w:szCs w:val="18"/>
              </w:rPr>
            </w:pPr>
          </w:p>
        </w:tc>
        <w:tc>
          <w:tcPr>
            <w:tcW w:w="709" w:type="dxa"/>
            <w:shd w:val="clear" w:color="auto" w:fill="D9D9D9" w:themeFill="background1" w:themeFillShade="D9"/>
          </w:tcPr>
          <w:p w14:paraId="60DE4842" w14:textId="77777777" w:rsidR="005C338F" w:rsidRPr="00606347" w:rsidRDefault="005C338F" w:rsidP="006549F7">
            <w:pPr>
              <w:rPr>
                <w:sz w:val="18"/>
                <w:szCs w:val="18"/>
              </w:rPr>
            </w:pPr>
          </w:p>
        </w:tc>
        <w:tc>
          <w:tcPr>
            <w:tcW w:w="802" w:type="dxa"/>
            <w:shd w:val="clear" w:color="auto" w:fill="auto"/>
          </w:tcPr>
          <w:p w14:paraId="4A8706C9" w14:textId="77777777" w:rsidR="005C338F" w:rsidRPr="00606347" w:rsidRDefault="005C338F" w:rsidP="006549F7">
            <w:pPr>
              <w:rPr>
                <w:sz w:val="18"/>
                <w:szCs w:val="18"/>
              </w:rPr>
            </w:pPr>
            <w:r>
              <w:rPr>
                <w:sz w:val="18"/>
                <w:szCs w:val="18"/>
              </w:rPr>
              <w:t>2</w:t>
            </w:r>
          </w:p>
        </w:tc>
      </w:tr>
      <w:tr w:rsidR="005C338F" w:rsidRPr="00606347" w14:paraId="10C7D9E7" w14:textId="77777777" w:rsidTr="006549F7">
        <w:trPr>
          <w:trHeight w:val="288"/>
          <w:jc w:val="center"/>
        </w:trPr>
        <w:tc>
          <w:tcPr>
            <w:tcW w:w="9260" w:type="dxa"/>
            <w:gridSpan w:val="8"/>
            <w:shd w:val="clear" w:color="auto" w:fill="auto"/>
            <w:hideMark/>
          </w:tcPr>
          <w:p w14:paraId="065F4ADE" w14:textId="77777777" w:rsidR="005C338F" w:rsidRPr="00606347" w:rsidRDefault="005C338F" w:rsidP="006549F7">
            <w:pPr>
              <w:rPr>
                <w:b/>
                <w:bCs/>
                <w:sz w:val="18"/>
                <w:szCs w:val="18"/>
              </w:rPr>
            </w:pPr>
            <w:r w:rsidRPr="00606347">
              <w:rPr>
                <w:b/>
                <w:sz w:val="18"/>
                <w:szCs w:val="18"/>
              </w:rPr>
              <w:t>Data Science Engineering</w:t>
            </w:r>
          </w:p>
        </w:tc>
      </w:tr>
      <w:tr w:rsidR="005C338F" w:rsidRPr="00606347" w14:paraId="384FC114" w14:textId="77777777" w:rsidTr="006549F7">
        <w:trPr>
          <w:trHeight w:val="1152"/>
          <w:jc w:val="center"/>
        </w:trPr>
        <w:tc>
          <w:tcPr>
            <w:tcW w:w="748" w:type="dxa"/>
            <w:shd w:val="clear" w:color="auto" w:fill="auto"/>
            <w:hideMark/>
          </w:tcPr>
          <w:p w14:paraId="5DFF2FAF" w14:textId="77777777" w:rsidR="005C338F" w:rsidRPr="00606347" w:rsidRDefault="005C338F" w:rsidP="006549F7">
            <w:pPr>
              <w:rPr>
                <w:b/>
                <w:sz w:val="18"/>
                <w:szCs w:val="18"/>
              </w:rPr>
            </w:pPr>
            <w:r w:rsidRPr="00606347">
              <w:rPr>
                <w:b/>
                <w:sz w:val="18"/>
                <w:szCs w:val="18"/>
              </w:rPr>
              <w:t>LO3-ENG</w:t>
            </w:r>
          </w:p>
        </w:tc>
        <w:tc>
          <w:tcPr>
            <w:tcW w:w="3599" w:type="dxa"/>
            <w:shd w:val="clear" w:color="auto" w:fill="auto"/>
            <w:hideMark/>
          </w:tcPr>
          <w:p w14:paraId="21D53254" w14:textId="14CE65F8" w:rsidR="005C338F" w:rsidRPr="00606347" w:rsidRDefault="005C338F" w:rsidP="006549F7">
            <w:pPr>
              <w:rPr>
                <w:b/>
                <w:sz w:val="18"/>
                <w:szCs w:val="18"/>
              </w:rPr>
            </w:pPr>
            <w:r w:rsidRPr="00606347">
              <w:rPr>
                <w:b/>
                <w:sz w:val="18"/>
                <w:szCs w:val="18"/>
              </w:rPr>
              <w:t>DS</w:t>
            </w:r>
            <w:r>
              <w:rPr>
                <w:b/>
                <w:sz w:val="18"/>
                <w:szCs w:val="18"/>
              </w:rPr>
              <w:t>ENG</w:t>
            </w:r>
            <w:r w:rsidRPr="00606347">
              <w:rPr>
                <w:b/>
                <w:sz w:val="18"/>
                <w:szCs w:val="18"/>
              </w:rPr>
              <w:t xml:space="preserve">-ENG - Use engineering principles to research, design, develop and implement </w:t>
            </w:r>
            <w:r w:rsidR="00372FAB" w:rsidRPr="00606347">
              <w:rPr>
                <w:b/>
                <w:sz w:val="18"/>
                <w:szCs w:val="18"/>
              </w:rPr>
              <w:t>new instruments</w:t>
            </w:r>
            <w:r w:rsidRPr="00606347">
              <w:rPr>
                <w:b/>
                <w:sz w:val="18"/>
                <w:szCs w:val="18"/>
              </w:rPr>
              <w:t xml:space="preserve"> and applications for data collection, analysis and management.</w:t>
            </w:r>
          </w:p>
        </w:tc>
        <w:tc>
          <w:tcPr>
            <w:tcW w:w="850" w:type="dxa"/>
            <w:shd w:val="clear" w:color="auto" w:fill="auto"/>
            <w:noWrap/>
            <w:hideMark/>
          </w:tcPr>
          <w:p w14:paraId="0AF88D9F" w14:textId="77777777" w:rsidR="005C338F" w:rsidRPr="00606347" w:rsidRDefault="005C338F" w:rsidP="006549F7">
            <w:pPr>
              <w:rPr>
                <w:b/>
                <w:sz w:val="18"/>
                <w:szCs w:val="18"/>
              </w:rPr>
            </w:pPr>
            <w:r>
              <w:rPr>
                <w:b/>
                <w:sz w:val="18"/>
                <w:szCs w:val="18"/>
              </w:rPr>
              <w:t>25</w:t>
            </w:r>
          </w:p>
        </w:tc>
        <w:tc>
          <w:tcPr>
            <w:tcW w:w="851" w:type="dxa"/>
            <w:shd w:val="clear" w:color="auto" w:fill="D9D9D9" w:themeFill="background1" w:themeFillShade="D9"/>
          </w:tcPr>
          <w:p w14:paraId="7C5DBCB6" w14:textId="77777777" w:rsidR="005C338F" w:rsidRPr="00606347" w:rsidRDefault="005C338F" w:rsidP="006549F7">
            <w:pPr>
              <w:rPr>
                <w:b/>
                <w:sz w:val="18"/>
                <w:szCs w:val="18"/>
              </w:rPr>
            </w:pPr>
          </w:p>
        </w:tc>
        <w:tc>
          <w:tcPr>
            <w:tcW w:w="850" w:type="dxa"/>
            <w:shd w:val="clear" w:color="auto" w:fill="auto"/>
          </w:tcPr>
          <w:p w14:paraId="331D9BE9" w14:textId="77777777" w:rsidR="005C338F" w:rsidRPr="00606347" w:rsidRDefault="005C338F" w:rsidP="006549F7">
            <w:pPr>
              <w:rPr>
                <w:b/>
                <w:sz w:val="18"/>
                <w:szCs w:val="18"/>
              </w:rPr>
            </w:pPr>
            <w:r>
              <w:rPr>
                <w:b/>
                <w:sz w:val="18"/>
                <w:szCs w:val="18"/>
              </w:rPr>
              <w:t>25</w:t>
            </w:r>
          </w:p>
        </w:tc>
        <w:tc>
          <w:tcPr>
            <w:tcW w:w="851" w:type="dxa"/>
            <w:shd w:val="clear" w:color="auto" w:fill="auto"/>
          </w:tcPr>
          <w:p w14:paraId="11F314FC" w14:textId="77777777" w:rsidR="005C338F" w:rsidRPr="00606347" w:rsidRDefault="005C338F" w:rsidP="006549F7">
            <w:pPr>
              <w:rPr>
                <w:b/>
                <w:sz w:val="18"/>
                <w:szCs w:val="18"/>
              </w:rPr>
            </w:pPr>
            <w:r>
              <w:rPr>
                <w:b/>
                <w:sz w:val="18"/>
                <w:szCs w:val="18"/>
              </w:rPr>
              <w:t>20</w:t>
            </w:r>
          </w:p>
        </w:tc>
        <w:tc>
          <w:tcPr>
            <w:tcW w:w="709" w:type="dxa"/>
            <w:shd w:val="clear" w:color="auto" w:fill="D9D9D9" w:themeFill="background1" w:themeFillShade="D9"/>
          </w:tcPr>
          <w:p w14:paraId="3578CB22" w14:textId="77777777" w:rsidR="005C338F" w:rsidRPr="00606347" w:rsidRDefault="005C338F" w:rsidP="006549F7">
            <w:pPr>
              <w:rPr>
                <w:b/>
                <w:sz w:val="18"/>
                <w:szCs w:val="18"/>
              </w:rPr>
            </w:pPr>
          </w:p>
        </w:tc>
        <w:tc>
          <w:tcPr>
            <w:tcW w:w="802" w:type="dxa"/>
            <w:shd w:val="clear" w:color="auto" w:fill="auto"/>
          </w:tcPr>
          <w:p w14:paraId="7615AB0B" w14:textId="77777777" w:rsidR="005C338F" w:rsidRPr="00606347" w:rsidRDefault="005C338F" w:rsidP="006549F7">
            <w:pPr>
              <w:rPr>
                <w:b/>
                <w:sz w:val="18"/>
                <w:szCs w:val="18"/>
              </w:rPr>
            </w:pPr>
            <w:r>
              <w:rPr>
                <w:b/>
                <w:sz w:val="18"/>
                <w:szCs w:val="18"/>
              </w:rPr>
              <w:t>10</w:t>
            </w:r>
          </w:p>
        </w:tc>
      </w:tr>
      <w:tr w:rsidR="005C338F" w:rsidRPr="00606347" w14:paraId="13D270BB" w14:textId="77777777" w:rsidTr="006549F7">
        <w:trPr>
          <w:trHeight w:val="1080"/>
          <w:jc w:val="center"/>
        </w:trPr>
        <w:tc>
          <w:tcPr>
            <w:tcW w:w="748" w:type="dxa"/>
            <w:shd w:val="clear" w:color="auto" w:fill="auto"/>
            <w:hideMark/>
          </w:tcPr>
          <w:p w14:paraId="66AEEE4F" w14:textId="77777777" w:rsidR="005C338F" w:rsidRPr="00606347" w:rsidRDefault="005C338F" w:rsidP="006549F7">
            <w:pPr>
              <w:rPr>
                <w:color w:val="000000"/>
                <w:sz w:val="18"/>
                <w:szCs w:val="18"/>
              </w:rPr>
            </w:pPr>
            <w:r w:rsidRPr="00606347">
              <w:rPr>
                <w:color w:val="000000"/>
                <w:sz w:val="18"/>
                <w:szCs w:val="18"/>
              </w:rPr>
              <w:t>LO3.01</w:t>
            </w:r>
          </w:p>
        </w:tc>
        <w:tc>
          <w:tcPr>
            <w:tcW w:w="3599" w:type="dxa"/>
            <w:shd w:val="clear" w:color="auto" w:fill="auto"/>
            <w:hideMark/>
          </w:tcPr>
          <w:p w14:paraId="5FF948EE" w14:textId="77777777" w:rsidR="005C338F" w:rsidRPr="00606347" w:rsidRDefault="005C338F" w:rsidP="006549F7">
            <w:pPr>
              <w:rPr>
                <w:color w:val="000000"/>
                <w:sz w:val="18"/>
                <w:szCs w:val="18"/>
              </w:rPr>
            </w:pPr>
            <w:r w:rsidRPr="00606347">
              <w:rPr>
                <w:color w:val="000000"/>
                <w:sz w:val="18"/>
                <w:szCs w:val="18"/>
              </w:rPr>
              <w:t>DSENG01 - Use engineering principles to research, design, prototype data analytics applications, or develop structures, instruments, machines, experiments, processes, systems.</w:t>
            </w:r>
          </w:p>
        </w:tc>
        <w:tc>
          <w:tcPr>
            <w:tcW w:w="850" w:type="dxa"/>
            <w:shd w:val="clear" w:color="auto" w:fill="auto"/>
            <w:noWrap/>
            <w:hideMark/>
          </w:tcPr>
          <w:p w14:paraId="796FB271"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4D1D8D0A" w14:textId="77777777" w:rsidR="005C338F" w:rsidRPr="00606347" w:rsidRDefault="005C338F" w:rsidP="006549F7">
            <w:pPr>
              <w:rPr>
                <w:color w:val="000000"/>
                <w:sz w:val="18"/>
                <w:szCs w:val="18"/>
              </w:rPr>
            </w:pPr>
          </w:p>
        </w:tc>
        <w:tc>
          <w:tcPr>
            <w:tcW w:w="850" w:type="dxa"/>
            <w:shd w:val="clear" w:color="auto" w:fill="auto"/>
          </w:tcPr>
          <w:p w14:paraId="01B8995F"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21E071BC" w14:textId="77777777" w:rsidR="005C338F" w:rsidRPr="00606347" w:rsidRDefault="005C338F" w:rsidP="006549F7">
            <w:pPr>
              <w:rPr>
                <w:color w:val="000000"/>
                <w:sz w:val="18"/>
                <w:szCs w:val="18"/>
              </w:rPr>
            </w:pPr>
            <w:r>
              <w:rPr>
                <w:color w:val="000000"/>
                <w:sz w:val="18"/>
                <w:szCs w:val="18"/>
              </w:rPr>
              <w:t>5</w:t>
            </w:r>
          </w:p>
        </w:tc>
        <w:tc>
          <w:tcPr>
            <w:tcW w:w="709" w:type="dxa"/>
            <w:shd w:val="clear" w:color="auto" w:fill="D9D9D9" w:themeFill="background1" w:themeFillShade="D9"/>
          </w:tcPr>
          <w:p w14:paraId="3A77F0D2" w14:textId="77777777" w:rsidR="005C338F" w:rsidRPr="00606347" w:rsidRDefault="005C338F" w:rsidP="006549F7">
            <w:pPr>
              <w:rPr>
                <w:color w:val="000000"/>
                <w:sz w:val="18"/>
                <w:szCs w:val="18"/>
              </w:rPr>
            </w:pPr>
          </w:p>
        </w:tc>
        <w:tc>
          <w:tcPr>
            <w:tcW w:w="802" w:type="dxa"/>
            <w:shd w:val="clear" w:color="auto" w:fill="auto"/>
          </w:tcPr>
          <w:p w14:paraId="265E899F" w14:textId="77777777" w:rsidR="005C338F" w:rsidRPr="00606347" w:rsidRDefault="005C338F" w:rsidP="006549F7">
            <w:pPr>
              <w:rPr>
                <w:color w:val="000000"/>
                <w:sz w:val="18"/>
                <w:szCs w:val="18"/>
              </w:rPr>
            </w:pPr>
          </w:p>
        </w:tc>
      </w:tr>
      <w:tr w:rsidR="005C338F" w:rsidRPr="00606347" w14:paraId="7315DFA2" w14:textId="77777777" w:rsidTr="006549F7">
        <w:trPr>
          <w:trHeight w:val="648"/>
          <w:jc w:val="center"/>
        </w:trPr>
        <w:tc>
          <w:tcPr>
            <w:tcW w:w="748" w:type="dxa"/>
            <w:shd w:val="clear" w:color="auto" w:fill="auto"/>
            <w:hideMark/>
          </w:tcPr>
          <w:p w14:paraId="0B3B72DB" w14:textId="77777777" w:rsidR="005C338F" w:rsidRPr="00606347" w:rsidRDefault="005C338F" w:rsidP="006549F7">
            <w:pPr>
              <w:rPr>
                <w:color w:val="000000"/>
                <w:sz w:val="18"/>
                <w:szCs w:val="18"/>
              </w:rPr>
            </w:pPr>
            <w:r w:rsidRPr="00606347">
              <w:rPr>
                <w:color w:val="000000"/>
                <w:sz w:val="18"/>
                <w:szCs w:val="18"/>
              </w:rPr>
              <w:t>LO3.02</w:t>
            </w:r>
          </w:p>
        </w:tc>
        <w:tc>
          <w:tcPr>
            <w:tcW w:w="3599" w:type="dxa"/>
            <w:shd w:val="clear" w:color="auto" w:fill="auto"/>
            <w:hideMark/>
          </w:tcPr>
          <w:p w14:paraId="02B1E286" w14:textId="77777777" w:rsidR="005C338F" w:rsidRPr="00606347" w:rsidRDefault="005C338F" w:rsidP="006549F7">
            <w:pPr>
              <w:rPr>
                <w:color w:val="000000"/>
                <w:sz w:val="18"/>
                <w:szCs w:val="18"/>
              </w:rPr>
            </w:pPr>
            <w:r w:rsidRPr="00606347">
              <w:rPr>
                <w:color w:val="000000"/>
                <w:sz w:val="18"/>
                <w:szCs w:val="18"/>
              </w:rPr>
              <w:t>DSENG02 - Develop and apply computational solutions to domain related problems using wide range of data analytics platforms.</w:t>
            </w:r>
          </w:p>
        </w:tc>
        <w:tc>
          <w:tcPr>
            <w:tcW w:w="850" w:type="dxa"/>
            <w:shd w:val="clear" w:color="auto" w:fill="auto"/>
            <w:noWrap/>
            <w:hideMark/>
          </w:tcPr>
          <w:p w14:paraId="7D4BF389"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5CACC33" w14:textId="77777777" w:rsidR="005C338F" w:rsidRPr="00606347" w:rsidRDefault="005C338F" w:rsidP="006549F7">
            <w:pPr>
              <w:rPr>
                <w:color w:val="000000"/>
                <w:sz w:val="18"/>
                <w:szCs w:val="18"/>
              </w:rPr>
            </w:pPr>
          </w:p>
        </w:tc>
        <w:tc>
          <w:tcPr>
            <w:tcW w:w="850" w:type="dxa"/>
            <w:shd w:val="clear" w:color="auto" w:fill="auto"/>
          </w:tcPr>
          <w:p w14:paraId="3008B3FE" w14:textId="77777777" w:rsidR="005C338F" w:rsidRPr="00606347" w:rsidRDefault="005C338F" w:rsidP="006549F7">
            <w:pPr>
              <w:rPr>
                <w:color w:val="000000"/>
                <w:sz w:val="18"/>
                <w:szCs w:val="18"/>
              </w:rPr>
            </w:pPr>
          </w:p>
        </w:tc>
        <w:tc>
          <w:tcPr>
            <w:tcW w:w="851" w:type="dxa"/>
            <w:shd w:val="clear" w:color="auto" w:fill="auto"/>
          </w:tcPr>
          <w:p w14:paraId="58EDED97"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AC09D49" w14:textId="77777777" w:rsidR="005C338F" w:rsidRPr="00606347" w:rsidRDefault="005C338F" w:rsidP="006549F7">
            <w:pPr>
              <w:rPr>
                <w:color w:val="000000"/>
                <w:sz w:val="18"/>
                <w:szCs w:val="18"/>
              </w:rPr>
            </w:pPr>
          </w:p>
        </w:tc>
        <w:tc>
          <w:tcPr>
            <w:tcW w:w="802" w:type="dxa"/>
            <w:shd w:val="clear" w:color="auto" w:fill="auto"/>
          </w:tcPr>
          <w:p w14:paraId="0A5ED4C9" w14:textId="77777777" w:rsidR="005C338F" w:rsidRPr="00606347" w:rsidRDefault="005C338F" w:rsidP="006549F7">
            <w:pPr>
              <w:rPr>
                <w:color w:val="000000"/>
                <w:sz w:val="18"/>
                <w:szCs w:val="18"/>
              </w:rPr>
            </w:pPr>
          </w:p>
        </w:tc>
      </w:tr>
      <w:tr w:rsidR="005C338F" w:rsidRPr="00606347" w14:paraId="43CE5C05" w14:textId="77777777" w:rsidTr="006549F7">
        <w:trPr>
          <w:trHeight w:val="576"/>
          <w:jc w:val="center"/>
        </w:trPr>
        <w:tc>
          <w:tcPr>
            <w:tcW w:w="748" w:type="dxa"/>
            <w:shd w:val="clear" w:color="auto" w:fill="auto"/>
            <w:hideMark/>
          </w:tcPr>
          <w:p w14:paraId="29314808" w14:textId="77777777" w:rsidR="005C338F" w:rsidRPr="00606347" w:rsidRDefault="005C338F" w:rsidP="006549F7">
            <w:pPr>
              <w:rPr>
                <w:color w:val="000000"/>
                <w:sz w:val="18"/>
                <w:szCs w:val="18"/>
              </w:rPr>
            </w:pPr>
            <w:r w:rsidRPr="00606347">
              <w:rPr>
                <w:color w:val="000000"/>
                <w:sz w:val="18"/>
                <w:szCs w:val="18"/>
              </w:rPr>
              <w:t>LO3.03</w:t>
            </w:r>
          </w:p>
        </w:tc>
        <w:tc>
          <w:tcPr>
            <w:tcW w:w="3599" w:type="dxa"/>
            <w:shd w:val="clear" w:color="auto" w:fill="auto"/>
            <w:hideMark/>
          </w:tcPr>
          <w:p w14:paraId="62A5303F" w14:textId="77777777" w:rsidR="005C338F" w:rsidRPr="00606347" w:rsidRDefault="005C338F" w:rsidP="006549F7">
            <w:pPr>
              <w:rPr>
                <w:color w:val="000000"/>
                <w:sz w:val="18"/>
                <w:szCs w:val="18"/>
              </w:rPr>
            </w:pPr>
            <w:r w:rsidRPr="00606347">
              <w:rPr>
                <w:color w:val="000000"/>
                <w:sz w:val="18"/>
                <w:szCs w:val="18"/>
              </w:rPr>
              <w:t>DSENG03 - Develops specialized data analysis tools to support executive decision making.</w:t>
            </w:r>
          </w:p>
        </w:tc>
        <w:tc>
          <w:tcPr>
            <w:tcW w:w="850" w:type="dxa"/>
            <w:shd w:val="clear" w:color="auto" w:fill="auto"/>
            <w:noWrap/>
            <w:hideMark/>
          </w:tcPr>
          <w:p w14:paraId="7638DCD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E7C2865" w14:textId="77777777" w:rsidR="005C338F" w:rsidRPr="00606347" w:rsidRDefault="005C338F" w:rsidP="006549F7">
            <w:pPr>
              <w:rPr>
                <w:color w:val="000000"/>
                <w:sz w:val="18"/>
                <w:szCs w:val="18"/>
              </w:rPr>
            </w:pPr>
          </w:p>
        </w:tc>
        <w:tc>
          <w:tcPr>
            <w:tcW w:w="850" w:type="dxa"/>
            <w:shd w:val="clear" w:color="auto" w:fill="auto"/>
          </w:tcPr>
          <w:p w14:paraId="7C26AF3C" w14:textId="77777777" w:rsidR="005C338F" w:rsidRPr="00606347" w:rsidRDefault="005C338F" w:rsidP="006549F7">
            <w:pPr>
              <w:rPr>
                <w:color w:val="000000"/>
                <w:sz w:val="18"/>
                <w:szCs w:val="18"/>
              </w:rPr>
            </w:pPr>
          </w:p>
        </w:tc>
        <w:tc>
          <w:tcPr>
            <w:tcW w:w="851" w:type="dxa"/>
            <w:shd w:val="clear" w:color="auto" w:fill="auto"/>
          </w:tcPr>
          <w:p w14:paraId="731D9D6F"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22DA947" w14:textId="77777777" w:rsidR="005C338F" w:rsidRPr="00606347" w:rsidRDefault="005C338F" w:rsidP="006549F7">
            <w:pPr>
              <w:rPr>
                <w:color w:val="000000"/>
                <w:sz w:val="18"/>
                <w:szCs w:val="18"/>
              </w:rPr>
            </w:pPr>
          </w:p>
        </w:tc>
        <w:tc>
          <w:tcPr>
            <w:tcW w:w="802" w:type="dxa"/>
            <w:shd w:val="clear" w:color="auto" w:fill="auto"/>
          </w:tcPr>
          <w:p w14:paraId="3CC3EFAC" w14:textId="77777777" w:rsidR="005C338F" w:rsidRPr="00606347" w:rsidRDefault="005C338F" w:rsidP="006549F7">
            <w:pPr>
              <w:rPr>
                <w:color w:val="000000"/>
                <w:sz w:val="18"/>
                <w:szCs w:val="18"/>
              </w:rPr>
            </w:pPr>
          </w:p>
        </w:tc>
      </w:tr>
      <w:tr w:rsidR="005C338F" w:rsidRPr="00606347" w14:paraId="3C31845A" w14:textId="77777777" w:rsidTr="006549F7">
        <w:trPr>
          <w:trHeight w:val="576"/>
          <w:jc w:val="center"/>
        </w:trPr>
        <w:tc>
          <w:tcPr>
            <w:tcW w:w="748" w:type="dxa"/>
            <w:shd w:val="clear" w:color="auto" w:fill="auto"/>
            <w:hideMark/>
          </w:tcPr>
          <w:p w14:paraId="5EAD110B" w14:textId="77777777" w:rsidR="005C338F" w:rsidRPr="00606347" w:rsidRDefault="005C338F" w:rsidP="006549F7">
            <w:pPr>
              <w:rPr>
                <w:color w:val="000000"/>
                <w:sz w:val="18"/>
                <w:szCs w:val="18"/>
              </w:rPr>
            </w:pPr>
            <w:r w:rsidRPr="00606347">
              <w:rPr>
                <w:color w:val="000000"/>
                <w:sz w:val="18"/>
                <w:szCs w:val="18"/>
              </w:rPr>
              <w:t>LO3.04</w:t>
            </w:r>
          </w:p>
        </w:tc>
        <w:tc>
          <w:tcPr>
            <w:tcW w:w="3599" w:type="dxa"/>
            <w:shd w:val="clear" w:color="auto" w:fill="auto"/>
            <w:hideMark/>
          </w:tcPr>
          <w:p w14:paraId="3073BC0C" w14:textId="77777777" w:rsidR="005C338F" w:rsidRPr="006727FA" w:rsidRDefault="005C338F" w:rsidP="006549F7">
            <w:pPr>
              <w:rPr>
                <w:color w:val="000000" w:themeColor="text1"/>
                <w:sz w:val="18"/>
                <w:szCs w:val="18"/>
              </w:rPr>
            </w:pPr>
            <w:r w:rsidRPr="006727FA">
              <w:rPr>
                <w:color w:val="000000" w:themeColor="text1"/>
                <w:sz w:val="18"/>
                <w:szCs w:val="18"/>
              </w:rPr>
              <w:t>DSENG04 - Design, build, operate database technologies.</w:t>
            </w:r>
          </w:p>
        </w:tc>
        <w:tc>
          <w:tcPr>
            <w:tcW w:w="850" w:type="dxa"/>
            <w:shd w:val="clear" w:color="auto" w:fill="auto"/>
            <w:noWrap/>
            <w:hideMark/>
          </w:tcPr>
          <w:p w14:paraId="6301E529"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5AC136B3" w14:textId="77777777" w:rsidR="005C338F" w:rsidRPr="00606347" w:rsidRDefault="005C338F" w:rsidP="006549F7">
            <w:pPr>
              <w:rPr>
                <w:color w:val="000000"/>
                <w:sz w:val="18"/>
                <w:szCs w:val="18"/>
              </w:rPr>
            </w:pPr>
          </w:p>
        </w:tc>
        <w:tc>
          <w:tcPr>
            <w:tcW w:w="850" w:type="dxa"/>
            <w:shd w:val="clear" w:color="auto" w:fill="auto"/>
          </w:tcPr>
          <w:p w14:paraId="415C64F1"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auto"/>
          </w:tcPr>
          <w:p w14:paraId="10994B51" w14:textId="77777777" w:rsidR="005C338F" w:rsidRPr="00606347" w:rsidRDefault="005C338F" w:rsidP="006549F7">
            <w:pPr>
              <w:rPr>
                <w:color w:val="000000"/>
                <w:sz w:val="18"/>
                <w:szCs w:val="18"/>
              </w:rPr>
            </w:pPr>
            <w:r>
              <w:rPr>
                <w:color w:val="000000"/>
                <w:sz w:val="18"/>
                <w:szCs w:val="18"/>
              </w:rPr>
              <w:t>5</w:t>
            </w:r>
          </w:p>
        </w:tc>
        <w:tc>
          <w:tcPr>
            <w:tcW w:w="709" w:type="dxa"/>
            <w:shd w:val="clear" w:color="auto" w:fill="D9D9D9" w:themeFill="background1" w:themeFillShade="D9"/>
          </w:tcPr>
          <w:p w14:paraId="63EB2D21" w14:textId="77777777" w:rsidR="005C338F" w:rsidRPr="00606347" w:rsidRDefault="005C338F" w:rsidP="006549F7">
            <w:pPr>
              <w:rPr>
                <w:color w:val="000000"/>
                <w:sz w:val="18"/>
                <w:szCs w:val="18"/>
              </w:rPr>
            </w:pPr>
          </w:p>
        </w:tc>
        <w:tc>
          <w:tcPr>
            <w:tcW w:w="802" w:type="dxa"/>
            <w:shd w:val="clear" w:color="auto" w:fill="auto"/>
          </w:tcPr>
          <w:p w14:paraId="502F2880" w14:textId="77777777" w:rsidR="005C338F" w:rsidRPr="00606347" w:rsidRDefault="005C338F" w:rsidP="006549F7">
            <w:pPr>
              <w:rPr>
                <w:color w:val="000000"/>
                <w:sz w:val="18"/>
                <w:szCs w:val="18"/>
              </w:rPr>
            </w:pPr>
          </w:p>
        </w:tc>
      </w:tr>
      <w:tr w:rsidR="005C338F" w:rsidRPr="00606347" w14:paraId="5F81B563" w14:textId="77777777" w:rsidTr="006549F7">
        <w:trPr>
          <w:trHeight w:val="576"/>
          <w:jc w:val="center"/>
        </w:trPr>
        <w:tc>
          <w:tcPr>
            <w:tcW w:w="748" w:type="dxa"/>
            <w:shd w:val="clear" w:color="auto" w:fill="auto"/>
            <w:hideMark/>
          </w:tcPr>
          <w:p w14:paraId="52AF3FF8" w14:textId="77777777" w:rsidR="005C338F" w:rsidRPr="00606347" w:rsidRDefault="005C338F" w:rsidP="006549F7">
            <w:pPr>
              <w:rPr>
                <w:color w:val="000000"/>
                <w:sz w:val="18"/>
                <w:szCs w:val="18"/>
              </w:rPr>
            </w:pPr>
            <w:r w:rsidRPr="00606347">
              <w:rPr>
                <w:color w:val="000000"/>
                <w:sz w:val="18"/>
                <w:szCs w:val="18"/>
              </w:rPr>
              <w:t>LO3.05</w:t>
            </w:r>
          </w:p>
        </w:tc>
        <w:tc>
          <w:tcPr>
            <w:tcW w:w="3599" w:type="dxa"/>
            <w:shd w:val="clear" w:color="auto" w:fill="auto"/>
            <w:hideMark/>
          </w:tcPr>
          <w:p w14:paraId="2835EDAE" w14:textId="77777777" w:rsidR="005C338F" w:rsidRPr="00606347" w:rsidRDefault="005C338F" w:rsidP="006549F7">
            <w:pPr>
              <w:rPr>
                <w:color w:val="000000"/>
                <w:sz w:val="18"/>
                <w:szCs w:val="18"/>
              </w:rPr>
            </w:pPr>
            <w:r w:rsidRPr="00606347">
              <w:rPr>
                <w:color w:val="000000"/>
                <w:sz w:val="18"/>
                <w:szCs w:val="18"/>
              </w:rPr>
              <w:t>DSENG05 - Develop solutions for secure and reliable data access.</w:t>
            </w:r>
          </w:p>
        </w:tc>
        <w:tc>
          <w:tcPr>
            <w:tcW w:w="850" w:type="dxa"/>
            <w:shd w:val="clear" w:color="auto" w:fill="auto"/>
            <w:noWrap/>
            <w:hideMark/>
          </w:tcPr>
          <w:p w14:paraId="37EBE4DC"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6FB78BAF" w14:textId="77777777" w:rsidR="005C338F" w:rsidRPr="00606347" w:rsidRDefault="005C338F" w:rsidP="006549F7">
            <w:pPr>
              <w:rPr>
                <w:color w:val="000000"/>
                <w:sz w:val="18"/>
                <w:szCs w:val="18"/>
              </w:rPr>
            </w:pPr>
          </w:p>
        </w:tc>
        <w:tc>
          <w:tcPr>
            <w:tcW w:w="850" w:type="dxa"/>
            <w:shd w:val="clear" w:color="auto" w:fill="auto"/>
          </w:tcPr>
          <w:p w14:paraId="6F76A884"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auto"/>
          </w:tcPr>
          <w:p w14:paraId="362BB82E" w14:textId="77777777" w:rsidR="005C338F" w:rsidRPr="00606347" w:rsidRDefault="005C338F" w:rsidP="006549F7">
            <w:pPr>
              <w:rPr>
                <w:color w:val="000000"/>
                <w:sz w:val="18"/>
                <w:szCs w:val="18"/>
              </w:rPr>
            </w:pPr>
            <w:r>
              <w:rPr>
                <w:color w:val="000000"/>
                <w:sz w:val="18"/>
                <w:szCs w:val="18"/>
              </w:rPr>
              <w:t>10</w:t>
            </w:r>
          </w:p>
        </w:tc>
        <w:tc>
          <w:tcPr>
            <w:tcW w:w="709" w:type="dxa"/>
            <w:shd w:val="clear" w:color="auto" w:fill="D9D9D9" w:themeFill="background1" w:themeFillShade="D9"/>
          </w:tcPr>
          <w:p w14:paraId="464589AA" w14:textId="77777777" w:rsidR="005C338F" w:rsidRPr="00606347" w:rsidRDefault="005C338F" w:rsidP="006549F7">
            <w:pPr>
              <w:rPr>
                <w:color w:val="000000"/>
                <w:sz w:val="18"/>
                <w:szCs w:val="18"/>
              </w:rPr>
            </w:pPr>
          </w:p>
        </w:tc>
        <w:tc>
          <w:tcPr>
            <w:tcW w:w="802" w:type="dxa"/>
            <w:shd w:val="clear" w:color="auto" w:fill="auto"/>
          </w:tcPr>
          <w:p w14:paraId="74BF0723" w14:textId="77777777" w:rsidR="005C338F" w:rsidRPr="00606347" w:rsidRDefault="005C338F" w:rsidP="006549F7">
            <w:pPr>
              <w:rPr>
                <w:color w:val="000000"/>
                <w:sz w:val="18"/>
                <w:szCs w:val="18"/>
              </w:rPr>
            </w:pPr>
            <w:r>
              <w:rPr>
                <w:color w:val="000000"/>
                <w:sz w:val="18"/>
                <w:szCs w:val="18"/>
              </w:rPr>
              <w:t>10</w:t>
            </w:r>
          </w:p>
        </w:tc>
      </w:tr>
      <w:tr w:rsidR="005C338F" w:rsidRPr="00606347" w14:paraId="18647EE7" w14:textId="77777777" w:rsidTr="006549F7">
        <w:trPr>
          <w:trHeight w:val="576"/>
          <w:jc w:val="center"/>
        </w:trPr>
        <w:tc>
          <w:tcPr>
            <w:tcW w:w="748" w:type="dxa"/>
            <w:shd w:val="clear" w:color="auto" w:fill="auto"/>
            <w:hideMark/>
          </w:tcPr>
          <w:p w14:paraId="0E18718E" w14:textId="77777777" w:rsidR="005C338F" w:rsidRPr="00606347" w:rsidRDefault="005C338F" w:rsidP="006549F7">
            <w:pPr>
              <w:rPr>
                <w:color w:val="000000"/>
                <w:sz w:val="18"/>
                <w:szCs w:val="18"/>
              </w:rPr>
            </w:pPr>
            <w:r w:rsidRPr="00606347">
              <w:rPr>
                <w:color w:val="000000"/>
                <w:sz w:val="18"/>
                <w:szCs w:val="18"/>
              </w:rPr>
              <w:t>LO3.06</w:t>
            </w:r>
          </w:p>
        </w:tc>
        <w:tc>
          <w:tcPr>
            <w:tcW w:w="3599" w:type="dxa"/>
            <w:shd w:val="clear" w:color="auto" w:fill="auto"/>
            <w:hideMark/>
          </w:tcPr>
          <w:p w14:paraId="5AC91F37" w14:textId="77777777" w:rsidR="005C338F" w:rsidRPr="00606347" w:rsidRDefault="005C338F" w:rsidP="006549F7">
            <w:pPr>
              <w:rPr>
                <w:color w:val="000000"/>
                <w:sz w:val="18"/>
                <w:szCs w:val="18"/>
              </w:rPr>
            </w:pPr>
            <w:r w:rsidRPr="00606347">
              <w:rPr>
                <w:color w:val="000000"/>
                <w:sz w:val="18"/>
                <w:szCs w:val="18"/>
              </w:rPr>
              <w:t>DSENG06 - Prototype new data analytics applications.</w:t>
            </w:r>
          </w:p>
        </w:tc>
        <w:tc>
          <w:tcPr>
            <w:tcW w:w="850" w:type="dxa"/>
            <w:shd w:val="clear" w:color="auto" w:fill="auto"/>
            <w:noWrap/>
            <w:hideMark/>
          </w:tcPr>
          <w:p w14:paraId="70BF5785"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78D81A6" w14:textId="77777777" w:rsidR="005C338F" w:rsidRPr="00606347" w:rsidRDefault="005C338F" w:rsidP="006549F7">
            <w:pPr>
              <w:rPr>
                <w:color w:val="000000"/>
                <w:sz w:val="18"/>
                <w:szCs w:val="18"/>
              </w:rPr>
            </w:pPr>
          </w:p>
        </w:tc>
        <w:tc>
          <w:tcPr>
            <w:tcW w:w="850" w:type="dxa"/>
            <w:shd w:val="clear" w:color="auto" w:fill="auto"/>
          </w:tcPr>
          <w:p w14:paraId="0AB3B2B9" w14:textId="77777777" w:rsidR="005C338F" w:rsidRPr="00606347" w:rsidRDefault="005C338F" w:rsidP="006549F7">
            <w:pPr>
              <w:rPr>
                <w:color w:val="000000"/>
                <w:sz w:val="18"/>
                <w:szCs w:val="18"/>
              </w:rPr>
            </w:pPr>
          </w:p>
        </w:tc>
        <w:tc>
          <w:tcPr>
            <w:tcW w:w="851" w:type="dxa"/>
            <w:shd w:val="clear" w:color="auto" w:fill="auto"/>
          </w:tcPr>
          <w:p w14:paraId="2ADC0899"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642A18F" w14:textId="77777777" w:rsidR="005C338F" w:rsidRPr="00606347" w:rsidRDefault="005C338F" w:rsidP="006549F7">
            <w:pPr>
              <w:rPr>
                <w:color w:val="000000"/>
                <w:sz w:val="18"/>
                <w:szCs w:val="18"/>
              </w:rPr>
            </w:pPr>
          </w:p>
        </w:tc>
        <w:tc>
          <w:tcPr>
            <w:tcW w:w="802" w:type="dxa"/>
            <w:shd w:val="clear" w:color="auto" w:fill="auto"/>
          </w:tcPr>
          <w:p w14:paraId="553CCBD5" w14:textId="77777777" w:rsidR="005C338F" w:rsidRPr="00606347" w:rsidRDefault="005C338F" w:rsidP="006549F7">
            <w:pPr>
              <w:rPr>
                <w:color w:val="000000"/>
                <w:sz w:val="18"/>
                <w:szCs w:val="18"/>
              </w:rPr>
            </w:pPr>
          </w:p>
        </w:tc>
      </w:tr>
      <w:tr w:rsidR="005C338F" w:rsidRPr="00606347" w14:paraId="5A9E569B" w14:textId="77777777" w:rsidTr="006549F7">
        <w:trPr>
          <w:trHeight w:val="288"/>
          <w:jc w:val="center"/>
        </w:trPr>
        <w:tc>
          <w:tcPr>
            <w:tcW w:w="9260" w:type="dxa"/>
            <w:gridSpan w:val="8"/>
            <w:shd w:val="clear" w:color="auto" w:fill="auto"/>
            <w:hideMark/>
          </w:tcPr>
          <w:p w14:paraId="62651332" w14:textId="77777777" w:rsidR="005C338F" w:rsidRPr="00606347" w:rsidRDefault="005C338F" w:rsidP="006549F7">
            <w:pPr>
              <w:rPr>
                <w:b/>
                <w:bCs/>
                <w:sz w:val="18"/>
                <w:szCs w:val="18"/>
              </w:rPr>
            </w:pPr>
            <w:r w:rsidRPr="00606347">
              <w:rPr>
                <w:b/>
                <w:bCs/>
                <w:sz w:val="18"/>
                <w:szCs w:val="18"/>
              </w:rPr>
              <w:t>Data Science Research Methods</w:t>
            </w:r>
          </w:p>
        </w:tc>
      </w:tr>
      <w:tr w:rsidR="005C338F" w:rsidRPr="00606347" w14:paraId="310B49EB" w14:textId="77777777" w:rsidTr="006549F7">
        <w:trPr>
          <w:trHeight w:val="1884"/>
          <w:jc w:val="center"/>
        </w:trPr>
        <w:tc>
          <w:tcPr>
            <w:tcW w:w="748" w:type="dxa"/>
            <w:shd w:val="clear" w:color="auto" w:fill="auto"/>
            <w:hideMark/>
          </w:tcPr>
          <w:p w14:paraId="076D524D" w14:textId="77777777" w:rsidR="005C338F" w:rsidRPr="00606347" w:rsidRDefault="005C338F" w:rsidP="006549F7">
            <w:pPr>
              <w:rPr>
                <w:b/>
                <w:sz w:val="18"/>
                <w:szCs w:val="18"/>
              </w:rPr>
            </w:pPr>
            <w:r w:rsidRPr="00606347">
              <w:rPr>
                <w:b/>
                <w:sz w:val="18"/>
                <w:szCs w:val="18"/>
              </w:rPr>
              <w:t>LO4-RM</w:t>
            </w:r>
          </w:p>
        </w:tc>
        <w:tc>
          <w:tcPr>
            <w:tcW w:w="3599" w:type="dxa"/>
            <w:shd w:val="clear" w:color="auto" w:fill="auto"/>
            <w:hideMark/>
          </w:tcPr>
          <w:p w14:paraId="07FB0D39" w14:textId="77777777" w:rsidR="005C338F" w:rsidRPr="00606347" w:rsidRDefault="005C338F" w:rsidP="006549F7">
            <w:pPr>
              <w:rPr>
                <w:b/>
                <w:sz w:val="18"/>
                <w:szCs w:val="18"/>
              </w:rPr>
            </w:pPr>
            <w:r w:rsidRPr="00606347">
              <w:rPr>
                <w:b/>
                <w:sz w:val="18"/>
                <w:szCs w:val="18"/>
              </w:rPr>
              <w:t>DS</w:t>
            </w:r>
            <w:r>
              <w:rPr>
                <w:b/>
                <w:sz w:val="18"/>
                <w:szCs w:val="18"/>
              </w:rPr>
              <w:t>RM</w:t>
            </w:r>
            <w:r w:rsidRPr="00606347">
              <w:rPr>
                <w:b/>
                <w:sz w:val="18"/>
                <w:szCs w:val="18"/>
              </w:rPr>
              <w:t>-RM - Create new understandings and capabilities by using the scientific method (hypothesis, test/artefact, evaluation) or similar engineering methods to discover new approaches to create new knowledge and achieve research or organizational goals.</w:t>
            </w:r>
          </w:p>
        </w:tc>
        <w:tc>
          <w:tcPr>
            <w:tcW w:w="850" w:type="dxa"/>
            <w:shd w:val="clear" w:color="auto" w:fill="auto"/>
            <w:noWrap/>
          </w:tcPr>
          <w:p w14:paraId="4536EE7E" w14:textId="77777777" w:rsidR="005C338F" w:rsidRPr="00606347" w:rsidRDefault="005C338F" w:rsidP="006549F7">
            <w:pPr>
              <w:rPr>
                <w:b/>
                <w:sz w:val="18"/>
                <w:szCs w:val="18"/>
              </w:rPr>
            </w:pPr>
            <w:r>
              <w:rPr>
                <w:b/>
                <w:sz w:val="18"/>
                <w:szCs w:val="18"/>
              </w:rPr>
              <w:t>10</w:t>
            </w:r>
          </w:p>
        </w:tc>
        <w:tc>
          <w:tcPr>
            <w:tcW w:w="851" w:type="dxa"/>
            <w:shd w:val="clear" w:color="auto" w:fill="auto"/>
          </w:tcPr>
          <w:p w14:paraId="676826BF" w14:textId="77777777" w:rsidR="005C338F" w:rsidRPr="00606347" w:rsidRDefault="005C338F" w:rsidP="006549F7">
            <w:pPr>
              <w:rPr>
                <w:b/>
                <w:sz w:val="18"/>
                <w:szCs w:val="18"/>
              </w:rPr>
            </w:pPr>
            <w:r>
              <w:rPr>
                <w:b/>
                <w:sz w:val="18"/>
                <w:szCs w:val="18"/>
              </w:rPr>
              <w:t>10</w:t>
            </w:r>
          </w:p>
        </w:tc>
        <w:tc>
          <w:tcPr>
            <w:tcW w:w="850" w:type="dxa"/>
            <w:shd w:val="clear" w:color="auto" w:fill="D9D9D9" w:themeFill="background1" w:themeFillShade="D9"/>
          </w:tcPr>
          <w:p w14:paraId="21A35876" w14:textId="77777777" w:rsidR="005C338F" w:rsidRPr="00606347" w:rsidRDefault="005C338F" w:rsidP="006549F7">
            <w:pPr>
              <w:rPr>
                <w:b/>
                <w:sz w:val="18"/>
                <w:szCs w:val="18"/>
              </w:rPr>
            </w:pPr>
          </w:p>
        </w:tc>
        <w:tc>
          <w:tcPr>
            <w:tcW w:w="851" w:type="dxa"/>
            <w:shd w:val="clear" w:color="auto" w:fill="D9D9D9" w:themeFill="background1" w:themeFillShade="D9"/>
          </w:tcPr>
          <w:p w14:paraId="12857000" w14:textId="77777777" w:rsidR="005C338F" w:rsidRPr="00606347" w:rsidRDefault="005C338F" w:rsidP="006549F7">
            <w:pPr>
              <w:rPr>
                <w:b/>
                <w:sz w:val="18"/>
                <w:szCs w:val="18"/>
              </w:rPr>
            </w:pPr>
          </w:p>
        </w:tc>
        <w:tc>
          <w:tcPr>
            <w:tcW w:w="709" w:type="dxa"/>
            <w:shd w:val="clear" w:color="auto" w:fill="D9D9D9" w:themeFill="background1" w:themeFillShade="D9"/>
          </w:tcPr>
          <w:p w14:paraId="24266E44" w14:textId="77777777" w:rsidR="005C338F" w:rsidRPr="00606347" w:rsidRDefault="005C338F" w:rsidP="006549F7">
            <w:pPr>
              <w:rPr>
                <w:b/>
                <w:sz w:val="18"/>
                <w:szCs w:val="18"/>
              </w:rPr>
            </w:pPr>
          </w:p>
        </w:tc>
        <w:tc>
          <w:tcPr>
            <w:tcW w:w="802" w:type="dxa"/>
            <w:shd w:val="clear" w:color="auto" w:fill="D9D9D9" w:themeFill="background1" w:themeFillShade="D9"/>
          </w:tcPr>
          <w:p w14:paraId="7160FE5E" w14:textId="77777777" w:rsidR="005C338F" w:rsidRPr="00606347" w:rsidRDefault="005C338F" w:rsidP="006549F7">
            <w:pPr>
              <w:rPr>
                <w:b/>
                <w:sz w:val="18"/>
                <w:szCs w:val="18"/>
              </w:rPr>
            </w:pPr>
          </w:p>
        </w:tc>
      </w:tr>
      <w:tr w:rsidR="005C338F" w:rsidRPr="00606347" w14:paraId="106A8861" w14:textId="77777777" w:rsidTr="006549F7">
        <w:trPr>
          <w:trHeight w:val="1284"/>
          <w:jc w:val="center"/>
        </w:trPr>
        <w:tc>
          <w:tcPr>
            <w:tcW w:w="748" w:type="dxa"/>
            <w:shd w:val="clear" w:color="auto" w:fill="auto"/>
            <w:hideMark/>
          </w:tcPr>
          <w:p w14:paraId="191F9A42" w14:textId="77777777" w:rsidR="005C338F" w:rsidRPr="00606347" w:rsidRDefault="005C338F" w:rsidP="006549F7">
            <w:pPr>
              <w:rPr>
                <w:color w:val="000000"/>
                <w:sz w:val="18"/>
                <w:szCs w:val="18"/>
              </w:rPr>
            </w:pPr>
            <w:r w:rsidRPr="00606347">
              <w:rPr>
                <w:color w:val="000000"/>
                <w:sz w:val="18"/>
                <w:szCs w:val="18"/>
              </w:rPr>
              <w:t>LO4.01</w:t>
            </w:r>
          </w:p>
        </w:tc>
        <w:tc>
          <w:tcPr>
            <w:tcW w:w="3599" w:type="dxa"/>
            <w:shd w:val="clear" w:color="auto" w:fill="auto"/>
            <w:hideMark/>
          </w:tcPr>
          <w:p w14:paraId="6C6DA04E" w14:textId="77777777" w:rsidR="005C338F" w:rsidRPr="00606347" w:rsidRDefault="005C338F" w:rsidP="006549F7">
            <w:pPr>
              <w:rPr>
                <w:color w:val="000000"/>
                <w:sz w:val="18"/>
                <w:szCs w:val="18"/>
              </w:rPr>
            </w:pPr>
            <w:r w:rsidRPr="00606347">
              <w:rPr>
                <w:color w:val="000000"/>
                <w:sz w:val="18"/>
                <w:szCs w:val="18"/>
              </w:rPr>
              <w:t>DSRM01 - Create new understandings and capabilities by using the scientific method (hypothesis, test, and evaluation) or similar engineering research and development methods.</w:t>
            </w:r>
          </w:p>
        </w:tc>
        <w:tc>
          <w:tcPr>
            <w:tcW w:w="850" w:type="dxa"/>
            <w:shd w:val="clear" w:color="auto" w:fill="auto"/>
            <w:noWrap/>
          </w:tcPr>
          <w:p w14:paraId="44ABB15E"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auto"/>
          </w:tcPr>
          <w:p w14:paraId="09C045AF" w14:textId="77777777" w:rsidR="005C338F" w:rsidRPr="00606347" w:rsidRDefault="005C338F" w:rsidP="006549F7">
            <w:pPr>
              <w:rPr>
                <w:color w:val="000000"/>
                <w:sz w:val="18"/>
                <w:szCs w:val="18"/>
              </w:rPr>
            </w:pPr>
            <w:r>
              <w:rPr>
                <w:color w:val="000000"/>
                <w:sz w:val="18"/>
                <w:szCs w:val="18"/>
              </w:rPr>
              <w:t>2</w:t>
            </w:r>
          </w:p>
        </w:tc>
        <w:tc>
          <w:tcPr>
            <w:tcW w:w="850" w:type="dxa"/>
            <w:shd w:val="clear" w:color="auto" w:fill="D9D9D9" w:themeFill="background1" w:themeFillShade="D9"/>
          </w:tcPr>
          <w:p w14:paraId="303DF895"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47633D6"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5AF6C10"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5D17B0D" w14:textId="77777777" w:rsidR="005C338F" w:rsidRPr="00606347" w:rsidRDefault="005C338F" w:rsidP="006549F7">
            <w:pPr>
              <w:rPr>
                <w:color w:val="000000"/>
                <w:sz w:val="18"/>
                <w:szCs w:val="18"/>
              </w:rPr>
            </w:pPr>
          </w:p>
        </w:tc>
      </w:tr>
      <w:tr w:rsidR="005C338F" w:rsidRPr="00606347" w14:paraId="63202600" w14:textId="77777777" w:rsidTr="006549F7">
        <w:trPr>
          <w:trHeight w:val="1440"/>
          <w:jc w:val="center"/>
        </w:trPr>
        <w:tc>
          <w:tcPr>
            <w:tcW w:w="748" w:type="dxa"/>
            <w:shd w:val="clear" w:color="auto" w:fill="auto"/>
            <w:hideMark/>
          </w:tcPr>
          <w:p w14:paraId="61FE9EDE" w14:textId="77777777" w:rsidR="005C338F" w:rsidRPr="00606347" w:rsidRDefault="005C338F" w:rsidP="006549F7">
            <w:pPr>
              <w:rPr>
                <w:color w:val="000000"/>
                <w:sz w:val="18"/>
                <w:szCs w:val="18"/>
              </w:rPr>
            </w:pPr>
            <w:r w:rsidRPr="00606347">
              <w:rPr>
                <w:color w:val="000000"/>
                <w:sz w:val="18"/>
                <w:szCs w:val="18"/>
              </w:rPr>
              <w:t>LO4.02</w:t>
            </w:r>
          </w:p>
        </w:tc>
        <w:tc>
          <w:tcPr>
            <w:tcW w:w="3599" w:type="dxa"/>
            <w:shd w:val="clear" w:color="auto" w:fill="auto"/>
            <w:hideMark/>
          </w:tcPr>
          <w:p w14:paraId="00219C3E" w14:textId="77777777" w:rsidR="005C338F" w:rsidRPr="00606347" w:rsidRDefault="005C338F" w:rsidP="006549F7">
            <w:pPr>
              <w:rPr>
                <w:color w:val="000000"/>
                <w:sz w:val="18"/>
                <w:szCs w:val="18"/>
              </w:rPr>
            </w:pPr>
            <w:r w:rsidRPr="00606347">
              <w:rPr>
                <w:color w:val="000000"/>
                <w:sz w:val="18"/>
                <w:szCs w:val="18"/>
              </w:rPr>
              <w:t>DSRM02 - Direct systematic study toward a fuller knowledge or understanding of the observable facts, and discovers new approaches to achieve research or organizational goals.</w:t>
            </w:r>
          </w:p>
        </w:tc>
        <w:tc>
          <w:tcPr>
            <w:tcW w:w="850" w:type="dxa"/>
            <w:shd w:val="clear" w:color="auto" w:fill="auto"/>
            <w:noWrap/>
          </w:tcPr>
          <w:p w14:paraId="2473B816"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auto"/>
          </w:tcPr>
          <w:p w14:paraId="0669FB5D" w14:textId="77777777" w:rsidR="005C338F" w:rsidRPr="00606347" w:rsidRDefault="005C338F" w:rsidP="006549F7">
            <w:pPr>
              <w:rPr>
                <w:color w:val="000000"/>
                <w:sz w:val="18"/>
                <w:szCs w:val="18"/>
              </w:rPr>
            </w:pPr>
            <w:r>
              <w:rPr>
                <w:color w:val="000000"/>
                <w:sz w:val="18"/>
                <w:szCs w:val="18"/>
              </w:rPr>
              <w:t>2</w:t>
            </w:r>
          </w:p>
        </w:tc>
        <w:tc>
          <w:tcPr>
            <w:tcW w:w="850" w:type="dxa"/>
            <w:shd w:val="clear" w:color="auto" w:fill="D9D9D9" w:themeFill="background1" w:themeFillShade="D9"/>
          </w:tcPr>
          <w:p w14:paraId="2ADCD8B5"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5725AE3"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F15AD14"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3D9DA06C" w14:textId="77777777" w:rsidR="005C338F" w:rsidRPr="00606347" w:rsidRDefault="005C338F" w:rsidP="006549F7">
            <w:pPr>
              <w:rPr>
                <w:color w:val="000000"/>
                <w:sz w:val="18"/>
                <w:szCs w:val="18"/>
              </w:rPr>
            </w:pPr>
          </w:p>
        </w:tc>
      </w:tr>
      <w:tr w:rsidR="005C338F" w:rsidRPr="00606347" w14:paraId="3C12EB9D" w14:textId="77777777" w:rsidTr="006549F7">
        <w:trPr>
          <w:trHeight w:val="1440"/>
          <w:jc w:val="center"/>
        </w:trPr>
        <w:tc>
          <w:tcPr>
            <w:tcW w:w="748" w:type="dxa"/>
            <w:shd w:val="clear" w:color="auto" w:fill="auto"/>
            <w:hideMark/>
          </w:tcPr>
          <w:p w14:paraId="635EB4E0" w14:textId="77777777" w:rsidR="005C338F" w:rsidRPr="00606347" w:rsidRDefault="005C338F" w:rsidP="006549F7">
            <w:pPr>
              <w:rPr>
                <w:color w:val="000000"/>
                <w:sz w:val="18"/>
                <w:szCs w:val="18"/>
              </w:rPr>
            </w:pPr>
            <w:r w:rsidRPr="00606347">
              <w:rPr>
                <w:color w:val="000000"/>
                <w:sz w:val="18"/>
                <w:szCs w:val="18"/>
              </w:rPr>
              <w:t>LO4.03</w:t>
            </w:r>
          </w:p>
        </w:tc>
        <w:tc>
          <w:tcPr>
            <w:tcW w:w="3599" w:type="dxa"/>
            <w:shd w:val="clear" w:color="auto" w:fill="auto"/>
            <w:hideMark/>
          </w:tcPr>
          <w:p w14:paraId="434DDE46" w14:textId="77777777" w:rsidR="005C338F" w:rsidRPr="00606347" w:rsidRDefault="005C338F" w:rsidP="006549F7">
            <w:pPr>
              <w:rPr>
                <w:color w:val="000000"/>
                <w:sz w:val="18"/>
                <w:szCs w:val="18"/>
              </w:rPr>
            </w:pPr>
            <w:r w:rsidRPr="00606347">
              <w:rPr>
                <w:color w:val="000000"/>
                <w:sz w:val="18"/>
                <w:szCs w:val="18"/>
              </w:rPr>
              <w:t>DSRM03 - Undertakes creative work, making systematic use of investigation or experimentation, to discover or revise knowledge of reality, and uses this knowledge to devise new applications</w:t>
            </w:r>
          </w:p>
        </w:tc>
        <w:tc>
          <w:tcPr>
            <w:tcW w:w="850" w:type="dxa"/>
            <w:shd w:val="clear" w:color="auto" w:fill="auto"/>
            <w:noWrap/>
          </w:tcPr>
          <w:p w14:paraId="1D5508A9"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auto"/>
          </w:tcPr>
          <w:p w14:paraId="6239FE14" w14:textId="77777777" w:rsidR="005C338F" w:rsidRPr="00606347" w:rsidRDefault="005C338F" w:rsidP="006549F7">
            <w:pPr>
              <w:rPr>
                <w:color w:val="000000"/>
                <w:sz w:val="18"/>
                <w:szCs w:val="18"/>
              </w:rPr>
            </w:pPr>
            <w:r>
              <w:rPr>
                <w:color w:val="000000"/>
                <w:sz w:val="18"/>
                <w:szCs w:val="18"/>
              </w:rPr>
              <w:t>2</w:t>
            </w:r>
          </w:p>
        </w:tc>
        <w:tc>
          <w:tcPr>
            <w:tcW w:w="850" w:type="dxa"/>
            <w:shd w:val="clear" w:color="auto" w:fill="D9D9D9" w:themeFill="background1" w:themeFillShade="D9"/>
          </w:tcPr>
          <w:p w14:paraId="65D5386E"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3FE2B4C5"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73DB71D"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5A6D3AA" w14:textId="77777777" w:rsidR="005C338F" w:rsidRPr="00606347" w:rsidRDefault="005C338F" w:rsidP="006549F7">
            <w:pPr>
              <w:rPr>
                <w:color w:val="000000"/>
                <w:sz w:val="18"/>
                <w:szCs w:val="18"/>
              </w:rPr>
            </w:pPr>
          </w:p>
        </w:tc>
      </w:tr>
      <w:tr w:rsidR="005C338F" w:rsidRPr="00606347" w14:paraId="1369A1AC" w14:textId="77777777" w:rsidTr="006549F7">
        <w:trPr>
          <w:trHeight w:val="576"/>
          <w:jc w:val="center"/>
        </w:trPr>
        <w:tc>
          <w:tcPr>
            <w:tcW w:w="748" w:type="dxa"/>
            <w:shd w:val="clear" w:color="auto" w:fill="auto"/>
            <w:hideMark/>
          </w:tcPr>
          <w:p w14:paraId="3CE5AB1F" w14:textId="77777777" w:rsidR="005C338F" w:rsidRPr="00606347" w:rsidRDefault="005C338F" w:rsidP="006549F7">
            <w:pPr>
              <w:rPr>
                <w:color w:val="000000"/>
                <w:sz w:val="18"/>
                <w:szCs w:val="18"/>
              </w:rPr>
            </w:pPr>
            <w:r w:rsidRPr="00606347">
              <w:rPr>
                <w:color w:val="000000"/>
                <w:sz w:val="18"/>
                <w:szCs w:val="18"/>
              </w:rPr>
              <w:t>LO4.04</w:t>
            </w:r>
          </w:p>
        </w:tc>
        <w:tc>
          <w:tcPr>
            <w:tcW w:w="3599" w:type="dxa"/>
            <w:shd w:val="clear" w:color="auto" w:fill="auto"/>
            <w:hideMark/>
          </w:tcPr>
          <w:p w14:paraId="51E289DF" w14:textId="77777777" w:rsidR="005C338F" w:rsidRPr="00606347" w:rsidRDefault="005C338F" w:rsidP="006549F7">
            <w:pPr>
              <w:rPr>
                <w:color w:val="000000"/>
                <w:sz w:val="18"/>
                <w:szCs w:val="18"/>
              </w:rPr>
            </w:pPr>
            <w:r w:rsidRPr="00606347">
              <w:rPr>
                <w:color w:val="000000"/>
                <w:sz w:val="18"/>
                <w:szCs w:val="18"/>
              </w:rPr>
              <w:t>DSRM04 - Ability to translate strategies into action plans and follow through to completion.</w:t>
            </w:r>
          </w:p>
        </w:tc>
        <w:tc>
          <w:tcPr>
            <w:tcW w:w="850" w:type="dxa"/>
            <w:shd w:val="clear" w:color="auto" w:fill="auto"/>
            <w:noWrap/>
          </w:tcPr>
          <w:p w14:paraId="7AD00008"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auto"/>
          </w:tcPr>
          <w:p w14:paraId="189E32D0" w14:textId="77777777" w:rsidR="005C338F" w:rsidRPr="00606347" w:rsidRDefault="005C338F" w:rsidP="006549F7">
            <w:pPr>
              <w:rPr>
                <w:color w:val="000000"/>
                <w:sz w:val="18"/>
                <w:szCs w:val="18"/>
              </w:rPr>
            </w:pPr>
            <w:r>
              <w:rPr>
                <w:color w:val="000000"/>
                <w:sz w:val="18"/>
                <w:szCs w:val="18"/>
              </w:rPr>
              <w:t>2</w:t>
            </w:r>
          </w:p>
        </w:tc>
        <w:tc>
          <w:tcPr>
            <w:tcW w:w="850" w:type="dxa"/>
            <w:shd w:val="clear" w:color="auto" w:fill="D9D9D9" w:themeFill="background1" w:themeFillShade="D9"/>
          </w:tcPr>
          <w:p w14:paraId="08100B7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A93922A"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A5B443A"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5A553F48" w14:textId="77777777" w:rsidR="005C338F" w:rsidRPr="00606347" w:rsidRDefault="005C338F" w:rsidP="006549F7">
            <w:pPr>
              <w:rPr>
                <w:color w:val="000000"/>
                <w:sz w:val="18"/>
                <w:szCs w:val="18"/>
              </w:rPr>
            </w:pPr>
          </w:p>
        </w:tc>
      </w:tr>
      <w:tr w:rsidR="005C338F" w:rsidRPr="00606347" w14:paraId="0B972802" w14:textId="77777777" w:rsidTr="006549F7">
        <w:trPr>
          <w:trHeight w:val="576"/>
          <w:jc w:val="center"/>
        </w:trPr>
        <w:tc>
          <w:tcPr>
            <w:tcW w:w="748" w:type="dxa"/>
            <w:shd w:val="clear" w:color="auto" w:fill="auto"/>
            <w:hideMark/>
          </w:tcPr>
          <w:p w14:paraId="566C0844" w14:textId="77777777" w:rsidR="005C338F" w:rsidRPr="00606347" w:rsidRDefault="005C338F" w:rsidP="006549F7">
            <w:pPr>
              <w:rPr>
                <w:color w:val="000000"/>
                <w:sz w:val="18"/>
                <w:szCs w:val="18"/>
              </w:rPr>
            </w:pPr>
            <w:r w:rsidRPr="00606347">
              <w:rPr>
                <w:color w:val="000000"/>
                <w:sz w:val="18"/>
                <w:szCs w:val="18"/>
              </w:rPr>
              <w:t>LO4.05</w:t>
            </w:r>
          </w:p>
        </w:tc>
        <w:tc>
          <w:tcPr>
            <w:tcW w:w="3599" w:type="dxa"/>
            <w:shd w:val="clear" w:color="auto" w:fill="auto"/>
            <w:hideMark/>
          </w:tcPr>
          <w:p w14:paraId="09860F2B" w14:textId="77777777" w:rsidR="005C338F" w:rsidRPr="00606347" w:rsidRDefault="005C338F" w:rsidP="006549F7">
            <w:pPr>
              <w:rPr>
                <w:color w:val="000000"/>
                <w:sz w:val="18"/>
                <w:szCs w:val="18"/>
              </w:rPr>
            </w:pPr>
            <w:r w:rsidRPr="00606347">
              <w:rPr>
                <w:color w:val="000000"/>
                <w:sz w:val="18"/>
                <w:szCs w:val="18"/>
              </w:rPr>
              <w:t>DSRM05 - Contribute to and influence the development of organizational objectives.</w:t>
            </w:r>
          </w:p>
        </w:tc>
        <w:tc>
          <w:tcPr>
            <w:tcW w:w="850" w:type="dxa"/>
            <w:shd w:val="clear" w:color="auto" w:fill="auto"/>
            <w:noWrap/>
          </w:tcPr>
          <w:p w14:paraId="77009EC3"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auto"/>
          </w:tcPr>
          <w:p w14:paraId="6DD79D3E" w14:textId="77777777" w:rsidR="005C338F" w:rsidRPr="00606347" w:rsidRDefault="005C338F" w:rsidP="006549F7">
            <w:pPr>
              <w:rPr>
                <w:color w:val="000000"/>
                <w:sz w:val="18"/>
                <w:szCs w:val="18"/>
              </w:rPr>
            </w:pPr>
            <w:r>
              <w:rPr>
                <w:color w:val="000000"/>
                <w:sz w:val="18"/>
                <w:szCs w:val="18"/>
              </w:rPr>
              <w:t>2</w:t>
            </w:r>
          </w:p>
        </w:tc>
        <w:tc>
          <w:tcPr>
            <w:tcW w:w="850" w:type="dxa"/>
            <w:shd w:val="clear" w:color="auto" w:fill="D9D9D9" w:themeFill="background1" w:themeFillShade="D9"/>
          </w:tcPr>
          <w:p w14:paraId="03B83DDA"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4E297E1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8D6B3B6"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FB91CEA" w14:textId="77777777" w:rsidR="005C338F" w:rsidRPr="00606347" w:rsidRDefault="005C338F" w:rsidP="006549F7">
            <w:pPr>
              <w:rPr>
                <w:color w:val="000000"/>
                <w:sz w:val="18"/>
                <w:szCs w:val="18"/>
              </w:rPr>
            </w:pPr>
          </w:p>
        </w:tc>
      </w:tr>
      <w:tr w:rsidR="005C338F" w:rsidRPr="00606347" w14:paraId="00BBD778" w14:textId="77777777" w:rsidTr="006549F7">
        <w:trPr>
          <w:trHeight w:val="576"/>
          <w:jc w:val="center"/>
        </w:trPr>
        <w:tc>
          <w:tcPr>
            <w:tcW w:w="748" w:type="dxa"/>
            <w:shd w:val="clear" w:color="auto" w:fill="auto"/>
            <w:hideMark/>
          </w:tcPr>
          <w:p w14:paraId="40E696E3" w14:textId="77777777" w:rsidR="005C338F" w:rsidRPr="00606347" w:rsidRDefault="005C338F" w:rsidP="006549F7">
            <w:pPr>
              <w:rPr>
                <w:color w:val="000000"/>
                <w:sz w:val="18"/>
                <w:szCs w:val="18"/>
              </w:rPr>
            </w:pPr>
            <w:r w:rsidRPr="00606347">
              <w:rPr>
                <w:color w:val="000000"/>
                <w:sz w:val="18"/>
                <w:szCs w:val="18"/>
              </w:rPr>
              <w:t>LO4.06</w:t>
            </w:r>
          </w:p>
        </w:tc>
        <w:tc>
          <w:tcPr>
            <w:tcW w:w="3599" w:type="dxa"/>
            <w:shd w:val="clear" w:color="auto" w:fill="auto"/>
            <w:hideMark/>
          </w:tcPr>
          <w:p w14:paraId="69376B36" w14:textId="77777777" w:rsidR="005C338F" w:rsidRPr="00606347" w:rsidRDefault="005C338F" w:rsidP="006549F7">
            <w:pPr>
              <w:rPr>
                <w:color w:val="000000"/>
                <w:sz w:val="18"/>
                <w:szCs w:val="18"/>
              </w:rPr>
            </w:pPr>
            <w:r w:rsidRPr="00606347">
              <w:rPr>
                <w:color w:val="000000"/>
                <w:sz w:val="18"/>
                <w:szCs w:val="18"/>
              </w:rPr>
              <w:t>DSRM06 - Apply ingenuity to complex problems, develop innovative ideas</w:t>
            </w:r>
          </w:p>
        </w:tc>
        <w:tc>
          <w:tcPr>
            <w:tcW w:w="850" w:type="dxa"/>
            <w:shd w:val="clear" w:color="auto" w:fill="auto"/>
            <w:noWrap/>
            <w:hideMark/>
          </w:tcPr>
          <w:p w14:paraId="0E18F446" w14:textId="77777777" w:rsidR="005C338F" w:rsidRPr="00606347" w:rsidRDefault="005C338F" w:rsidP="006549F7">
            <w:pPr>
              <w:rPr>
                <w:color w:val="000000"/>
                <w:sz w:val="18"/>
                <w:szCs w:val="18"/>
              </w:rPr>
            </w:pPr>
          </w:p>
        </w:tc>
        <w:tc>
          <w:tcPr>
            <w:tcW w:w="851" w:type="dxa"/>
            <w:shd w:val="clear" w:color="auto" w:fill="auto"/>
          </w:tcPr>
          <w:p w14:paraId="6E5FEC5B"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70FB5179"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47176E1"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FEA938B"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252B1470" w14:textId="77777777" w:rsidR="005C338F" w:rsidRPr="00606347" w:rsidRDefault="005C338F" w:rsidP="006549F7">
            <w:pPr>
              <w:rPr>
                <w:color w:val="000000"/>
                <w:sz w:val="18"/>
                <w:szCs w:val="18"/>
              </w:rPr>
            </w:pPr>
          </w:p>
        </w:tc>
      </w:tr>
      <w:tr w:rsidR="005C338F" w:rsidRPr="00606347" w14:paraId="2EFE13D9" w14:textId="77777777" w:rsidTr="006549F7">
        <w:trPr>
          <w:trHeight w:val="396"/>
          <w:jc w:val="center"/>
        </w:trPr>
        <w:tc>
          <w:tcPr>
            <w:tcW w:w="9260" w:type="dxa"/>
            <w:gridSpan w:val="8"/>
            <w:shd w:val="clear" w:color="auto" w:fill="auto"/>
            <w:hideMark/>
          </w:tcPr>
          <w:p w14:paraId="4145D4B6" w14:textId="77777777" w:rsidR="005C338F" w:rsidRPr="00606347" w:rsidRDefault="005C338F" w:rsidP="006549F7">
            <w:pPr>
              <w:rPr>
                <w:b/>
                <w:bCs/>
                <w:sz w:val="18"/>
                <w:szCs w:val="18"/>
              </w:rPr>
            </w:pPr>
            <w:r w:rsidRPr="00606347">
              <w:rPr>
                <w:b/>
                <w:bCs/>
                <w:sz w:val="18"/>
                <w:szCs w:val="18"/>
              </w:rPr>
              <w:t>Business Process Management</w:t>
            </w:r>
          </w:p>
        </w:tc>
      </w:tr>
      <w:tr w:rsidR="005C338F" w:rsidRPr="00B73121" w14:paraId="07C2F82A" w14:textId="77777777" w:rsidTr="006549F7">
        <w:trPr>
          <w:trHeight w:val="2016"/>
          <w:jc w:val="center"/>
        </w:trPr>
        <w:tc>
          <w:tcPr>
            <w:tcW w:w="748" w:type="dxa"/>
            <w:shd w:val="clear" w:color="auto" w:fill="auto"/>
            <w:hideMark/>
          </w:tcPr>
          <w:p w14:paraId="644C46F1" w14:textId="77777777" w:rsidR="005C338F" w:rsidRPr="00B73121" w:rsidRDefault="005C338F" w:rsidP="006549F7">
            <w:pPr>
              <w:rPr>
                <w:b/>
                <w:sz w:val="18"/>
                <w:szCs w:val="18"/>
              </w:rPr>
            </w:pPr>
            <w:r w:rsidRPr="00B73121">
              <w:rPr>
                <w:b/>
                <w:sz w:val="18"/>
                <w:szCs w:val="18"/>
              </w:rPr>
              <w:t>LO5-BPM</w:t>
            </w:r>
          </w:p>
        </w:tc>
        <w:tc>
          <w:tcPr>
            <w:tcW w:w="3599" w:type="dxa"/>
            <w:shd w:val="clear" w:color="auto" w:fill="auto"/>
            <w:hideMark/>
          </w:tcPr>
          <w:p w14:paraId="5D4A86F5" w14:textId="77777777" w:rsidR="005C338F" w:rsidRPr="00B73121" w:rsidRDefault="005C338F" w:rsidP="006549F7">
            <w:pPr>
              <w:rPr>
                <w:b/>
                <w:sz w:val="18"/>
                <w:szCs w:val="18"/>
              </w:rPr>
            </w:pPr>
            <w:r w:rsidRPr="00B73121">
              <w:rPr>
                <w:b/>
                <w:sz w:val="18"/>
                <w:szCs w:val="18"/>
              </w:rPr>
              <w:t>DS</w:t>
            </w:r>
            <w:r>
              <w:rPr>
                <w:b/>
                <w:sz w:val="18"/>
                <w:szCs w:val="18"/>
              </w:rPr>
              <w:t>BPM</w:t>
            </w:r>
            <w:r w:rsidRPr="00B73121">
              <w:rPr>
                <w:b/>
                <w:sz w:val="18"/>
                <w:szCs w:val="18"/>
              </w:rPr>
              <w:t>-BPM - Use domain knowledge (scientific or business) to develop relevant data analytics applications, and adopt general Data Science methods to domain specific data types and presentations, data and process models, organisational roles and relations.</w:t>
            </w:r>
          </w:p>
        </w:tc>
        <w:tc>
          <w:tcPr>
            <w:tcW w:w="850" w:type="dxa"/>
            <w:shd w:val="clear" w:color="auto" w:fill="auto"/>
            <w:noWrap/>
            <w:hideMark/>
          </w:tcPr>
          <w:p w14:paraId="0F284511" w14:textId="77777777" w:rsidR="005C338F" w:rsidRPr="00B73121" w:rsidRDefault="005C338F" w:rsidP="006549F7">
            <w:pPr>
              <w:rPr>
                <w:b/>
                <w:sz w:val="18"/>
                <w:szCs w:val="18"/>
              </w:rPr>
            </w:pPr>
            <w:r w:rsidRPr="00B73121">
              <w:rPr>
                <w:b/>
                <w:sz w:val="18"/>
                <w:szCs w:val="18"/>
              </w:rPr>
              <w:t>10</w:t>
            </w:r>
          </w:p>
        </w:tc>
        <w:tc>
          <w:tcPr>
            <w:tcW w:w="851" w:type="dxa"/>
            <w:shd w:val="clear" w:color="auto" w:fill="auto"/>
          </w:tcPr>
          <w:p w14:paraId="16EE4B69" w14:textId="77777777" w:rsidR="005C338F" w:rsidRPr="00B73121" w:rsidRDefault="005C338F" w:rsidP="006549F7">
            <w:pPr>
              <w:rPr>
                <w:b/>
                <w:sz w:val="18"/>
                <w:szCs w:val="18"/>
              </w:rPr>
            </w:pPr>
            <w:r w:rsidRPr="00B73121">
              <w:rPr>
                <w:b/>
                <w:sz w:val="18"/>
                <w:szCs w:val="18"/>
              </w:rPr>
              <w:t>10</w:t>
            </w:r>
          </w:p>
        </w:tc>
        <w:tc>
          <w:tcPr>
            <w:tcW w:w="850" w:type="dxa"/>
            <w:shd w:val="clear" w:color="auto" w:fill="auto"/>
          </w:tcPr>
          <w:p w14:paraId="4ECFB164" w14:textId="77777777" w:rsidR="005C338F" w:rsidRPr="00B73121" w:rsidRDefault="005C338F" w:rsidP="006549F7">
            <w:pPr>
              <w:rPr>
                <w:b/>
                <w:sz w:val="18"/>
                <w:szCs w:val="18"/>
              </w:rPr>
            </w:pPr>
          </w:p>
        </w:tc>
        <w:tc>
          <w:tcPr>
            <w:tcW w:w="851" w:type="dxa"/>
            <w:shd w:val="clear" w:color="auto" w:fill="auto"/>
          </w:tcPr>
          <w:p w14:paraId="10D536A7" w14:textId="77777777" w:rsidR="005C338F" w:rsidRPr="00B73121" w:rsidRDefault="005C338F" w:rsidP="006549F7">
            <w:pPr>
              <w:rPr>
                <w:b/>
                <w:sz w:val="18"/>
                <w:szCs w:val="18"/>
              </w:rPr>
            </w:pPr>
          </w:p>
        </w:tc>
        <w:tc>
          <w:tcPr>
            <w:tcW w:w="709" w:type="dxa"/>
            <w:shd w:val="clear" w:color="auto" w:fill="auto"/>
          </w:tcPr>
          <w:p w14:paraId="5E9E58AB" w14:textId="77777777" w:rsidR="005C338F" w:rsidRPr="00B73121" w:rsidRDefault="005C338F" w:rsidP="006549F7">
            <w:pPr>
              <w:rPr>
                <w:b/>
                <w:sz w:val="18"/>
                <w:szCs w:val="18"/>
              </w:rPr>
            </w:pPr>
          </w:p>
        </w:tc>
        <w:tc>
          <w:tcPr>
            <w:tcW w:w="802" w:type="dxa"/>
            <w:shd w:val="clear" w:color="auto" w:fill="auto"/>
          </w:tcPr>
          <w:p w14:paraId="7BBC7434" w14:textId="77777777" w:rsidR="005C338F" w:rsidRPr="00B73121" w:rsidRDefault="005C338F" w:rsidP="006549F7">
            <w:pPr>
              <w:rPr>
                <w:b/>
                <w:sz w:val="18"/>
                <w:szCs w:val="18"/>
              </w:rPr>
            </w:pPr>
          </w:p>
        </w:tc>
      </w:tr>
      <w:tr w:rsidR="005C338F" w:rsidRPr="00606347" w14:paraId="192EF8ED" w14:textId="77777777" w:rsidTr="006549F7">
        <w:trPr>
          <w:trHeight w:val="864"/>
          <w:jc w:val="center"/>
        </w:trPr>
        <w:tc>
          <w:tcPr>
            <w:tcW w:w="748" w:type="dxa"/>
            <w:shd w:val="clear" w:color="auto" w:fill="auto"/>
            <w:hideMark/>
          </w:tcPr>
          <w:p w14:paraId="5DB70DBE" w14:textId="77777777" w:rsidR="005C338F" w:rsidRPr="00606347" w:rsidRDefault="005C338F" w:rsidP="006549F7">
            <w:pPr>
              <w:rPr>
                <w:color w:val="000000"/>
                <w:sz w:val="18"/>
                <w:szCs w:val="18"/>
              </w:rPr>
            </w:pPr>
            <w:r w:rsidRPr="00606347">
              <w:rPr>
                <w:color w:val="000000"/>
                <w:sz w:val="18"/>
                <w:szCs w:val="18"/>
              </w:rPr>
              <w:t>LO5.01</w:t>
            </w:r>
          </w:p>
        </w:tc>
        <w:tc>
          <w:tcPr>
            <w:tcW w:w="3599" w:type="dxa"/>
            <w:shd w:val="clear" w:color="auto" w:fill="auto"/>
            <w:hideMark/>
          </w:tcPr>
          <w:p w14:paraId="52970B7D" w14:textId="77777777" w:rsidR="005C338F" w:rsidRPr="00606347" w:rsidRDefault="005C338F" w:rsidP="006549F7">
            <w:pPr>
              <w:rPr>
                <w:color w:val="000000"/>
                <w:sz w:val="18"/>
                <w:szCs w:val="18"/>
              </w:rPr>
            </w:pPr>
            <w:r w:rsidRPr="00606347">
              <w:rPr>
                <w:color w:val="000000"/>
                <w:sz w:val="18"/>
                <w:szCs w:val="18"/>
              </w:rPr>
              <w:t>DSBPM01 - Understand business and provide insight, translate unstructured business problems into an abstract mathematical framework.</w:t>
            </w:r>
          </w:p>
        </w:tc>
        <w:tc>
          <w:tcPr>
            <w:tcW w:w="850" w:type="dxa"/>
            <w:shd w:val="clear" w:color="auto" w:fill="auto"/>
            <w:noWrap/>
          </w:tcPr>
          <w:p w14:paraId="07A08F9B"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auto"/>
          </w:tcPr>
          <w:p w14:paraId="35B1F4F1" w14:textId="77777777" w:rsidR="005C338F" w:rsidRPr="00606347" w:rsidRDefault="005C338F" w:rsidP="006549F7">
            <w:pPr>
              <w:rPr>
                <w:color w:val="000000"/>
                <w:sz w:val="18"/>
                <w:szCs w:val="18"/>
              </w:rPr>
            </w:pPr>
            <w:r>
              <w:rPr>
                <w:color w:val="000000"/>
                <w:sz w:val="18"/>
                <w:szCs w:val="18"/>
              </w:rPr>
              <w:t>2</w:t>
            </w:r>
          </w:p>
        </w:tc>
        <w:tc>
          <w:tcPr>
            <w:tcW w:w="850" w:type="dxa"/>
            <w:shd w:val="clear" w:color="auto" w:fill="D9D9D9" w:themeFill="background1" w:themeFillShade="D9"/>
          </w:tcPr>
          <w:p w14:paraId="070E8DE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466B447"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031EEE13"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54A0000E" w14:textId="77777777" w:rsidR="005C338F" w:rsidRPr="00606347" w:rsidRDefault="005C338F" w:rsidP="006549F7">
            <w:pPr>
              <w:rPr>
                <w:color w:val="000000"/>
                <w:sz w:val="18"/>
                <w:szCs w:val="18"/>
              </w:rPr>
            </w:pPr>
          </w:p>
        </w:tc>
      </w:tr>
      <w:tr w:rsidR="005C338F" w:rsidRPr="00606347" w14:paraId="2D4E245E" w14:textId="77777777" w:rsidTr="006549F7">
        <w:trPr>
          <w:trHeight w:val="576"/>
          <w:jc w:val="center"/>
        </w:trPr>
        <w:tc>
          <w:tcPr>
            <w:tcW w:w="748" w:type="dxa"/>
            <w:shd w:val="clear" w:color="auto" w:fill="auto"/>
            <w:hideMark/>
          </w:tcPr>
          <w:p w14:paraId="3A104C6D" w14:textId="77777777" w:rsidR="005C338F" w:rsidRPr="00606347" w:rsidRDefault="005C338F" w:rsidP="006549F7">
            <w:pPr>
              <w:rPr>
                <w:color w:val="000000"/>
                <w:sz w:val="18"/>
                <w:szCs w:val="18"/>
              </w:rPr>
            </w:pPr>
            <w:r w:rsidRPr="00606347">
              <w:rPr>
                <w:color w:val="000000"/>
                <w:sz w:val="18"/>
                <w:szCs w:val="18"/>
              </w:rPr>
              <w:t>LO5.02</w:t>
            </w:r>
          </w:p>
        </w:tc>
        <w:tc>
          <w:tcPr>
            <w:tcW w:w="3599" w:type="dxa"/>
            <w:shd w:val="clear" w:color="auto" w:fill="auto"/>
            <w:hideMark/>
          </w:tcPr>
          <w:p w14:paraId="1E50D182" w14:textId="77777777" w:rsidR="005C338F" w:rsidRPr="00606347" w:rsidRDefault="005C338F" w:rsidP="006549F7">
            <w:pPr>
              <w:rPr>
                <w:color w:val="000000"/>
                <w:sz w:val="18"/>
                <w:szCs w:val="18"/>
              </w:rPr>
            </w:pPr>
            <w:r w:rsidRPr="00606347">
              <w:rPr>
                <w:color w:val="000000"/>
                <w:sz w:val="18"/>
                <w:szCs w:val="18"/>
              </w:rPr>
              <w:t>DSBPM02 - Use data to improve existing services or develop new services.</w:t>
            </w:r>
          </w:p>
        </w:tc>
        <w:tc>
          <w:tcPr>
            <w:tcW w:w="850" w:type="dxa"/>
            <w:shd w:val="clear" w:color="auto" w:fill="auto"/>
            <w:noWrap/>
          </w:tcPr>
          <w:p w14:paraId="1D822EE3"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auto"/>
          </w:tcPr>
          <w:p w14:paraId="264D78F5" w14:textId="77777777" w:rsidR="005C338F" w:rsidRPr="00606347" w:rsidRDefault="005C338F" w:rsidP="006549F7">
            <w:pPr>
              <w:rPr>
                <w:color w:val="000000"/>
                <w:sz w:val="18"/>
                <w:szCs w:val="18"/>
              </w:rPr>
            </w:pPr>
            <w:r>
              <w:rPr>
                <w:color w:val="000000"/>
                <w:sz w:val="18"/>
                <w:szCs w:val="18"/>
              </w:rPr>
              <w:t>2</w:t>
            </w:r>
          </w:p>
        </w:tc>
        <w:tc>
          <w:tcPr>
            <w:tcW w:w="850" w:type="dxa"/>
            <w:shd w:val="clear" w:color="auto" w:fill="D9D9D9" w:themeFill="background1" w:themeFillShade="D9"/>
          </w:tcPr>
          <w:p w14:paraId="05261537"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1089A07"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6209B71D"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29C2B2B2" w14:textId="77777777" w:rsidR="005C338F" w:rsidRPr="00606347" w:rsidRDefault="005C338F" w:rsidP="006549F7">
            <w:pPr>
              <w:rPr>
                <w:color w:val="000000"/>
                <w:sz w:val="18"/>
                <w:szCs w:val="18"/>
              </w:rPr>
            </w:pPr>
          </w:p>
        </w:tc>
      </w:tr>
      <w:tr w:rsidR="005C338F" w:rsidRPr="00606347" w14:paraId="384C36A6" w14:textId="77777777" w:rsidTr="006549F7">
        <w:trPr>
          <w:trHeight w:val="828"/>
          <w:jc w:val="center"/>
        </w:trPr>
        <w:tc>
          <w:tcPr>
            <w:tcW w:w="748" w:type="dxa"/>
            <w:shd w:val="clear" w:color="auto" w:fill="auto"/>
            <w:hideMark/>
          </w:tcPr>
          <w:p w14:paraId="29D5EB7D" w14:textId="77777777" w:rsidR="005C338F" w:rsidRPr="00606347" w:rsidRDefault="005C338F" w:rsidP="006549F7">
            <w:pPr>
              <w:rPr>
                <w:color w:val="000000"/>
                <w:sz w:val="18"/>
                <w:szCs w:val="18"/>
              </w:rPr>
            </w:pPr>
            <w:r w:rsidRPr="00606347">
              <w:rPr>
                <w:color w:val="000000"/>
                <w:sz w:val="18"/>
                <w:szCs w:val="18"/>
              </w:rPr>
              <w:t>LO5.03</w:t>
            </w:r>
          </w:p>
        </w:tc>
        <w:tc>
          <w:tcPr>
            <w:tcW w:w="3599" w:type="dxa"/>
            <w:shd w:val="clear" w:color="auto" w:fill="auto"/>
            <w:hideMark/>
          </w:tcPr>
          <w:p w14:paraId="0EB7DCE0" w14:textId="77777777" w:rsidR="005C338F" w:rsidRPr="00606347" w:rsidRDefault="005C338F" w:rsidP="006549F7">
            <w:pPr>
              <w:rPr>
                <w:color w:val="000000"/>
                <w:sz w:val="18"/>
                <w:szCs w:val="18"/>
              </w:rPr>
            </w:pPr>
            <w:r w:rsidRPr="00606347">
              <w:rPr>
                <w:color w:val="000000"/>
                <w:sz w:val="18"/>
                <w:szCs w:val="18"/>
              </w:rPr>
              <w:t>DSBPM03 - Participate strategically and tactically in financial decisions that impact management and organizations.</w:t>
            </w:r>
          </w:p>
        </w:tc>
        <w:tc>
          <w:tcPr>
            <w:tcW w:w="850" w:type="dxa"/>
            <w:shd w:val="clear" w:color="auto" w:fill="auto"/>
            <w:noWrap/>
          </w:tcPr>
          <w:p w14:paraId="3EA13546" w14:textId="77777777" w:rsidR="005C338F" w:rsidRPr="00606347" w:rsidRDefault="005C338F" w:rsidP="006549F7">
            <w:pPr>
              <w:rPr>
                <w:color w:val="000000"/>
                <w:sz w:val="18"/>
                <w:szCs w:val="18"/>
              </w:rPr>
            </w:pPr>
          </w:p>
        </w:tc>
        <w:tc>
          <w:tcPr>
            <w:tcW w:w="851" w:type="dxa"/>
            <w:shd w:val="clear" w:color="auto" w:fill="auto"/>
          </w:tcPr>
          <w:p w14:paraId="4985853D"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2554197"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3BC1FBD2"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1BE68973"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7633B24D" w14:textId="77777777" w:rsidR="005C338F" w:rsidRPr="00606347" w:rsidRDefault="005C338F" w:rsidP="006549F7">
            <w:pPr>
              <w:rPr>
                <w:color w:val="000000"/>
                <w:sz w:val="18"/>
                <w:szCs w:val="18"/>
              </w:rPr>
            </w:pPr>
          </w:p>
        </w:tc>
      </w:tr>
      <w:tr w:rsidR="005C338F" w:rsidRPr="00606347" w14:paraId="62D710A9" w14:textId="77777777" w:rsidTr="006549F7">
        <w:trPr>
          <w:trHeight w:val="864"/>
          <w:jc w:val="center"/>
        </w:trPr>
        <w:tc>
          <w:tcPr>
            <w:tcW w:w="748" w:type="dxa"/>
            <w:shd w:val="clear" w:color="auto" w:fill="auto"/>
            <w:hideMark/>
          </w:tcPr>
          <w:p w14:paraId="5ED94FC0" w14:textId="77777777" w:rsidR="005C338F" w:rsidRPr="00606347" w:rsidRDefault="005C338F" w:rsidP="006549F7">
            <w:pPr>
              <w:rPr>
                <w:color w:val="000000"/>
                <w:sz w:val="18"/>
                <w:szCs w:val="18"/>
              </w:rPr>
            </w:pPr>
            <w:r w:rsidRPr="00606347">
              <w:rPr>
                <w:color w:val="000000"/>
                <w:sz w:val="18"/>
                <w:szCs w:val="18"/>
              </w:rPr>
              <w:t>LO5.04</w:t>
            </w:r>
          </w:p>
        </w:tc>
        <w:tc>
          <w:tcPr>
            <w:tcW w:w="3599" w:type="dxa"/>
            <w:shd w:val="clear" w:color="auto" w:fill="auto"/>
            <w:hideMark/>
          </w:tcPr>
          <w:p w14:paraId="51D56399" w14:textId="100EB0A8" w:rsidR="005C338F" w:rsidRPr="00606347" w:rsidRDefault="005C338F" w:rsidP="006549F7">
            <w:pPr>
              <w:rPr>
                <w:color w:val="000000"/>
                <w:sz w:val="18"/>
                <w:szCs w:val="18"/>
              </w:rPr>
            </w:pPr>
            <w:r w:rsidRPr="00606347">
              <w:rPr>
                <w:color w:val="000000"/>
                <w:sz w:val="18"/>
                <w:szCs w:val="18"/>
              </w:rPr>
              <w:t xml:space="preserve">DSBPM04 - Provides scientific, technical, and </w:t>
            </w:r>
            <w:r w:rsidR="0022009A" w:rsidRPr="00606347">
              <w:rPr>
                <w:color w:val="000000"/>
                <w:sz w:val="18"/>
                <w:szCs w:val="18"/>
              </w:rPr>
              <w:t>analytic support</w:t>
            </w:r>
            <w:r w:rsidRPr="00606347">
              <w:rPr>
                <w:color w:val="000000"/>
                <w:sz w:val="18"/>
                <w:szCs w:val="18"/>
              </w:rPr>
              <w:t xml:space="preserve"> services to other organizational roles.</w:t>
            </w:r>
          </w:p>
        </w:tc>
        <w:tc>
          <w:tcPr>
            <w:tcW w:w="850" w:type="dxa"/>
            <w:shd w:val="clear" w:color="auto" w:fill="auto"/>
            <w:noWrap/>
          </w:tcPr>
          <w:p w14:paraId="025ABF2D" w14:textId="77777777" w:rsidR="005C338F" w:rsidRPr="00606347" w:rsidRDefault="005C338F" w:rsidP="006549F7">
            <w:pPr>
              <w:rPr>
                <w:color w:val="000000"/>
                <w:sz w:val="18"/>
                <w:szCs w:val="18"/>
              </w:rPr>
            </w:pPr>
            <w:r>
              <w:rPr>
                <w:color w:val="000000"/>
                <w:sz w:val="18"/>
                <w:szCs w:val="18"/>
              </w:rPr>
              <w:t>4</w:t>
            </w:r>
          </w:p>
        </w:tc>
        <w:tc>
          <w:tcPr>
            <w:tcW w:w="851" w:type="dxa"/>
            <w:shd w:val="clear" w:color="auto" w:fill="auto"/>
          </w:tcPr>
          <w:p w14:paraId="6E64C59C" w14:textId="77777777" w:rsidR="005C338F" w:rsidRPr="00606347" w:rsidRDefault="005C338F" w:rsidP="006549F7">
            <w:pPr>
              <w:rPr>
                <w:color w:val="000000"/>
                <w:sz w:val="18"/>
                <w:szCs w:val="18"/>
              </w:rPr>
            </w:pPr>
            <w:r>
              <w:rPr>
                <w:color w:val="000000"/>
                <w:sz w:val="18"/>
                <w:szCs w:val="18"/>
              </w:rPr>
              <w:t>4</w:t>
            </w:r>
          </w:p>
        </w:tc>
        <w:tc>
          <w:tcPr>
            <w:tcW w:w="850" w:type="dxa"/>
            <w:shd w:val="clear" w:color="auto" w:fill="D9D9D9" w:themeFill="background1" w:themeFillShade="D9"/>
          </w:tcPr>
          <w:p w14:paraId="2AFDEE95"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AB68CBD"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8421ADA"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B0D287D" w14:textId="77777777" w:rsidR="005C338F" w:rsidRPr="00606347" w:rsidRDefault="005C338F" w:rsidP="006549F7">
            <w:pPr>
              <w:rPr>
                <w:color w:val="000000"/>
                <w:sz w:val="18"/>
                <w:szCs w:val="18"/>
              </w:rPr>
            </w:pPr>
          </w:p>
        </w:tc>
      </w:tr>
      <w:tr w:rsidR="005C338F" w:rsidRPr="00606347" w14:paraId="57882FEF" w14:textId="77777777" w:rsidTr="006549F7">
        <w:trPr>
          <w:trHeight w:val="636"/>
          <w:jc w:val="center"/>
        </w:trPr>
        <w:tc>
          <w:tcPr>
            <w:tcW w:w="748" w:type="dxa"/>
            <w:shd w:val="clear" w:color="auto" w:fill="auto"/>
            <w:hideMark/>
          </w:tcPr>
          <w:p w14:paraId="6FA707A5" w14:textId="77777777" w:rsidR="005C338F" w:rsidRPr="00606347" w:rsidRDefault="005C338F" w:rsidP="006549F7">
            <w:pPr>
              <w:rPr>
                <w:color w:val="000000"/>
                <w:sz w:val="18"/>
                <w:szCs w:val="18"/>
              </w:rPr>
            </w:pPr>
            <w:r w:rsidRPr="00606347">
              <w:rPr>
                <w:color w:val="000000"/>
                <w:sz w:val="18"/>
                <w:szCs w:val="18"/>
              </w:rPr>
              <w:t>LO5.05</w:t>
            </w:r>
          </w:p>
        </w:tc>
        <w:tc>
          <w:tcPr>
            <w:tcW w:w="3599" w:type="dxa"/>
            <w:shd w:val="clear" w:color="auto" w:fill="auto"/>
            <w:hideMark/>
          </w:tcPr>
          <w:p w14:paraId="75DD467D" w14:textId="77777777" w:rsidR="005C338F" w:rsidRPr="00606347" w:rsidRDefault="005C338F" w:rsidP="006549F7">
            <w:pPr>
              <w:rPr>
                <w:color w:val="000000"/>
                <w:sz w:val="18"/>
                <w:szCs w:val="18"/>
              </w:rPr>
            </w:pPr>
            <w:r w:rsidRPr="00606347">
              <w:rPr>
                <w:color w:val="000000"/>
                <w:sz w:val="18"/>
                <w:szCs w:val="18"/>
              </w:rPr>
              <w:t>DSBPM05 - Analyse customer data to identify/optimise customer relations actions.</w:t>
            </w:r>
          </w:p>
        </w:tc>
        <w:tc>
          <w:tcPr>
            <w:tcW w:w="850" w:type="dxa"/>
            <w:shd w:val="clear" w:color="auto" w:fill="auto"/>
            <w:noWrap/>
          </w:tcPr>
          <w:p w14:paraId="44E62BDC"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auto"/>
          </w:tcPr>
          <w:p w14:paraId="4D2D79E7" w14:textId="77777777" w:rsidR="005C338F" w:rsidRPr="00606347" w:rsidRDefault="005C338F" w:rsidP="006549F7">
            <w:pPr>
              <w:rPr>
                <w:color w:val="000000"/>
                <w:sz w:val="18"/>
                <w:szCs w:val="18"/>
              </w:rPr>
            </w:pPr>
            <w:r>
              <w:rPr>
                <w:color w:val="000000"/>
                <w:sz w:val="18"/>
                <w:szCs w:val="18"/>
              </w:rPr>
              <w:t>2</w:t>
            </w:r>
          </w:p>
        </w:tc>
        <w:tc>
          <w:tcPr>
            <w:tcW w:w="850" w:type="dxa"/>
            <w:shd w:val="clear" w:color="auto" w:fill="D9D9D9" w:themeFill="background1" w:themeFillShade="D9"/>
          </w:tcPr>
          <w:p w14:paraId="64AA6ABB"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8CD83A3"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F400025"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55527610" w14:textId="77777777" w:rsidR="005C338F" w:rsidRPr="00606347" w:rsidRDefault="005C338F" w:rsidP="006549F7">
            <w:pPr>
              <w:rPr>
                <w:color w:val="000000"/>
                <w:sz w:val="18"/>
                <w:szCs w:val="18"/>
              </w:rPr>
            </w:pPr>
          </w:p>
        </w:tc>
      </w:tr>
      <w:tr w:rsidR="005C338F" w:rsidRPr="00606347" w14:paraId="0B62451D" w14:textId="77777777" w:rsidTr="006549F7">
        <w:trPr>
          <w:trHeight w:val="552"/>
          <w:jc w:val="center"/>
        </w:trPr>
        <w:tc>
          <w:tcPr>
            <w:tcW w:w="748" w:type="dxa"/>
            <w:shd w:val="clear" w:color="auto" w:fill="auto"/>
            <w:hideMark/>
          </w:tcPr>
          <w:p w14:paraId="1EA3C1C9" w14:textId="77777777" w:rsidR="005C338F" w:rsidRPr="00606347" w:rsidRDefault="005C338F" w:rsidP="006549F7">
            <w:pPr>
              <w:rPr>
                <w:color w:val="000000"/>
                <w:sz w:val="18"/>
                <w:szCs w:val="18"/>
              </w:rPr>
            </w:pPr>
            <w:r w:rsidRPr="00606347">
              <w:rPr>
                <w:color w:val="000000"/>
                <w:sz w:val="18"/>
                <w:szCs w:val="18"/>
              </w:rPr>
              <w:t>LO5.06</w:t>
            </w:r>
          </w:p>
        </w:tc>
        <w:tc>
          <w:tcPr>
            <w:tcW w:w="3599" w:type="dxa"/>
            <w:shd w:val="clear" w:color="auto" w:fill="auto"/>
            <w:hideMark/>
          </w:tcPr>
          <w:p w14:paraId="0B4E0D52" w14:textId="77777777" w:rsidR="005C338F" w:rsidRPr="006727FA" w:rsidRDefault="005C338F" w:rsidP="006549F7">
            <w:pPr>
              <w:rPr>
                <w:color w:val="000000" w:themeColor="text1"/>
                <w:sz w:val="18"/>
                <w:szCs w:val="18"/>
              </w:rPr>
            </w:pPr>
            <w:r w:rsidRPr="006727FA">
              <w:rPr>
                <w:color w:val="000000" w:themeColor="text1"/>
                <w:sz w:val="18"/>
                <w:szCs w:val="18"/>
              </w:rPr>
              <w:t>DSBPM06 - Analyse multiple data sources for marketing purposes.</w:t>
            </w:r>
          </w:p>
        </w:tc>
        <w:tc>
          <w:tcPr>
            <w:tcW w:w="850" w:type="dxa"/>
            <w:shd w:val="clear" w:color="auto" w:fill="auto"/>
            <w:noWrap/>
          </w:tcPr>
          <w:p w14:paraId="4C61B956" w14:textId="77777777" w:rsidR="005C338F" w:rsidRPr="00606347" w:rsidRDefault="005C338F" w:rsidP="006549F7">
            <w:pPr>
              <w:rPr>
                <w:color w:val="000000"/>
                <w:sz w:val="18"/>
                <w:szCs w:val="18"/>
              </w:rPr>
            </w:pPr>
          </w:p>
        </w:tc>
        <w:tc>
          <w:tcPr>
            <w:tcW w:w="851" w:type="dxa"/>
            <w:shd w:val="clear" w:color="auto" w:fill="auto"/>
          </w:tcPr>
          <w:p w14:paraId="5C0FFB12"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6C1FD1C7"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1BBFC33F"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6B1F66B"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44738FF" w14:textId="77777777" w:rsidR="005C338F" w:rsidRPr="00606347" w:rsidRDefault="005C338F" w:rsidP="006549F7">
            <w:pPr>
              <w:rPr>
                <w:color w:val="000000"/>
                <w:sz w:val="18"/>
                <w:szCs w:val="18"/>
              </w:rPr>
            </w:pPr>
          </w:p>
        </w:tc>
      </w:tr>
    </w:tbl>
    <w:p w14:paraId="54021F08" w14:textId="77777777" w:rsidR="005C338F" w:rsidRDefault="005C338F" w:rsidP="005C338F"/>
    <w:p w14:paraId="706D6A44" w14:textId="02556E14" w:rsidR="005C338F" w:rsidRPr="00BA4ECA" w:rsidRDefault="005C338F" w:rsidP="005C338F">
      <w:pPr>
        <w:pStyle w:val="Caption"/>
        <w:jc w:val="center"/>
        <w:rPr>
          <w:lang w:val="en-US"/>
        </w:rPr>
      </w:pPr>
      <w:bookmarkStart w:id="180" w:name="_Toc460413819"/>
      <w:r w:rsidRPr="00BA4ECA">
        <w:rPr>
          <w:lang w:val="en-US"/>
        </w:rPr>
        <w:t xml:space="preserve">Table </w:t>
      </w:r>
      <w:r w:rsidR="000A5FC7">
        <w:rPr>
          <w:lang w:val="en-US"/>
        </w:rPr>
        <w:t>C</w:t>
      </w:r>
      <w:r w:rsidR="005E3CED">
        <w:rPr>
          <w:lang w:val="en-US"/>
        </w:rPr>
        <w:t>.3.</w:t>
      </w:r>
      <w:r w:rsidRPr="00BA4ECA">
        <w:rPr>
          <w:lang w:val="en-US"/>
        </w:rPr>
        <w:t xml:space="preserve"> Distribution of ECTS credit points between specific learning outcomes for profiles DSP14-16</w:t>
      </w:r>
      <w:bookmarkEnd w:id="180"/>
    </w:p>
    <w:p w14:paraId="3092B647" w14:textId="77777777" w:rsidR="005C338F" w:rsidRPr="00AD4199" w:rsidRDefault="005C338F" w:rsidP="005C338F"/>
    <w:tbl>
      <w:tblPr>
        <w:tblW w:w="92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8"/>
        <w:gridCol w:w="3599"/>
        <w:gridCol w:w="850"/>
        <w:gridCol w:w="851"/>
        <w:gridCol w:w="850"/>
        <w:gridCol w:w="851"/>
        <w:gridCol w:w="709"/>
        <w:gridCol w:w="802"/>
      </w:tblGrid>
      <w:tr w:rsidR="005C338F" w:rsidRPr="00606347" w14:paraId="4C37B893" w14:textId="77777777" w:rsidTr="006549F7">
        <w:trPr>
          <w:trHeight w:val="288"/>
          <w:tblHeader/>
          <w:jc w:val="center"/>
        </w:trPr>
        <w:tc>
          <w:tcPr>
            <w:tcW w:w="748" w:type="dxa"/>
            <w:vMerge w:val="restart"/>
            <w:shd w:val="clear" w:color="auto" w:fill="EEECE1" w:themeFill="background2"/>
            <w:hideMark/>
          </w:tcPr>
          <w:p w14:paraId="07679A23" w14:textId="77777777" w:rsidR="005C338F" w:rsidRPr="00606347" w:rsidRDefault="005C338F" w:rsidP="006549F7">
            <w:pPr>
              <w:rPr>
                <w:color w:val="000000"/>
                <w:sz w:val="18"/>
                <w:szCs w:val="18"/>
              </w:rPr>
            </w:pPr>
            <w:r w:rsidRPr="00606347">
              <w:rPr>
                <w:color w:val="000000"/>
                <w:sz w:val="18"/>
                <w:szCs w:val="18"/>
              </w:rPr>
              <w:t>LO ID</w:t>
            </w:r>
          </w:p>
        </w:tc>
        <w:tc>
          <w:tcPr>
            <w:tcW w:w="3599" w:type="dxa"/>
            <w:vMerge w:val="restart"/>
            <w:shd w:val="clear" w:color="auto" w:fill="EEECE1" w:themeFill="background2"/>
            <w:noWrap/>
            <w:hideMark/>
          </w:tcPr>
          <w:p w14:paraId="2C90EA1D" w14:textId="77777777" w:rsidR="005C338F" w:rsidRPr="00606347" w:rsidRDefault="005C338F" w:rsidP="006549F7">
            <w:pPr>
              <w:rPr>
                <w:color w:val="000000"/>
                <w:sz w:val="18"/>
                <w:szCs w:val="18"/>
              </w:rPr>
            </w:pPr>
            <w:r w:rsidRPr="00606347">
              <w:rPr>
                <w:bCs/>
                <w:color w:val="000000"/>
                <w:sz w:val="18"/>
                <w:szCs w:val="18"/>
              </w:rPr>
              <w:t>Data Science Competence</w:t>
            </w:r>
          </w:p>
          <w:p w14:paraId="4E721341" w14:textId="77777777" w:rsidR="005C338F" w:rsidRPr="00606347" w:rsidRDefault="005C338F" w:rsidP="006549F7">
            <w:pPr>
              <w:rPr>
                <w:sz w:val="18"/>
                <w:szCs w:val="18"/>
              </w:rPr>
            </w:pPr>
          </w:p>
        </w:tc>
        <w:tc>
          <w:tcPr>
            <w:tcW w:w="4913" w:type="dxa"/>
            <w:gridSpan w:val="6"/>
            <w:shd w:val="clear" w:color="auto" w:fill="EEECE1" w:themeFill="background2"/>
            <w:noWrap/>
            <w:hideMark/>
          </w:tcPr>
          <w:p w14:paraId="095991B6" w14:textId="77777777" w:rsidR="005C338F" w:rsidRPr="00606347" w:rsidRDefault="005C338F" w:rsidP="006549F7">
            <w:pPr>
              <w:rPr>
                <w:color w:val="000000"/>
                <w:sz w:val="18"/>
                <w:szCs w:val="18"/>
              </w:rPr>
            </w:pPr>
            <w:r>
              <w:rPr>
                <w:color w:val="000000"/>
                <w:sz w:val="18"/>
                <w:szCs w:val="18"/>
              </w:rPr>
              <w:t>ECTS credit points</w:t>
            </w:r>
            <w:r w:rsidRPr="00606347">
              <w:rPr>
                <w:color w:val="000000"/>
                <w:sz w:val="18"/>
                <w:szCs w:val="18"/>
              </w:rPr>
              <w:t xml:space="preserve"> by Knowledge levels</w:t>
            </w:r>
            <w:r>
              <w:rPr>
                <w:color w:val="000000"/>
                <w:sz w:val="18"/>
                <w:szCs w:val="18"/>
              </w:rPr>
              <w:t>.</w:t>
            </w:r>
          </w:p>
        </w:tc>
      </w:tr>
      <w:tr w:rsidR="005C338F" w:rsidRPr="00606347" w14:paraId="6509F228" w14:textId="77777777" w:rsidTr="006549F7">
        <w:trPr>
          <w:trHeight w:val="229"/>
          <w:tblHeader/>
          <w:jc w:val="center"/>
        </w:trPr>
        <w:tc>
          <w:tcPr>
            <w:tcW w:w="748" w:type="dxa"/>
            <w:vMerge/>
            <w:shd w:val="clear" w:color="auto" w:fill="EEECE1" w:themeFill="background2"/>
            <w:hideMark/>
          </w:tcPr>
          <w:p w14:paraId="10B0C7DB" w14:textId="77777777" w:rsidR="005C338F" w:rsidRPr="00606347" w:rsidRDefault="005C338F" w:rsidP="006549F7">
            <w:pPr>
              <w:rPr>
                <w:color w:val="000000"/>
                <w:sz w:val="18"/>
                <w:szCs w:val="18"/>
              </w:rPr>
            </w:pPr>
          </w:p>
        </w:tc>
        <w:tc>
          <w:tcPr>
            <w:tcW w:w="3599" w:type="dxa"/>
            <w:vMerge/>
            <w:shd w:val="clear" w:color="auto" w:fill="EEECE1" w:themeFill="background2"/>
            <w:noWrap/>
            <w:hideMark/>
          </w:tcPr>
          <w:p w14:paraId="68EFD7F9" w14:textId="77777777" w:rsidR="005C338F" w:rsidRPr="00606347" w:rsidRDefault="005C338F" w:rsidP="006549F7">
            <w:pPr>
              <w:rPr>
                <w:b/>
                <w:bCs/>
                <w:color w:val="000000"/>
                <w:sz w:val="18"/>
                <w:szCs w:val="18"/>
              </w:rPr>
            </w:pPr>
          </w:p>
        </w:tc>
        <w:tc>
          <w:tcPr>
            <w:tcW w:w="1701" w:type="dxa"/>
            <w:gridSpan w:val="2"/>
            <w:shd w:val="clear" w:color="auto" w:fill="EEECE1" w:themeFill="background2"/>
            <w:noWrap/>
            <w:hideMark/>
          </w:tcPr>
          <w:p w14:paraId="543D6D3B" w14:textId="77777777" w:rsidR="005C338F" w:rsidRPr="00606347" w:rsidRDefault="005C338F" w:rsidP="006549F7">
            <w:pPr>
              <w:rPr>
                <w:b/>
                <w:bCs/>
                <w:color w:val="000000"/>
                <w:sz w:val="18"/>
                <w:szCs w:val="18"/>
              </w:rPr>
            </w:pPr>
            <w:r w:rsidRPr="00606347">
              <w:rPr>
                <w:b/>
                <w:bCs/>
                <w:color w:val="000000"/>
                <w:sz w:val="18"/>
                <w:szCs w:val="18"/>
              </w:rPr>
              <w:t>Familiarity</w:t>
            </w:r>
          </w:p>
        </w:tc>
        <w:tc>
          <w:tcPr>
            <w:tcW w:w="1701" w:type="dxa"/>
            <w:gridSpan w:val="2"/>
            <w:shd w:val="clear" w:color="auto" w:fill="EEECE1" w:themeFill="background2"/>
          </w:tcPr>
          <w:p w14:paraId="5394615A" w14:textId="77777777" w:rsidR="005C338F" w:rsidRPr="00606347" w:rsidRDefault="005C338F" w:rsidP="006549F7">
            <w:pPr>
              <w:rPr>
                <w:b/>
                <w:bCs/>
                <w:color w:val="000000"/>
                <w:sz w:val="18"/>
                <w:szCs w:val="18"/>
              </w:rPr>
            </w:pPr>
            <w:r w:rsidRPr="00606347">
              <w:rPr>
                <w:b/>
                <w:bCs/>
                <w:color w:val="000000"/>
                <w:sz w:val="18"/>
                <w:szCs w:val="18"/>
              </w:rPr>
              <w:t>Usage</w:t>
            </w:r>
          </w:p>
        </w:tc>
        <w:tc>
          <w:tcPr>
            <w:tcW w:w="1511" w:type="dxa"/>
            <w:gridSpan w:val="2"/>
            <w:shd w:val="clear" w:color="auto" w:fill="EEECE1" w:themeFill="background2"/>
          </w:tcPr>
          <w:p w14:paraId="7E678944" w14:textId="77777777" w:rsidR="005C338F" w:rsidRPr="00606347" w:rsidRDefault="005C338F" w:rsidP="006549F7">
            <w:pPr>
              <w:rPr>
                <w:b/>
                <w:bCs/>
                <w:color w:val="000000"/>
                <w:sz w:val="18"/>
                <w:szCs w:val="18"/>
              </w:rPr>
            </w:pPr>
            <w:r w:rsidRPr="00606347">
              <w:rPr>
                <w:b/>
                <w:bCs/>
                <w:color w:val="000000"/>
                <w:sz w:val="18"/>
                <w:szCs w:val="18"/>
              </w:rPr>
              <w:t>Creation</w:t>
            </w:r>
          </w:p>
        </w:tc>
      </w:tr>
      <w:tr w:rsidR="005C338F" w:rsidRPr="00606347" w14:paraId="7B6E1721" w14:textId="77777777" w:rsidTr="006549F7">
        <w:trPr>
          <w:trHeight w:val="236"/>
          <w:tblHeader/>
          <w:jc w:val="center"/>
        </w:trPr>
        <w:tc>
          <w:tcPr>
            <w:tcW w:w="748" w:type="dxa"/>
            <w:vMerge/>
            <w:shd w:val="clear" w:color="auto" w:fill="EEECE1" w:themeFill="background2"/>
          </w:tcPr>
          <w:p w14:paraId="499BDD7E" w14:textId="77777777" w:rsidR="005C338F" w:rsidRPr="00606347" w:rsidRDefault="005C338F" w:rsidP="006549F7">
            <w:pPr>
              <w:rPr>
                <w:color w:val="000000"/>
                <w:sz w:val="18"/>
                <w:szCs w:val="18"/>
              </w:rPr>
            </w:pPr>
          </w:p>
        </w:tc>
        <w:tc>
          <w:tcPr>
            <w:tcW w:w="3599" w:type="dxa"/>
            <w:vMerge/>
            <w:shd w:val="clear" w:color="auto" w:fill="EEECE1" w:themeFill="background2"/>
            <w:noWrap/>
          </w:tcPr>
          <w:p w14:paraId="7B8D195D" w14:textId="77777777" w:rsidR="005C338F" w:rsidRPr="00606347" w:rsidRDefault="005C338F" w:rsidP="006549F7">
            <w:pPr>
              <w:rPr>
                <w:b/>
                <w:bCs/>
                <w:color w:val="000000"/>
                <w:sz w:val="18"/>
                <w:szCs w:val="18"/>
              </w:rPr>
            </w:pPr>
          </w:p>
        </w:tc>
        <w:tc>
          <w:tcPr>
            <w:tcW w:w="850" w:type="dxa"/>
            <w:shd w:val="clear" w:color="auto" w:fill="EEECE1" w:themeFill="background2"/>
            <w:noWrap/>
          </w:tcPr>
          <w:p w14:paraId="6F1308E2" w14:textId="77777777" w:rsidR="005C338F" w:rsidRPr="00606347" w:rsidRDefault="005C338F" w:rsidP="006549F7">
            <w:pPr>
              <w:rPr>
                <w:b/>
                <w:bCs/>
                <w:color w:val="000000"/>
                <w:sz w:val="18"/>
                <w:szCs w:val="18"/>
              </w:rPr>
            </w:pPr>
            <w:r>
              <w:rPr>
                <w:b/>
                <w:bCs/>
                <w:color w:val="000000"/>
                <w:sz w:val="18"/>
                <w:szCs w:val="18"/>
              </w:rPr>
              <w:t>BSc</w:t>
            </w:r>
          </w:p>
        </w:tc>
        <w:tc>
          <w:tcPr>
            <w:tcW w:w="851" w:type="dxa"/>
            <w:shd w:val="clear" w:color="auto" w:fill="EEECE1" w:themeFill="background2"/>
          </w:tcPr>
          <w:p w14:paraId="4848A8EF" w14:textId="77777777" w:rsidR="005C338F" w:rsidRPr="00606347" w:rsidRDefault="005C338F" w:rsidP="006549F7">
            <w:pPr>
              <w:rPr>
                <w:b/>
                <w:bCs/>
                <w:color w:val="000000"/>
                <w:sz w:val="18"/>
                <w:szCs w:val="18"/>
              </w:rPr>
            </w:pPr>
            <w:r>
              <w:rPr>
                <w:b/>
                <w:bCs/>
                <w:color w:val="000000"/>
                <w:sz w:val="18"/>
                <w:szCs w:val="18"/>
              </w:rPr>
              <w:t>MSc</w:t>
            </w:r>
          </w:p>
        </w:tc>
        <w:tc>
          <w:tcPr>
            <w:tcW w:w="850" w:type="dxa"/>
            <w:shd w:val="clear" w:color="auto" w:fill="EEECE1" w:themeFill="background2"/>
          </w:tcPr>
          <w:p w14:paraId="2685A2C8" w14:textId="77777777" w:rsidR="005C338F" w:rsidRPr="00606347" w:rsidRDefault="005C338F" w:rsidP="006549F7">
            <w:pPr>
              <w:rPr>
                <w:b/>
                <w:bCs/>
                <w:color w:val="000000"/>
                <w:sz w:val="18"/>
                <w:szCs w:val="18"/>
              </w:rPr>
            </w:pPr>
            <w:r>
              <w:rPr>
                <w:b/>
                <w:bCs/>
                <w:color w:val="000000"/>
                <w:sz w:val="18"/>
                <w:szCs w:val="18"/>
              </w:rPr>
              <w:t>BSc</w:t>
            </w:r>
          </w:p>
        </w:tc>
        <w:tc>
          <w:tcPr>
            <w:tcW w:w="851" w:type="dxa"/>
            <w:shd w:val="clear" w:color="auto" w:fill="EEECE1" w:themeFill="background2"/>
          </w:tcPr>
          <w:p w14:paraId="6FC290D8" w14:textId="77777777" w:rsidR="005C338F" w:rsidRPr="00606347" w:rsidRDefault="005C338F" w:rsidP="006549F7">
            <w:pPr>
              <w:rPr>
                <w:b/>
                <w:bCs/>
                <w:color w:val="000000"/>
                <w:sz w:val="18"/>
                <w:szCs w:val="18"/>
              </w:rPr>
            </w:pPr>
            <w:r>
              <w:rPr>
                <w:b/>
                <w:bCs/>
                <w:color w:val="000000"/>
                <w:sz w:val="18"/>
                <w:szCs w:val="18"/>
              </w:rPr>
              <w:t>MSc</w:t>
            </w:r>
          </w:p>
        </w:tc>
        <w:tc>
          <w:tcPr>
            <w:tcW w:w="709" w:type="dxa"/>
            <w:shd w:val="clear" w:color="auto" w:fill="EEECE1" w:themeFill="background2"/>
          </w:tcPr>
          <w:p w14:paraId="163BA588" w14:textId="77777777" w:rsidR="005C338F" w:rsidRPr="00606347" w:rsidRDefault="005C338F" w:rsidP="006549F7">
            <w:pPr>
              <w:rPr>
                <w:b/>
                <w:bCs/>
                <w:color w:val="000000"/>
                <w:sz w:val="18"/>
                <w:szCs w:val="18"/>
              </w:rPr>
            </w:pPr>
            <w:r>
              <w:rPr>
                <w:b/>
                <w:bCs/>
                <w:color w:val="000000"/>
                <w:sz w:val="18"/>
                <w:szCs w:val="18"/>
              </w:rPr>
              <w:t>BSc</w:t>
            </w:r>
          </w:p>
        </w:tc>
        <w:tc>
          <w:tcPr>
            <w:tcW w:w="802" w:type="dxa"/>
            <w:shd w:val="clear" w:color="auto" w:fill="EEECE1" w:themeFill="background2"/>
          </w:tcPr>
          <w:p w14:paraId="094A1E03" w14:textId="77777777" w:rsidR="005C338F" w:rsidRPr="00606347" w:rsidRDefault="005C338F" w:rsidP="006549F7">
            <w:pPr>
              <w:rPr>
                <w:b/>
                <w:bCs/>
                <w:color w:val="000000"/>
                <w:sz w:val="18"/>
                <w:szCs w:val="18"/>
              </w:rPr>
            </w:pPr>
            <w:r>
              <w:rPr>
                <w:b/>
                <w:bCs/>
                <w:color w:val="000000"/>
                <w:sz w:val="18"/>
                <w:szCs w:val="18"/>
              </w:rPr>
              <w:t>MSc</w:t>
            </w:r>
          </w:p>
        </w:tc>
      </w:tr>
      <w:tr w:rsidR="005C338F" w:rsidRPr="00606347" w14:paraId="707ACA61" w14:textId="77777777" w:rsidTr="006549F7">
        <w:trPr>
          <w:trHeight w:val="288"/>
          <w:jc w:val="center"/>
        </w:trPr>
        <w:tc>
          <w:tcPr>
            <w:tcW w:w="9260" w:type="dxa"/>
            <w:gridSpan w:val="8"/>
            <w:shd w:val="clear" w:color="auto" w:fill="auto"/>
            <w:noWrap/>
            <w:hideMark/>
          </w:tcPr>
          <w:p w14:paraId="497A361D" w14:textId="77777777" w:rsidR="005C338F" w:rsidRPr="00606347" w:rsidRDefault="005C338F" w:rsidP="006549F7">
            <w:pPr>
              <w:rPr>
                <w:b/>
                <w:color w:val="000000"/>
                <w:szCs w:val="18"/>
              </w:rPr>
            </w:pPr>
            <w:r w:rsidRPr="00606347">
              <w:rPr>
                <w:b/>
                <w:color w:val="000000"/>
                <w:szCs w:val="18"/>
              </w:rPr>
              <w:t>Data Science Data Analytics</w:t>
            </w:r>
            <w:r w:rsidRPr="00606347">
              <w:rPr>
                <w:color w:val="000000"/>
                <w:sz w:val="18"/>
                <w:szCs w:val="18"/>
              </w:rPr>
              <w:t> </w:t>
            </w:r>
          </w:p>
        </w:tc>
      </w:tr>
      <w:tr w:rsidR="005C338F" w:rsidRPr="00606347" w14:paraId="035E875E" w14:textId="77777777" w:rsidTr="006549F7">
        <w:trPr>
          <w:trHeight w:val="903"/>
          <w:jc w:val="center"/>
        </w:trPr>
        <w:tc>
          <w:tcPr>
            <w:tcW w:w="748" w:type="dxa"/>
            <w:shd w:val="clear" w:color="auto" w:fill="auto"/>
            <w:noWrap/>
            <w:hideMark/>
          </w:tcPr>
          <w:p w14:paraId="31B2CEE5" w14:textId="77777777" w:rsidR="005C338F" w:rsidRPr="00606347" w:rsidRDefault="005C338F" w:rsidP="006549F7">
            <w:pPr>
              <w:rPr>
                <w:b/>
                <w:sz w:val="18"/>
                <w:szCs w:val="18"/>
              </w:rPr>
            </w:pPr>
            <w:r w:rsidRPr="00606347">
              <w:rPr>
                <w:b/>
                <w:sz w:val="18"/>
                <w:szCs w:val="18"/>
              </w:rPr>
              <w:t>LO1-DA</w:t>
            </w:r>
          </w:p>
        </w:tc>
        <w:tc>
          <w:tcPr>
            <w:tcW w:w="3599" w:type="dxa"/>
            <w:shd w:val="clear" w:color="auto" w:fill="auto"/>
            <w:hideMark/>
          </w:tcPr>
          <w:p w14:paraId="33B7F126" w14:textId="77777777" w:rsidR="005C338F" w:rsidRPr="00606347" w:rsidRDefault="005C338F" w:rsidP="006549F7">
            <w:pPr>
              <w:rPr>
                <w:b/>
                <w:sz w:val="18"/>
                <w:szCs w:val="18"/>
              </w:rPr>
            </w:pPr>
            <w:r w:rsidRPr="00606347">
              <w:rPr>
                <w:b/>
                <w:sz w:val="18"/>
                <w:szCs w:val="18"/>
              </w:rPr>
              <w:t>DSDA-DA - Use appropriate statistical techniques and predictive analytics on available data to deliver insights and discover new relations.</w:t>
            </w:r>
          </w:p>
        </w:tc>
        <w:tc>
          <w:tcPr>
            <w:tcW w:w="850" w:type="dxa"/>
            <w:shd w:val="clear" w:color="auto" w:fill="auto"/>
            <w:noWrap/>
            <w:hideMark/>
          </w:tcPr>
          <w:p w14:paraId="32AAFCFF" w14:textId="77777777" w:rsidR="005C338F" w:rsidRPr="00606347" w:rsidRDefault="005C338F" w:rsidP="006549F7">
            <w:pPr>
              <w:rPr>
                <w:b/>
                <w:sz w:val="18"/>
                <w:szCs w:val="18"/>
              </w:rPr>
            </w:pPr>
            <w:r>
              <w:rPr>
                <w:b/>
                <w:sz w:val="18"/>
                <w:szCs w:val="18"/>
              </w:rPr>
              <w:t>20</w:t>
            </w:r>
          </w:p>
        </w:tc>
        <w:tc>
          <w:tcPr>
            <w:tcW w:w="851" w:type="dxa"/>
            <w:shd w:val="clear" w:color="auto" w:fill="auto"/>
          </w:tcPr>
          <w:p w14:paraId="64B89355" w14:textId="77777777" w:rsidR="005C338F" w:rsidRPr="00606347" w:rsidRDefault="005C338F" w:rsidP="006549F7">
            <w:pPr>
              <w:rPr>
                <w:b/>
                <w:sz w:val="18"/>
                <w:szCs w:val="18"/>
              </w:rPr>
            </w:pPr>
          </w:p>
        </w:tc>
        <w:tc>
          <w:tcPr>
            <w:tcW w:w="850" w:type="dxa"/>
            <w:shd w:val="clear" w:color="auto" w:fill="auto"/>
          </w:tcPr>
          <w:p w14:paraId="17F915C6" w14:textId="77777777" w:rsidR="005C338F" w:rsidRPr="00606347" w:rsidRDefault="005C338F" w:rsidP="006549F7">
            <w:pPr>
              <w:rPr>
                <w:b/>
                <w:sz w:val="18"/>
                <w:szCs w:val="18"/>
              </w:rPr>
            </w:pPr>
            <w:r>
              <w:rPr>
                <w:b/>
                <w:sz w:val="18"/>
                <w:szCs w:val="18"/>
              </w:rPr>
              <w:t>5</w:t>
            </w:r>
          </w:p>
        </w:tc>
        <w:tc>
          <w:tcPr>
            <w:tcW w:w="851" w:type="dxa"/>
            <w:shd w:val="clear" w:color="auto" w:fill="auto"/>
          </w:tcPr>
          <w:p w14:paraId="49C50400" w14:textId="77777777" w:rsidR="005C338F" w:rsidRPr="00606347" w:rsidRDefault="005C338F" w:rsidP="006549F7">
            <w:pPr>
              <w:rPr>
                <w:b/>
                <w:sz w:val="18"/>
                <w:szCs w:val="18"/>
              </w:rPr>
            </w:pPr>
            <w:r>
              <w:rPr>
                <w:b/>
                <w:sz w:val="18"/>
                <w:szCs w:val="18"/>
              </w:rPr>
              <w:t>15</w:t>
            </w:r>
          </w:p>
        </w:tc>
        <w:tc>
          <w:tcPr>
            <w:tcW w:w="709" w:type="dxa"/>
            <w:shd w:val="clear" w:color="auto" w:fill="D9D9D9" w:themeFill="background1" w:themeFillShade="D9"/>
          </w:tcPr>
          <w:p w14:paraId="2637613F" w14:textId="77777777" w:rsidR="005C338F" w:rsidRPr="00606347" w:rsidRDefault="005C338F" w:rsidP="006549F7">
            <w:pPr>
              <w:rPr>
                <w:b/>
                <w:sz w:val="18"/>
                <w:szCs w:val="18"/>
              </w:rPr>
            </w:pPr>
          </w:p>
        </w:tc>
        <w:tc>
          <w:tcPr>
            <w:tcW w:w="802" w:type="dxa"/>
            <w:shd w:val="clear" w:color="auto" w:fill="D9D9D9" w:themeFill="background1" w:themeFillShade="D9"/>
          </w:tcPr>
          <w:p w14:paraId="359A8148" w14:textId="77777777" w:rsidR="005C338F" w:rsidRPr="00606347" w:rsidRDefault="005C338F" w:rsidP="006549F7">
            <w:pPr>
              <w:rPr>
                <w:b/>
                <w:sz w:val="18"/>
                <w:szCs w:val="18"/>
              </w:rPr>
            </w:pPr>
          </w:p>
        </w:tc>
      </w:tr>
      <w:tr w:rsidR="005C338F" w:rsidRPr="00606347" w14:paraId="690A9D98" w14:textId="77777777" w:rsidTr="006549F7">
        <w:trPr>
          <w:trHeight w:val="420"/>
          <w:jc w:val="center"/>
        </w:trPr>
        <w:tc>
          <w:tcPr>
            <w:tcW w:w="748" w:type="dxa"/>
            <w:shd w:val="clear" w:color="auto" w:fill="auto"/>
            <w:noWrap/>
            <w:hideMark/>
          </w:tcPr>
          <w:p w14:paraId="5C7BDD50" w14:textId="77777777" w:rsidR="005C338F" w:rsidRPr="00606347" w:rsidRDefault="005C338F" w:rsidP="006549F7">
            <w:pPr>
              <w:rPr>
                <w:color w:val="000000"/>
                <w:sz w:val="18"/>
                <w:szCs w:val="18"/>
              </w:rPr>
            </w:pPr>
            <w:r w:rsidRPr="00606347">
              <w:rPr>
                <w:color w:val="000000"/>
                <w:sz w:val="18"/>
                <w:szCs w:val="18"/>
              </w:rPr>
              <w:t>LO1.01</w:t>
            </w:r>
          </w:p>
        </w:tc>
        <w:tc>
          <w:tcPr>
            <w:tcW w:w="3599" w:type="dxa"/>
            <w:shd w:val="clear" w:color="auto" w:fill="auto"/>
            <w:hideMark/>
          </w:tcPr>
          <w:p w14:paraId="16E640CC" w14:textId="77777777" w:rsidR="005C338F" w:rsidRPr="00606347" w:rsidRDefault="005C338F" w:rsidP="006549F7">
            <w:pPr>
              <w:rPr>
                <w:color w:val="000000"/>
                <w:sz w:val="18"/>
                <w:szCs w:val="18"/>
              </w:rPr>
            </w:pPr>
            <w:r w:rsidRPr="00606347">
              <w:rPr>
                <w:color w:val="000000"/>
                <w:sz w:val="18"/>
                <w:szCs w:val="18"/>
              </w:rPr>
              <w:t>DSDA01 - Use predictive analytics to analyze big data and discover new relations.</w:t>
            </w:r>
          </w:p>
        </w:tc>
        <w:tc>
          <w:tcPr>
            <w:tcW w:w="850" w:type="dxa"/>
            <w:shd w:val="clear" w:color="auto" w:fill="auto"/>
            <w:noWrap/>
            <w:hideMark/>
          </w:tcPr>
          <w:p w14:paraId="1A5099D2"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2129BA40" w14:textId="77777777" w:rsidR="005C338F" w:rsidRPr="00606347" w:rsidRDefault="005C338F" w:rsidP="006549F7">
            <w:pPr>
              <w:rPr>
                <w:color w:val="000000"/>
                <w:sz w:val="18"/>
                <w:szCs w:val="18"/>
              </w:rPr>
            </w:pPr>
          </w:p>
        </w:tc>
        <w:tc>
          <w:tcPr>
            <w:tcW w:w="850" w:type="dxa"/>
            <w:shd w:val="clear" w:color="auto" w:fill="auto"/>
          </w:tcPr>
          <w:p w14:paraId="58DADC20" w14:textId="77777777" w:rsidR="005C338F" w:rsidRPr="00606347" w:rsidRDefault="005C338F" w:rsidP="006549F7">
            <w:pPr>
              <w:rPr>
                <w:color w:val="000000"/>
                <w:sz w:val="18"/>
                <w:szCs w:val="18"/>
              </w:rPr>
            </w:pPr>
          </w:p>
        </w:tc>
        <w:tc>
          <w:tcPr>
            <w:tcW w:w="851" w:type="dxa"/>
            <w:shd w:val="clear" w:color="auto" w:fill="auto"/>
          </w:tcPr>
          <w:p w14:paraId="5F3B9E46"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0D33DDCA"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9D0599D" w14:textId="77777777" w:rsidR="005C338F" w:rsidRPr="00606347" w:rsidRDefault="005C338F" w:rsidP="006549F7">
            <w:pPr>
              <w:rPr>
                <w:color w:val="000000"/>
                <w:sz w:val="18"/>
                <w:szCs w:val="18"/>
              </w:rPr>
            </w:pPr>
          </w:p>
        </w:tc>
      </w:tr>
      <w:tr w:rsidR="005C338F" w:rsidRPr="00606347" w14:paraId="14B48098" w14:textId="77777777" w:rsidTr="006549F7">
        <w:trPr>
          <w:trHeight w:val="576"/>
          <w:jc w:val="center"/>
        </w:trPr>
        <w:tc>
          <w:tcPr>
            <w:tcW w:w="748" w:type="dxa"/>
            <w:shd w:val="clear" w:color="auto" w:fill="auto"/>
            <w:noWrap/>
            <w:hideMark/>
          </w:tcPr>
          <w:p w14:paraId="574CCDF3" w14:textId="77777777" w:rsidR="005C338F" w:rsidRPr="00606347" w:rsidRDefault="005C338F" w:rsidP="006549F7">
            <w:pPr>
              <w:rPr>
                <w:color w:val="000000"/>
                <w:sz w:val="18"/>
                <w:szCs w:val="18"/>
              </w:rPr>
            </w:pPr>
            <w:r w:rsidRPr="00606347">
              <w:rPr>
                <w:color w:val="000000"/>
                <w:sz w:val="18"/>
                <w:szCs w:val="18"/>
              </w:rPr>
              <w:t>LO1.02</w:t>
            </w:r>
          </w:p>
        </w:tc>
        <w:tc>
          <w:tcPr>
            <w:tcW w:w="3599" w:type="dxa"/>
            <w:shd w:val="clear" w:color="auto" w:fill="auto"/>
            <w:hideMark/>
          </w:tcPr>
          <w:p w14:paraId="3885B52D" w14:textId="77777777" w:rsidR="005C338F" w:rsidRPr="00606347" w:rsidRDefault="005C338F" w:rsidP="006549F7">
            <w:pPr>
              <w:rPr>
                <w:color w:val="000000"/>
                <w:sz w:val="18"/>
                <w:szCs w:val="18"/>
              </w:rPr>
            </w:pPr>
            <w:r w:rsidRPr="00606347">
              <w:rPr>
                <w:color w:val="000000"/>
                <w:sz w:val="18"/>
                <w:szCs w:val="18"/>
              </w:rPr>
              <w:t>DSDA02 - Use appropriate statistical techniques on available data to deliver insights.</w:t>
            </w:r>
          </w:p>
        </w:tc>
        <w:tc>
          <w:tcPr>
            <w:tcW w:w="850" w:type="dxa"/>
            <w:shd w:val="clear" w:color="auto" w:fill="auto"/>
            <w:noWrap/>
          </w:tcPr>
          <w:p w14:paraId="7C844747"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79AF5704" w14:textId="77777777" w:rsidR="005C338F" w:rsidRPr="00606347" w:rsidRDefault="005C338F" w:rsidP="006549F7">
            <w:pPr>
              <w:rPr>
                <w:color w:val="000000"/>
                <w:sz w:val="18"/>
                <w:szCs w:val="18"/>
              </w:rPr>
            </w:pPr>
          </w:p>
        </w:tc>
        <w:tc>
          <w:tcPr>
            <w:tcW w:w="850" w:type="dxa"/>
            <w:shd w:val="clear" w:color="auto" w:fill="auto"/>
          </w:tcPr>
          <w:p w14:paraId="56AA27C4" w14:textId="77777777" w:rsidR="005C338F" w:rsidRPr="00606347" w:rsidRDefault="005C338F" w:rsidP="006549F7">
            <w:pPr>
              <w:rPr>
                <w:color w:val="000000"/>
                <w:sz w:val="18"/>
                <w:szCs w:val="18"/>
              </w:rPr>
            </w:pPr>
          </w:p>
        </w:tc>
        <w:tc>
          <w:tcPr>
            <w:tcW w:w="851" w:type="dxa"/>
            <w:shd w:val="clear" w:color="auto" w:fill="auto"/>
          </w:tcPr>
          <w:p w14:paraId="58C47905"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0463A776"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7E1C09E5" w14:textId="77777777" w:rsidR="005C338F" w:rsidRPr="00606347" w:rsidRDefault="005C338F" w:rsidP="006549F7">
            <w:pPr>
              <w:rPr>
                <w:color w:val="000000"/>
                <w:sz w:val="18"/>
                <w:szCs w:val="18"/>
              </w:rPr>
            </w:pPr>
          </w:p>
        </w:tc>
      </w:tr>
      <w:tr w:rsidR="005C338F" w:rsidRPr="00606347" w14:paraId="75FECDF4" w14:textId="77777777" w:rsidTr="006549F7">
        <w:trPr>
          <w:trHeight w:val="432"/>
          <w:jc w:val="center"/>
        </w:trPr>
        <w:tc>
          <w:tcPr>
            <w:tcW w:w="748" w:type="dxa"/>
            <w:shd w:val="clear" w:color="auto" w:fill="auto"/>
            <w:noWrap/>
            <w:hideMark/>
          </w:tcPr>
          <w:p w14:paraId="6BB5F7FF" w14:textId="77777777" w:rsidR="005C338F" w:rsidRPr="00606347" w:rsidRDefault="005C338F" w:rsidP="006549F7">
            <w:pPr>
              <w:rPr>
                <w:color w:val="000000"/>
                <w:sz w:val="18"/>
                <w:szCs w:val="18"/>
              </w:rPr>
            </w:pPr>
            <w:r w:rsidRPr="00606347">
              <w:rPr>
                <w:color w:val="000000"/>
                <w:sz w:val="18"/>
                <w:szCs w:val="18"/>
              </w:rPr>
              <w:t>LO1.03</w:t>
            </w:r>
          </w:p>
        </w:tc>
        <w:tc>
          <w:tcPr>
            <w:tcW w:w="3599" w:type="dxa"/>
            <w:shd w:val="clear" w:color="auto" w:fill="auto"/>
            <w:hideMark/>
          </w:tcPr>
          <w:p w14:paraId="3EF7D4FE" w14:textId="77777777" w:rsidR="005C338F" w:rsidRPr="00606347" w:rsidRDefault="005C338F" w:rsidP="006549F7">
            <w:pPr>
              <w:rPr>
                <w:color w:val="000000"/>
                <w:sz w:val="18"/>
                <w:szCs w:val="18"/>
              </w:rPr>
            </w:pPr>
            <w:r w:rsidRPr="00606347">
              <w:rPr>
                <w:color w:val="000000"/>
                <w:sz w:val="18"/>
                <w:szCs w:val="18"/>
              </w:rPr>
              <w:t>DSDA03 - Develop specialized analytics to enable agile decision making.</w:t>
            </w:r>
          </w:p>
        </w:tc>
        <w:tc>
          <w:tcPr>
            <w:tcW w:w="850" w:type="dxa"/>
            <w:shd w:val="clear" w:color="auto" w:fill="auto"/>
            <w:noWrap/>
          </w:tcPr>
          <w:p w14:paraId="44B2E8B8" w14:textId="77777777" w:rsidR="005C338F" w:rsidRPr="00606347" w:rsidRDefault="005C338F" w:rsidP="006549F7">
            <w:pPr>
              <w:rPr>
                <w:color w:val="000000"/>
                <w:sz w:val="18"/>
                <w:szCs w:val="18"/>
              </w:rPr>
            </w:pPr>
          </w:p>
        </w:tc>
        <w:tc>
          <w:tcPr>
            <w:tcW w:w="851" w:type="dxa"/>
            <w:shd w:val="clear" w:color="auto" w:fill="auto"/>
          </w:tcPr>
          <w:p w14:paraId="1E96A985" w14:textId="77777777" w:rsidR="005C338F" w:rsidRPr="00606347" w:rsidRDefault="005C338F" w:rsidP="006549F7">
            <w:pPr>
              <w:rPr>
                <w:color w:val="000000"/>
                <w:sz w:val="18"/>
                <w:szCs w:val="18"/>
              </w:rPr>
            </w:pPr>
          </w:p>
        </w:tc>
        <w:tc>
          <w:tcPr>
            <w:tcW w:w="850" w:type="dxa"/>
            <w:shd w:val="clear" w:color="auto" w:fill="auto"/>
          </w:tcPr>
          <w:p w14:paraId="14F22285" w14:textId="77777777" w:rsidR="005C338F" w:rsidRPr="00606347" w:rsidRDefault="005C338F" w:rsidP="006549F7">
            <w:pPr>
              <w:rPr>
                <w:color w:val="000000"/>
                <w:sz w:val="18"/>
                <w:szCs w:val="18"/>
              </w:rPr>
            </w:pPr>
          </w:p>
        </w:tc>
        <w:tc>
          <w:tcPr>
            <w:tcW w:w="851" w:type="dxa"/>
            <w:shd w:val="clear" w:color="auto" w:fill="auto"/>
          </w:tcPr>
          <w:p w14:paraId="2822FB92"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6119CCCE"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35D2E097" w14:textId="77777777" w:rsidR="005C338F" w:rsidRPr="00606347" w:rsidRDefault="005C338F" w:rsidP="006549F7">
            <w:pPr>
              <w:rPr>
                <w:color w:val="000000"/>
                <w:sz w:val="18"/>
                <w:szCs w:val="18"/>
              </w:rPr>
            </w:pPr>
          </w:p>
        </w:tc>
      </w:tr>
      <w:tr w:rsidR="005C338F" w:rsidRPr="00606347" w14:paraId="5A9EC483" w14:textId="77777777" w:rsidTr="006549F7">
        <w:trPr>
          <w:trHeight w:val="697"/>
          <w:jc w:val="center"/>
        </w:trPr>
        <w:tc>
          <w:tcPr>
            <w:tcW w:w="748" w:type="dxa"/>
            <w:shd w:val="clear" w:color="auto" w:fill="auto"/>
            <w:noWrap/>
            <w:hideMark/>
          </w:tcPr>
          <w:p w14:paraId="4B300652" w14:textId="77777777" w:rsidR="005C338F" w:rsidRPr="00606347" w:rsidRDefault="005C338F" w:rsidP="006549F7">
            <w:pPr>
              <w:rPr>
                <w:color w:val="000000"/>
                <w:sz w:val="18"/>
                <w:szCs w:val="18"/>
              </w:rPr>
            </w:pPr>
            <w:r w:rsidRPr="00606347">
              <w:rPr>
                <w:color w:val="000000"/>
                <w:sz w:val="18"/>
                <w:szCs w:val="18"/>
              </w:rPr>
              <w:t>LO1.04</w:t>
            </w:r>
          </w:p>
        </w:tc>
        <w:tc>
          <w:tcPr>
            <w:tcW w:w="3599" w:type="dxa"/>
            <w:shd w:val="clear" w:color="auto" w:fill="auto"/>
            <w:hideMark/>
          </w:tcPr>
          <w:p w14:paraId="0C6F5B39" w14:textId="77777777" w:rsidR="005C338F" w:rsidRPr="00606347" w:rsidRDefault="005C338F" w:rsidP="006549F7">
            <w:pPr>
              <w:rPr>
                <w:color w:val="000000"/>
                <w:sz w:val="18"/>
                <w:szCs w:val="18"/>
              </w:rPr>
            </w:pPr>
            <w:r w:rsidRPr="00606347">
              <w:rPr>
                <w:color w:val="000000"/>
                <w:sz w:val="18"/>
                <w:szCs w:val="18"/>
              </w:rPr>
              <w:t>DSDA04 - Research and analyze complex data sets, combine different sources and types of data to improve analysis.</w:t>
            </w:r>
          </w:p>
        </w:tc>
        <w:tc>
          <w:tcPr>
            <w:tcW w:w="850" w:type="dxa"/>
            <w:shd w:val="clear" w:color="auto" w:fill="auto"/>
            <w:noWrap/>
          </w:tcPr>
          <w:p w14:paraId="270B4E9C"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77D37349" w14:textId="77777777" w:rsidR="005C338F" w:rsidRPr="00606347" w:rsidRDefault="005C338F" w:rsidP="006549F7">
            <w:pPr>
              <w:rPr>
                <w:color w:val="000000"/>
                <w:sz w:val="18"/>
                <w:szCs w:val="18"/>
              </w:rPr>
            </w:pPr>
          </w:p>
        </w:tc>
        <w:tc>
          <w:tcPr>
            <w:tcW w:w="850" w:type="dxa"/>
            <w:shd w:val="clear" w:color="auto" w:fill="auto"/>
          </w:tcPr>
          <w:p w14:paraId="05FAB5B4" w14:textId="77777777" w:rsidR="005C338F" w:rsidRPr="00606347" w:rsidRDefault="005C338F" w:rsidP="006549F7">
            <w:pPr>
              <w:rPr>
                <w:color w:val="000000"/>
                <w:sz w:val="18"/>
                <w:szCs w:val="18"/>
              </w:rPr>
            </w:pPr>
          </w:p>
        </w:tc>
        <w:tc>
          <w:tcPr>
            <w:tcW w:w="851" w:type="dxa"/>
            <w:shd w:val="clear" w:color="auto" w:fill="auto"/>
          </w:tcPr>
          <w:p w14:paraId="7E19695E" w14:textId="77777777" w:rsidR="005C338F" w:rsidRPr="00606347" w:rsidRDefault="005C338F" w:rsidP="006549F7">
            <w:pPr>
              <w:rPr>
                <w:color w:val="000000"/>
                <w:sz w:val="18"/>
                <w:szCs w:val="18"/>
              </w:rPr>
            </w:pPr>
            <w:r>
              <w:rPr>
                <w:color w:val="000000"/>
                <w:sz w:val="18"/>
                <w:szCs w:val="18"/>
              </w:rPr>
              <w:t>10</w:t>
            </w:r>
          </w:p>
        </w:tc>
        <w:tc>
          <w:tcPr>
            <w:tcW w:w="709" w:type="dxa"/>
            <w:shd w:val="clear" w:color="auto" w:fill="D9D9D9" w:themeFill="background1" w:themeFillShade="D9"/>
          </w:tcPr>
          <w:p w14:paraId="2FEC3715"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409E4E4" w14:textId="77777777" w:rsidR="005C338F" w:rsidRPr="00606347" w:rsidRDefault="005C338F" w:rsidP="006549F7">
            <w:pPr>
              <w:rPr>
                <w:color w:val="000000"/>
                <w:sz w:val="18"/>
                <w:szCs w:val="18"/>
              </w:rPr>
            </w:pPr>
          </w:p>
        </w:tc>
      </w:tr>
      <w:tr w:rsidR="005C338F" w:rsidRPr="00606347" w14:paraId="0B4B11E6" w14:textId="77777777" w:rsidTr="006549F7">
        <w:trPr>
          <w:trHeight w:val="576"/>
          <w:jc w:val="center"/>
        </w:trPr>
        <w:tc>
          <w:tcPr>
            <w:tcW w:w="748" w:type="dxa"/>
            <w:shd w:val="clear" w:color="auto" w:fill="auto"/>
            <w:noWrap/>
            <w:hideMark/>
          </w:tcPr>
          <w:p w14:paraId="17E5AC96" w14:textId="77777777" w:rsidR="005C338F" w:rsidRPr="00606347" w:rsidRDefault="005C338F" w:rsidP="006549F7">
            <w:pPr>
              <w:rPr>
                <w:color w:val="000000"/>
                <w:sz w:val="18"/>
                <w:szCs w:val="18"/>
              </w:rPr>
            </w:pPr>
            <w:r w:rsidRPr="00606347">
              <w:rPr>
                <w:color w:val="000000"/>
                <w:sz w:val="18"/>
                <w:szCs w:val="18"/>
              </w:rPr>
              <w:t>LO1.05</w:t>
            </w:r>
          </w:p>
        </w:tc>
        <w:tc>
          <w:tcPr>
            <w:tcW w:w="3599" w:type="dxa"/>
            <w:shd w:val="clear" w:color="auto" w:fill="auto"/>
            <w:hideMark/>
          </w:tcPr>
          <w:p w14:paraId="611AA58C" w14:textId="77777777" w:rsidR="005C338F" w:rsidRPr="00606347" w:rsidRDefault="005C338F" w:rsidP="006549F7">
            <w:pPr>
              <w:rPr>
                <w:color w:val="000000"/>
                <w:sz w:val="18"/>
                <w:szCs w:val="18"/>
              </w:rPr>
            </w:pPr>
            <w:r w:rsidRPr="00606347">
              <w:rPr>
                <w:color w:val="000000"/>
                <w:sz w:val="18"/>
                <w:szCs w:val="18"/>
              </w:rPr>
              <w:t>DSDA05 - Use different data analytics platforms to process complex data.</w:t>
            </w:r>
          </w:p>
        </w:tc>
        <w:tc>
          <w:tcPr>
            <w:tcW w:w="850" w:type="dxa"/>
            <w:shd w:val="clear" w:color="auto" w:fill="auto"/>
            <w:noWrap/>
          </w:tcPr>
          <w:p w14:paraId="564DC865"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010DB10C" w14:textId="77777777" w:rsidR="005C338F" w:rsidRPr="00606347" w:rsidRDefault="005C338F" w:rsidP="006549F7">
            <w:pPr>
              <w:rPr>
                <w:color w:val="000000"/>
                <w:sz w:val="18"/>
                <w:szCs w:val="18"/>
              </w:rPr>
            </w:pPr>
          </w:p>
        </w:tc>
        <w:tc>
          <w:tcPr>
            <w:tcW w:w="850" w:type="dxa"/>
            <w:shd w:val="clear" w:color="auto" w:fill="auto"/>
          </w:tcPr>
          <w:p w14:paraId="054DD17C"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156A3766" w14:textId="77777777" w:rsidR="005C338F" w:rsidRPr="00606347" w:rsidRDefault="005C338F" w:rsidP="006549F7">
            <w:pPr>
              <w:rPr>
                <w:color w:val="000000"/>
                <w:sz w:val="18"/>
                <w:szCs w:val="18"/>
              </w:rPr>
            </w:pPr>
            <w:r>
              <w:rPr>
                <w:color w:val="000000"/>
                <w:sz w:val="18"/>
                <w:szCs w:val="18"/>
              </w:rPr>
              <w:t>5</w:t>
            </w:r>
          </w:p>
        </w:tc>
        <w:tc>
          <w:tcPr>
            <w:tcW w:w="709" w:type="dxa"/>
            <w:shd w:val="clear" w:color="auto" w:fill="D9D9D9" w:themeFill="background1" w:themeFillShade="D9"/>
          </w:tcPr>
          <w:p w14:paraId="26DC0F9E"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634FE683" w14:textId="77777777" w:rsidR="005C338F" w:rsidRPr="00606347" w:rsidRDefault="005C338F" w:rsidP="006549F7">
            <w:pPr>
              <w:rPr>
                <w:color w:val="000000"/>
                <w:sz w:val="18"/>
                <w:szCs w:val="18"/>
              </w:rPr>
            </w:pPr>
          </w:p>
        </w:tc>
      </w:tr>
      <w:tr w:rsidR="005C338F" w:rsidRPr="00606347" w14:paraId="5400C403" w14:textId="77777777" w:rsidTr="006549F7">
        <w:trPr>
          <w:trHeight w:val="288"/>
          <w:jc w:val="center"/>
        </w:trPr>
        <w:tc>
          <w:tcPr>
            <w:tcW w:w="748" w:type="dxa"/>
            <w:shd w:val="clear" w:color="auto" w:fill="auto"/>
            <w:noWrap/>
            <w:hideMark/>
          </w:tcPr>
          <w:p w14:paraId="59FA6405" w14:textId="77777777" w:rsidR="005C338F" w:rsidRPr="00606347" w:rsidRDefault="005C338F" w:rsidP="006549F7">
            <w:pPr>
              <w:rPr>
                <w:color w:val="000000"/>
                <w:sz w:val="18"/>
                <w:szCs w:val="18"/>
              </w:rPr>
            </w:pPr>
            <w:r w:rsidRPr="00606347">
              <w:rPr>
                <w:color w:val="000000"/>
                <w:sz w:val="18"/>
                <w:szCs w:val="18"/>
              </w:rPr>
              <w:t>LO1.06</w:t>
            </w:r>
          </w:p>
        </w:tc>
        <w:tc>
          <w:tcPr>
            <w:tcW w:w="3599" w:type="dxa"/>
            <w:shd w:val="clear" w:color="auto" w:fill="auto"/>
            <w:hideMark/>
          </w:tcPr>
          <w:p w14:paraId="75DBE7E2" w14:textId="77777777" w:rsidR="005C338F" w:rsidRPr="00606347" w:rsidRDefault="005C338F" w:rsidP="006549F7">
            <w:pPr>
              <w:rPr>
                <w:color w:val="000000"/>
                <w:sz w:val="18"/>
                <w:szCs w:val="18"/>
              </w:rPr>
            </w:pPr>
            <w:r w:rsidRPr="00606347">
              <w:rPr>
                <w:color w:val="000000"/>
                <w:sz w:val="18"/>
                <w:szCs w:val="18"/>
              </w:rPr>
              <w:t>DSDA06 - Visualise complex and variable data.</w:t>
            </w:r>
          </w:p>
        </w:tc>
        <w:tc>
          <w:tcPr>
            <w:tcW w:w="850" w:type="dxa"/>
            <w:shd w:val="clear" w:color="auto" w:fill="auto"/>
            <w:noWrap/>
          </w:tcPr>
          <w:p w14:paraId="105BC1AA" w14:textId="77777777" w:rsidR="005C338F" w:rsidRPr="00606347" w:rsidRDefault="005C338F" w:rsidP="006549F7">
            <w:pPr>
              <w:rPr>
                <w:sz w:val="18"/>
                <w:szCs w:val="18"/>
              </w:rPr>
            </w:pPr>
          </w:p>
        </w:tc>
        <w:tc>
          <w:tcPr>
            <w:tcW w:w="851" w:type="dxa"/>
            <w:shd w:val="clear" w:color="auto" w:fill="auto"/>
          </w:tcPr>
          <w:p w14:paraId="2B215447" w14:textId="77777777" w:rsidR="005C338F" w:rsidRPr="00606347" w:rsidRDefault="005C338F" w:rsidP="006549F7">
            <w:pPr>
              <w:rPr>
                <w:sz w:val="18"/>
                <w:szCs w:val="18"/>
              </w:rPr>
            </w:pPr>
          </w:p>
        </w:tc>
        <w:tc>
          <w:tcPr>
            <w:tcW w:w="850" w:type="dxa"/>
            <w:shd w:val="clear" w:color="auto" w:fill="auto"/>
          </w:tcPr>
          <w:p w14:paraId="38AAE024" w14:textId="77777777" w:rsidR="005C338F" w:rsidRPr="00606347" w:rsidRDefault="005C338F" w:rsidP="006549F7">
            <w:pPr>
              <w:rPr>
                <w:sz w:val="18"/>
                <w:szCs w:val="18"/>
              </w:rPr>
            </w:pPr>
          </w:p>
        </w:tc>
        <w:tc>
          <w:tcPr>
            <w:tcW w:w="851" w:type="dxa"/>
            <w:shd w:val="clear" w:color="auto" w:fill="auto"/>
          </w:tcPr>
          <w:p w14:paraId="0E658F56" w14:textId="77777777" w:rsidR="005C338F" w:rsidRPr="00606347" w:rsidRDefault="005C338F" w:rsidP="006549F7">
            <w:pPr>
              <w:rPr>
                <w:sz w:val="18"/>
                <w:szCs w:val="18"/>
              </w:rPr>
            </w:pPr>
          </w:p>
        </w:tc>
        <w:tc>
          <w:tcPr>
            <w:tcW w:w="709" w:type="dxa"/>
            <w:shd w:val="clear" w:color="auto" w:fill="D9D9D9" w:themeFill="background1" w:themeFillShade="D9"/>
          </w:tcPr>
          <w:p w14:paraId="693889F1" w14:textId="77777777" w:rsidR="005C338F" w:rsidRPr="00606347" w:rsidRDefault="005C338F" w:rsidP="006549F7">
            <w:pPr>
              <w:rPr>
                <w:sz w:val="18"/>
                <w:szCs w:val="18"/>
              </w:rPr>
            </w:pPr>
          </w:p>
        </w:tc>
        <w:tc>
          <w:tcPr>
            <w:tcW w:w="802" w:type="dxa"/>
            <w:shd w:val="clear" w:color="auto" w:fill="D9D9D9" w:themeFill="background1" w:themeFillShade="D9"/>
          </w:tcPr>
          <w:p w14:paraId="3910C921" w14:textId="77777777" w:rsidR="005C338F" w:rsidRPr="00606347" w:rsidRDefault="005C338F" w:rsidP="006549F7">
            <w:pPr>
              <w:rPr>
                <w:sz w:val="18"/>
                <w:szCs w:val="18"/>
              </w:rPr>
            </w:pPr>
          </w:p>
        </w:tc>
      </w:tr>
      <w:tr w:rsidR="005C338F" w:rsidRPr="00606347" w14:paraId="2DC84C06" w14:textId="77777777" w:rsidTr="006549F7">
        <w:trPr>
          <w:trHeight w:val="288"/>
          <w:jc w:val="center"/>
        </w:trPr>
        <w:tc>
          <w:tcPr>
            <w:tcW w:w="9260" w:type="dxa"/>
            <w:gridSpan w:val="8"/>
            <w:shd w:val="clear" w:color="auto" w:fill="auto"/>
            <w:hideMark/>
          </w:tcPr>
          <w:p w14:paraId="3C6C9CCD" w14:textId="77777777" w:rsidR="005C338F" w:rsidRPr="00606347" w:rsidRDefault="005C338F" w:rsidP="006549F7">
            <w:pPr>
              <w:rPr>
                <w:b/>
                <w:bCs/>
                <w:sz w:val="18"/>
                <w:szCs w:val="18"/>
              </w:rPr>
            </w:pPr>
            <w:r w:rsidRPr="00606347">
              <w:rPr>
                <w:b/>
                <w:bCs/>
                <w:sz w:val="18"/>
                <w:szCs w:val="18"/>
              </w:rPr>
              <w:t>Data Science Data Management</w:t>
            </w:r>
          </w:p>
        </w:tc>
      </w:tr>
      <w:tr w:rsidR="005C338F" w:rsidRPr="00606347" w14:paraId="7FCF69D6" w14:textId="77777777" w:rsidTr="006549F7">
        <w:trPr>
          <w:trHeight w:val="1152"/>
          <w:jc w:val="center"/>
        </w:trPr>
        <w:tc>
          <w:tcPr>
            <w:tcW w:w="748" w:type="dxa"/>
            <w:shd w:val="clear" w:color="auto" w:fill="auto"/>
            <w:noWrap/>
            <w:hideMark/>
          </w:tcPr>
          <w:p w14:paraId="78195D11" w14:textId="77777777" w:rsidR="005C338F" w:rsidRPr="00606347" w:rsidRDefault="005C338F" w:rsidP="006549F7">
            <w:pPr>
              <w:rPr>
                <w:b/>
                <w:sz w:val="18"/>
                <w:szCs w:val="18"/>
              </w:rPr>
            </w:pPr>
            <w:r w:rsidRPr="00606347">
              <w:rPr>
                <w:b/>
                <w:sz w:val="18"/>
                <w:szCs w:val="18"/>
              </w:rPr>
              <w:t>LO2-DM</w:t>
            </w:r>
          </w:p>
        </w:tc>
        <w:tc>
          <w:tcPr>
            <w:tcW w:w="3599" w:type="dxa"/>
            <w:shd w:val="clear" w:color="auto" w:fill="auto"/>
            <w:hideMark/>
          </w:tcPr>
          <w:p w14:paraId="00143BAF" w14:textId="77777777" w:rsidR="005C338F" w:rsidRPr="00606347" w:rsidRDefault="005C338F" w:rsidP="006549F7">
            <w:pPr>
              <w:rPr>
                <w:b/>
                <w:sz w:val="18"/>
                <w:szCs w:val="18"/>
              </w:rPr>
            </w:pPr>
            <w:r w:rsidRPr="00606347">
              <w:rPr>
                <w:b/>
                <w:bCs/>
                <w:sz w:val="18"/>
                <w:szCs w:val="18"/>
              </w:rPr>
              <w:t>DSDM-DM</w:t>
            </w:r>
            <w:r w:rsidRPr="00606347">
              <w:rPr>
                <w:b/>
                <w:sz w:val="18"/>
                <w:szCs w:val="18"/>
              </w:rPr>
              <w:t xml:space="preserve"> - Develop and implement data management strategy for data collection, storage, preservation, and availability for further processing.</w:t>
            </w:r>
          </w:p>
        </w:tc>
        <w:tc>
          <w:tcPr>
            <w:tcW w:w="850" w:type="dxa"/>
            <w:shd w:val="clear" w:color="auto" w:fill="D9D9D9" w:themeFill="background1" w:themeFillShade="D9"/>
            <w:noWrap/>
            <w:hideMark/>
          </w:tcPr>
          <w:p w14:paraId="23424845" w14:textId="77777777" w:rsidR="005C338F" w:rsidRPr="00606347" w:rsidRDefault="005C338F" w:rsidP="006549F7">
            <w:pPr>
              <w:rPr>
                <w:b/>
                <w:sz w:val="18"/>
                <w:szCs w:val="18"/>
              </w:rPr>
            </w:pPr>
          </w:p>
        </w:tc>
        <w:tc>
          <w:tcPr>
            <w:tcW w:w="851" w:type="dxa"/>
            <w:shd w:val="clear" w:color="auto" w:fill="D9D9D9" w:themeFill="background1" w:themeFillShade="D9"/>
          </w:tcPr>
          <w:p w14:paraId="40DB528A" w14:textId="77777777" w:rsidR="005C338F" w:rsidRPr="00606347" w:rsidRDefault="005C338F" w:rsidP="006549F7">
            <w:pPr>
              <w:rPr>
                <w:b/>
                <w:sz w:val="18"/>
                <w:szCs w:val="18"/>
              </w:rPr>
            </w:pPr>
          </w:p>
        </w:tc>
        <w:tc>
          <w:tcPr>
            <w:tcW w:w="850" w:type="dxa"/>
            <w:shd w:val="clear" w:color="auto" w:fill="auto"/>
          </w:tcPr>
          <w:p w14:paraId="38FA4695" w14:textId="77777777" w:rsidR="005C338F" w:rsidRPr="00606347" w:rsidRDefault="005C338F" w:rsidP="006549F7">
            <w:pPr>
              <w:rPr>
                <w:b/>
                <w:sz w:val="18"/>
                <w:szCs w:val="18"/>
              </w:rPr>
            </w:pPr>
            <w:r>
              <w:rPr>
                <w:b/>
                <w:sz w:val="18"/>
                <w:szCs w:val="18"/>
              </w:rPr>
              <w:t>10</w:t>
            </w:r>
          </w:p>
        </w:tc>
        <w:tc>
          <w:tcPr>
            <w:tcW w:w="851" w:type="dxa"/>
            <w:shd w:val="clear" w:color="auto" w:fill="D9D9D9" w:themeFill="background1" w:themeFillShade="D9"/>
          </w:tcPr>
          <w:p w14:paraId="7472A2C9" w14:textId="77777777" w:rsidR="005C338F" w:rsidRPr="00606347" w:rsidRDefault="005C338F" w:rsidP="006549F7">
            <w:pPr>
              <w:rPr>
                <w:b/>
                <w:sz w:val="18"/>
                <w:szCs w:val="18"/>
              </w:rPr>
            </w:pPr>
          </w:p>
        </w:tc>
        <w:tc>
          <w:tcPr>
            <w:tcW w:w="709" w:type="dxa"/>
            <w:shd w:val="clear" w:color="auto" w:fill="D9D9D9" w:themeFill="background1" w:themeFillShade="D9"/>
          </w:tcPr>
          <w:p w14:paraId="6CDBDEFF" w14:textId="77777777" w:rsidR="005C338F" w:rsidRPr="00606347" w:rsidRDefault="005C338F" w:rsidP="006549F7">
            <w:pPr>
              <w:rPr>
                <w:b/>
                <w:sz w:val="18"/>
                <w:szCs w:val="18"/>
              </w:rPr>
            </w:pPr>
          </w:p>
        </w:tc>
        <w:tc>
          <w:tcPr>
            <w:tcW w:w="802" w:type="dxa"/>
            <w:shd w:val="clear" w:color="auto" w:fill="auto"/>
          </w:tcPr>
          <w:p w14:paraId="4A06BEB8" w14:textId="77777777" w:rsidR="005C338F" w:rsidRPr="00606347" w:rsidRDefault="005C338F" w:rsidP="006549F7">
            <w:pPr>
              <w:rPr>
                <w:b/>
                <w:sz w:val="18"/>
                <w:szCs w:val="18"/>
              </w:rPr>
            </w:pPr>
            <w:r>
              <w:rPr>
                <w:b/>
                <w:sz w:val="18"/>
                <w:szCs w:val="18"/>
              </w:rPr>
              <w:t>10</w:t>
            </w:r>
          </w:p>
        </w:tc>
      </w:tr>
      <w:tr w:rsidR="005C338F" w:rsidRPr="00606347" w14:paraId="3A5B223F" w14:textId="77777777" w:rsidTr="006549F7">
        <w:trPr>
          <w:trHeight w:val="864"/>
          <w:jc w:val="center"/>
        </w:trPr>
        <w:tc>
          <w:tcPr>
            <w:tcW w:w="748" w:type="dxa"/>
            <w:shd w:val="clear" w:color="auto" w:fill="auto"/>
            <w:noWrap/>
            <w:hideMark/>
          </w:tcPr>
          <w:p w14:paraId="531C4481" w14:textId="77777777" w:rsidR="005C338F" w:rsidRPr="00606347" w:rsidRDefault="005C338F" w:rsidP="006549F7">
            <w:pPr>
              <w:rPr>
                <w:color w:val="000000"/>
                <w:sz w:val="18"/>
                <w:szCs w:val="18"/>
              </w:rPr>
            </w:pPr>
            <w:r w:rsidRPr="00606347">
              <w:rPr>
                <w:color w:val="000000"/>
                <w:sz w:val="18"/>
                <w:szCs w:val="18"/>
              </w:rPr>
              <w:t>LO2.01</w:t>
            </w:r>
          </w:p>
        </w:tc>
        <w:tc>
          <w:tcPr>
            <w:tcW w:w="3599" w:type="dxa"/>
            <w:shd w:val="clear" w:color="auto" w:fill="auto"/>
            <w:hideMark/>
          </w:tcPr>
          <w:p w14:paraId="7E7CFC2D" w14:textId="77777777" w:rsidR="005C338F" w:rsidRPr="00606347" w:rsidRDefault="005C338F" w:rsidP="006549F7">
            <w:pPr>
              <w:rPr>
                <w:color w:val="000000"/>
                <w:sz w:val="18"/>
                <w:szCs w:val="18"/>
              </w:rPr>
            </w:pPr>
            <w:r w:rsidRPr="00606347">
              <w:rPr>
                <w:color w:val="000000"/>
                <w:sz w:val="18"/>
                <w:szCs w:val="18"/>
              </w:rPr>
              <w:t>DSDM01 - Develop and implement data strategy, in particular, in a form of Data Management Plan (DMP).</w:t>
            </w:r>
          </w:p>
        </w:tc>
        <w:tc>
          <w:tcPr>
            <w:tcW w:w="850" w:type="dxa"/>
            <w:shd w:val="clear" w:color="auto" w:fill="D9D9D9" w:themeFill="background1" w:themeFillShade="D9"/>
            <w:noWrap/>
          </w:tcPr>
          <w:p w14:paraId="1BE3391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712132D" w14:textId="77777777" w:rsidR="005C338F" w:rsidRPr="00606347" w:rsidRDefault="005C338F" w:rsidP="006549F7">
            <w:pPr>
              <w:rPr>
                <w:color w:val="000000"/>
                <w:sz w:val="18"/>
                <w:szCs w:val="18"/>
              </w:rPr>
            </w:pPr>
          </w:p>
        </w:tc>
        <w:tc>
          <w:tcPr>
            <w:tcW w:w="850" w:type="dxa"/>
            <w:shd w:val="clear" w:color="auto" w:fill="auto"/>
          </w:tcPr>
          <w:p w14:paraId="0B768DCD"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E2AAD0A"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63D41FC" w14:textId="77777777" w:rsidR="005C338F" w:rsidRPr="00606347" w:rsidRDefault="005C338F" w:rsidP="006549F7">
            <w:pPr>
              <w:rPr>
                <w:color w:val="000000"/>
                <w:sz w:val="18"/>
                <w:szCs w:val="18"/>
              </w:rPr>
            </w:pPr>
          </w:p>
        </w:tc>
        <w:tc>
          <w:tcPr>
            <w:tcW w:w="802" w:type="dxa"/>
            <w:shd w:val="clear" w:color="auto" w:fill="auto"/>
          </w:tcPr>
          <w:p w14:paraId="171922DC" w14:textId="77777777" w:rsidR="005C338F" w:rsidRPr="00606347" w:rsidRDefault="005C338F" w:rsidP="006549F7">
            <w:pPr>
              <w:rPr>
                <w:color w:val="000000"/>
                <w:sz w:val="18"/>
                <w:szCs w:val="18"/>
              </w:rPr>
            </w:pPr>
          </w:p>
        </w:tc>
      </w:tr>
      <w:tr w:rsidR="005C338F" w:rsidRPr="00606347" w14:paraId="23352185" w14:textId="77777777" w:rsidTr="006549F7">
        <w:trPr>
          <w:trHeight w:val="576"/>
          <w:jc w:val="center"/>
        </w:trPr>
        <w:tc>
          <w:tcPr>
            <w:tcW w:w="748" w:type="dxa"/>
            <w:shd w:val="clear" w:color="auto" w:fill="auto"/>
            <w:noWrap/>
            <w:hideMark/>
          </w:tcPr>
          <w:p w14:paraId="553D99EF" w14:textId="77777777" w:rsidR="005C338F" w:rsidRPr="00606347" w:rsidRDefault="005C338F" w:rsidP="006549F7">
            <w:pPr>
              <w:rPr>
                <w:color w:val="000000"/>
                <w:sz w:val="18"/>
                <w:szCs w:val="18"/>
              </w:rPr>
            </w:pPr>
            <w:r w:rsidRPr="00606347">
              <w:rPr>
                <w:color w:val="000000"/>
                <w:sz w:val="18"/>
                <w:szCs w:val="18"/>
              </w:rPr>
              <w:t>LO2.02</w:t>
            </w:r>
          </w:p>
        </w:tc>
        <w:tc>
          <w:tcPr>
            <w:tcW w:w="3599" w:type="dxa"/>
            <w:shd w:val="clear" w:color="auto" w:fill="auto"/>
            <w:hideMark/>
          </w:tcPr>
          <w:p w14:paraId="374757DE" w14:textId="77777777" w:rsidR="005C338F" w:rsidRPr="00606347" w:rsidRDefault="005C338F" w:rsidP="006549F7">
            <w:pPr>
              <w:rPr>
                <w:color w:val="000000"/>
                <w:sz w:val="18"/>
                <w:szCs w:val="18"/>
              </w:rPr>
            </w:pPr>
            <w:r w:rsidRPr="00606347">
              <w:rPr>
                <w:color w:val="000000"/>
                <w:sz w:val="18"/>
                <w:szCs w:val="18"/>
              </w:rPr>
              <w:t>DSDM02 - Develop and implement relevant data models, including metadata.</w:t>
            </w:r>
          </w:p>
        </w:tc>
        <w:tc>
          <w:tcPr>
            <w:tcW w:w="850" w:type="dxa"/>
            <w:shd w:val="clear" w:color="auto" w:fill="D9D9D9" w:themeFill="background1" w:themeFillShade="D9"/>
            <w:noWrap/>
          </w:tcPr>
          <w:p w14:paraId="4702A4A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4B73A609" w14:textId="77777777" w:rsidR="005C338F" w:rsidRPr="00606347" w:rsidRDefault="005C338F" w:rsidP="006549F7">
            <w:pPr>
              <w:rPr>
                <w:color w:val="000000"/>
                <w:sz w:val="18"/>
                <w:szCs w:val="18"/>
              </w:rPr>
            </w:pPr>
          </w:p>
        </w:tc>
        <w:tc>
          <w:tcPr>
            <w:tcW w:w="850" w:type="dxa"/>
            <w:shd w:val="clear" w:color="auto" w:fill="auto"/>
          </w:tcPr>
          <w:p w14:paraId="2EB57B6A"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034C6AAD"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5A5282B" w14:textId="77777777" w:rsidR="005C338F" w:rsidRPr="00606347" w:rsidRDefault="005C338F" w:rsidP="006549F7">
            <w:pPr>
              <w:rPr>
                <w:color w:val="000000"/>
                <w:sz w:val="18"/>
                <w:szCs w:val="18"/>
              </w:rPr>
            </w:pPr>
          </w:p>
        </w:tc>
        <w:tc>
          <w:tcPr>
            <w:tcW w:w="802" w:type="dxa"/>
            <w:shd w:val="clear" w:color="auto" w:fill="auto"/>
          </w:tcPr>
          <w:p w14:paraId="4C02D1BD" w14:textId="77777777" w:rsidR="005C338F" w:rsidRPr="00606347" w:rsidRDefault="005C338F" w:rsidP="006549F7">
            <w:pPr>
              <w:rPr>
                <w:color w:val="000000"/>
                <w:sz w:val="18"/>
                <w:szCs w:val="18"/>
              </w:rPr>
            </w:pPr>
            <w:r>
              <w:rPr>
                <w:color w:val="000000"/>
                <w:sz w:val="18"/>
                <w:szCs w:val="18"/>
              </w:rPr>
              <w:t>2</w:t>
            </w:r>
          </w:p>
        </w:tc>
      </w:tr>
      <w:tr w:rsidR="005C338F" w:rsidRPr="00606347" w14:paraId="1EDA8F40" w14:textId="77777777" w:rsidTr="006549F7">
        <w:trPr>
          <w:trHeight w:val="864"/>
          <w:jc w:val="center"/>
        </w:trPr>
        <w:tc>
          <w:tcPr>
            <w:tcW w:w="748" w:type="dxa"/>
            <w:shd w:val="clear" w:color="auto" w:fill="auto"/>
            <w:noWrap/>
            <w:hideMark/>
          </w:tcPr>
          <w:p w14:paraId="4853A755" w14:textId="77777777" w:rsidR="005C338F" w:rsidRPr="00606347" w:rsidRDefault="005C338F" w:rsidP="006549F7">
            <w:pPr>
              <w:rPr>
                <w:color w:val="000000"/>
                <w:sz w:val="18"/>
                <w:szCs w:val="18"/>
              </w:rPr>
            </w:pPr>
            <w:r w:rsidRPr="00606347">
              <w:rPr>
                <w:color w:val="000000"/>
                <w:sz w:val="18"/>
                <w:szCs w:val="18"/>
              </w:rPr>
              <w:t>LO2.03</w:t>
            </w:r>
          </w:p>
        </w:tc>
        <w:tc>
          <w:tcPr>
            <w:tcW w:w="3599" w:type="dxa"/>
            <w:shd w:val="clear" w:color="auto" w:fill="auto"/>
            <w:hideMark/>
          </w:tcPr>
          <w:p w14:paraId="4C4754AD" w14:textId="77777777" w:rsidR="005C338F" w:rsidRPr="00606347" w:rsidRDefault="005C338F" w:rsidP="006549F7">
            <w:pPr>
              <w:rPr>
                <w:color w:val="000000"/>
                <w:sz w:val="18"/>
                <w:szCs w:val="18"/>
              </w:rPr>
            </w:pPr>
            <w:r w:rsidRPr="00606347">
              <w:rPr>
                <w:color w:val="000000"/>
                <w:sz w:val="18"/>
                <w:szCs w:val="18"/>
              </w:rPr>
              <w:t>DSDM03 - Collect and integrate different data source and provide them for further analysis.</w:t>
            </w:r>
          </w:p>
        </w:tc>
        <w:tc>
          <w:tcPr>
            <w:tcW w:w="850" w:type="dxa"/>
            <w:shd w:val="clear" w:color="auto" w:fill="D9D9D9" w:themeFill="background1" w:themeFillShade="D9"/>
            <w:noWrap/>
          </w:tcPr>
          <w:p w14:paraId="678840CB"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12AA4AD" w14:textId="77777777" w:rsidR="005C338F" w:rsidRPr="00606347" w:rsidRDefault="005C338F" w:rsidP="006549F7">
            <w:pPr>
              <w:rPr>
                <w:color w:val="000000"/>
                <w:sz w:val="18"/>
                <w:szCs w:val="18"/>
              </w:rPr>
            </w:pPr>
          </w:p>
        </w:tc>
        <w:tc>
          <w:tcPr>
            <w:tcW w:w="850" w:type="dxa"/>
            <w:shd w:val="clear" w:color="auto" w:fill="auto"/>
          </w:tcPr>
          <w:p w14:paraId="0BFC877F"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71E6D658"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FB9EB8D" w14:textId="77777777" w:rsidR="005C338F" w:rsidRPr="00606347" w:rsidRDefault="005C338F" w:rsidP="006549F7">
            <w:pPr>
              <w:rPr>
                <w:color w:val="000000"/>
                <w:sz w:val="18"/>
                <w:szCs w:val="18"/>
              </w:rPr>
            </w:pPr>
          </w:p>
        </w:tc>
        <w:tc>
          <w:tcPr>
            <w:tcW w:w="802" w:type="dxa"/>
            <w:shd w:val="clear" w:color="auto" w:fill="auto"/>
          </w:tcPr>
          <w:p w14:paraId="5A8E442E" w14:textId="77777777" w:rsidR="005C338F" w:rsidRPr="00606347" w:rsidRDefault="005C338F" w:rsidP="006549F7">
            <w:pPr>
              <w:rPr>
                <w:color w:val="000000"/>
                <w:sz w:val="18"/>
                <w:szCs w:val="18"/>
              </w:rPr>
            </w:pPr>
            <w:r>
              <w:rPr>
                <w:color w:val="000000"/>
                <w:sz w:val="18"/>
                <w:szCs w:val="18"/>
              </w:rPr>
              <w:t>2</w:t>
            </w:r>
          </w:p>
        </w:tc>
      </w:tr>
      <w:tr w:rsidR="005C338F" w:rsidRPr="00606347" w14:paraId="56BE35E2" w14:textId="77777777" w:rsidTr="006549F7">
        <w:trPr>
          <w:trHeight w:val="864"/>
          <w:jc w:val="center"/>
        </w:trPr>
        <w:tc>
          <w:tcPr>
            <w:tcW w:w="748" w:type="dxa"/>
            <w:shd w:val="clear" w:color="auto" w:fill="auto"/>
            <w:noWrap/>
            <w:hideMark/>
          </w:tcPr>
          <w:p w14:paraId="41B64B5D" w14:textId="77777777" w:rsidR="005C338F" w:rsidRPr="00606347" w:rsidRDefault="005C338F" w:rsidP="006549F7">
            <w:pPr>
              <w:rPr>
                <w:color w:val="000000"/>
                <w:sz w:val="18"/>
                <w:szCs w:val="18"/>
              </w:rPr>
            </w:pPr>
            <w:r w:rsidRPr="00606347">
              <w:rPr>
                <w:color w:val="000000"/>
                <w:sz w:val="18"/>
                <w:szCs w:val="18"/>
              </w:rPr>
              <w:t>LO2.04</w:t>
            </w:r>
          </w:p>
        </w:tc>
        <w:tc>
          <w:tcPr>
            <w:tcW w:w="3599" w:type="dxa"/>
            <w:shd w:val="clear" w:color="auto" w:fill="auto"/>
            <w:hideMark/>
          </w:tcPr>
          <w:p w14:paraId="097602B5" w14:textId="77777777" w:rsidR="005C338F" w:rsidRPr="00606347" w:rsidRDefault="005C338F" w:rsidP="006549F7">
            <w:pPr>
              <w:rPr>
                <w:color w:val="000000"/>
                <w:sz w:val="18"/>
                <w:szCs w:val="18"/>
              </w:rPr>
            </w:pPr>
            <w:r w:rsidRPr="00606347">
              <w:rPr>
                <w:color w:val="000000"/>
                <w:sz w:val="18"/>
                <w:szCs w:val="18"/>
              </w:rPr>
              <w:t>DSDM04 - Develop and maintain a historical data repository of analysis results (data provenance).</w:t>
            </w:r>
          </w:p>
        </w:tc>
        <w:tc>
          <w:tcPr>
            <w:tcW w:w="850" w:type="dxa"/>
            <w:shd w:val="clear" w:color="auto" w:fill="D9D9D9" w:themeFill="background1" w:themeFillShade="D9"/>
            <w:noWrap/>
          </w:tcPr>
          <w:p w14:paraId="0F529E04"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F84C522" w14:textId="77777777" w:rsidR="005C338F" w:rsidRPr="00606347" w:rsidRDefault="005C338F" w:rsidP="006549F7">
            <w:pPr>
              <w:rPr>
                <w:color w:val="000000"/>
                <w:sz w:val="18"/>
                <w:szCs w:val="18"/>
              </w:rPr>
            </w:pPr>
          </w:p>
        </w:tc>
        <w:tc>
          <w:tcPr>
            <w:tcW w:w="850" w:type="dxa"/>
            <w:shd w:val="clear" w:color="auto" w:fill="auto"/>
          </w:tcPr>
          <w:p w14:paraId="538BA6B5" w14:textId="77777777" w:rsidR="005C338F" w:rsidRPr="00606347" w:rsidRDefault="005C338F" w:rsidP="006549F7">
            <w:pPr>
              <w:rPr>
                <w:color w:val="000000"/>
                <w:sz w:val="18"/>
                <w:szCs w:val="18"/>
              </w:rPr>
            </w:pPr>
            <w:r>
              <w:rPr>
                <w:color w:val="000000"/>
                <w:sz w:val="18"/>
                <w:szCs w:val="18"/>
              </w:rPr>
              <w:t>4</w:t>
            </w:r>
          </w:p>
        </w:tc>
        <w:tc>
          <w:tcPr>
            <w:tcW w:w="851" w:type="dxa"/>
            <w:shd w:val="clear" w:color="auto" w:fill="D9D9D9" w:themeFill="background1" w:themeFillShade="D9"/>
          </w:tcPr>
          <w:p w14:paraId="2F874340"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32BAB64" w14:textId="77777777" w:rsidR="005C338F" w:rsidRPr="00606347" w:rsidRDefault="005C338F" w:rsidP="006549F7">
            <w:pPr>
              <w:rPr>
                <w:color w:val="000000"/>
                <w:sz w:val="18"/>
                <w:szCs w:val="18"/>
              </w:rPr>
            </w:pPr>
          </w:p>
        </w:tc>
        <w:tc>
          <w:tcPr>
            <w:tcW w:w="802" w:type="dxa"/>
            <w:shd w:val="clear" w:color="auto" w:fill="auto"/>
          </w:tcPr>
          <w:p w14:paraId="6D5AFD8F" w14:textId="77777777" w:rsidR="005C338F" w:rsidRPr="00606347" w:rsidRDefault="005C338F" w:rsidP="006549F7">
            <w:pPr>
              <w:rPr>
                <w:color w:val="000000"/>
                <w:sz w:val="18"/>
                <w:szCs w:val="18"/>
              </w:rPr>
            </w:pPr>
            <w:r>
              <w:rPr>
                <w:color w:val="000000"/>
                <w:sz w:val="18"/>
                <w:szCs w:val="18"/>
              </w:rPr>
              <w:t>4</w:t>
            </w:r>
          </w:p>
        </w:tc>
      </w:tr>
      <w:tr w:rsidR="005C338F" w:rsidRPr="00606347" w14:paraId="07479058" w14:textId="77777777" w:rsidTr="006549F7">
        <w:trPr>
          <w:trHeight w:val="576"/>
          <w:jc w:val="center"/>
        </w:trPr>
        <w:tc>
          <w:tcPr>
            <w:tcW w:w="748" w:type="dxa"/>
            <w:shd w:val="clear" w:color="auto" w:fill="auto"/>
            <w:noWrap/>
            <w:hideMark/>
          </w:tcPr>
          <w:p w14:paraId="5A25FE56" w14:textId="77777777" w:rsidR="005C338F" w:rsidRPr="00606347" w:rsidRDefault="005C338F" w:rsidP="006549F7">
            <w:pPr>
              <w:rPr>
                <w:color w:val="000000"/>
                <w:sz w:val="18"/>
                <w:szCs w:val="18"/>
              </w:rPr>
            </w:pPr>
            <w:r w:rsidRPr="00606347">
              <w:rPr>
                <w:color w:val="000000"/>
                <w:sz w:val="18"/>
                <w:szCs w:val="18"/>
              </w:rPr>
              <w:t>LO2.05</w:t>
            </w:r>
          </w:p>
        </w:tc>
        <w:tc>
          <w:tcPr>
            <w:tcW w:w="3599" w:type="dxa"/>
            <w:shd w:val="clear" w:color="auto" w:fill="auto"/>
            <w:hideMark/>
          </w:tcPr>
          <w:p w14:paraId="7E9AFDE8" w14:textId="77777777" w:rsidR="005C338F" w:rsidRPr="00606347" w:rsidRDefault="005C338F" w:rsidP="006549F7">
            <w:pPr>
              <w:rPr>
                <w:color w:val="000000"/>
                <w:sz w:val="18"/>
                <w:szCs w:val="18"/>
              </w:rPr>
            </w:pPr>
            <w:r w:rsidRPr="00606347">
              <w:rPr>
                <w:color w:val="000000"/>
                <w:sz w:val="18"/>
                <w:szCs w:val="18"/>
              </w:rPr>
              <w:t>DSDM05 - Ensure data quality, accessibility, publications (data curation).</w:t>
            </w:r>
          </w:p>
        </w:tc>
        <w:tc>
          <w:tcPr>
            <w:tcW w:w="850" w:type="dxa"/>
            <w:shd w:val="clear" w:color="auto" w:fill="D9D9D9" w:themeFill="background1" w:themeFillShade="D9"/>
            <w:noWrap/>
          </w:tcPr>
          <w:p w14:paraId="1B0BB73A"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B80EEFC" w14:textId="77777777" w:rsidR="005C338F" w:rsidRPr="00606347" w:rsidRDefault="005C338F" w:rsidP="006549F7">
            <w:pPr>
              <w:rPr>
                <w:color w:val="000000"/>
                <w:sz w:val="18"/>
                <w:szCs w:val="18"/>
              </w:rPr>
            </w:pPr>
          </w:p>
        </w:tc>
        <w:tc>
          <w:tcPr>
            <w:tcW w:w="850" w:type="dxa"/>
            <w:shd w:val="clear" w:color="auto" w:fill="auto"/>
          </w:tcPr>
          <w:p w14:paraId="0C5CF4E5"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652BA345"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623831A" w14:textId="77777777" w:rsidR="005C338F" w:rsidRPr="00606347" w:rsidRDefault="005C338F" w:rsidP="006549F7">
            <w:pPr>
              <w:rPr>
                <w:color w:val="000000"/>
                <w:sz w:val="18"/>
                <w:szCs w:val="18"/>
              </w:rPr>
            </w:pPr>
          </w:p>
        </w:tc>
        <w:tc>
          <w:tcPr>
            <w:tcW w:w="802" w:type="dxa"/>
            <w:shd w:val="clear" w:color="auto" w:fill="auto"/>
          </w:tcPr>
          <w:p w14:paraId="2B697202" w14:textId="77777777" w:rsidR="005C338F" w:rsidRPr="00606347" w:rsidRDefault="005C338F" w:rsidP="006549F7">
            <w:pPr>
              <w:rPr>
                <w:color w:val="000000"/>
                <w:sz w:val="18"/>
                <w:szCs w:val="18"/>
              </w:rPr>
            </w:pPr>
            <w:r>
              <w:rPr>
                <w:color w:val="000000"/>
                <w:sz w:val="18"/>
                <w:szCs w:val="18"/>
              </w:rPr>
              <w:t>2</w:t>
            </w:r>
          </w:p>
        </w:tc>
      </w:tr>
      <w:tr w:rsidR="005C338F" w:rsidRPr="00606347" w14:paraId="3A4D9E0D" w14:textId="77777777" w:rsidTr="006549F7">
        <w:trPr>
          <w:trHeight w:val="576"/>
          <w:jc w:val="center"/>
        </w:trPr>
        <w:tc>
          <w:tcPr>
            <w:tcW w:w="748" w:type="dxa"/>
            <w:shd w:val="clear" w:color="auto" w:fill="auto"/>
            <w:noWrap/>
            <w:hideMark/>
          </w:tcPr>
          <w:p w14:paraId="5F793CBC" w14:textId="77777777" w:rsidR="005C338F" w:rsidRPr="00606347" w:rsidRDefault="005C338F" w:rsidP="006549F7">
            <w:pPr>
              <w:rPr>
                <w:color w:val="000000"/>
                <w:sz w:val="18"/>
                <w:szCs w:val="18"/>
              </w:rPr>
            </w:pPr>
            <w:r w:rsidRPr="00606347">
              <w:rPr>
                <w:color w:val="000000"/>
                <w:sz w:val="18"/>
                <w:szCs w:val="18"/>
              </w:rPr>
              <w:t>LO2.06</w:t>
            </w:r>
          </w:p>
        </w:tc>
        <w:tc>
          <w:tcPr>
            <w:tcW w:w="3599" w:type="dxa"/>
            <w:shd w:val="clear" w:color="auto" w:fill="auto"/>
            <w:hideMark/>
          </w:tcPr>
          <w:p w14:paraId="491BDE0D" w14:textId="77777777" w:rsidR="005C338F" w:rsidRPr="00606347" w:rsidRDefault="005C338F" w:rsidP="006549F7">
            <w:pPr>
              <w:rPr>
                <w:color w:val="000000"/>
                <w:sz w:val="18"/>
                <w:szCs w:val="18"/>
              </w:rPr>
            </w:pPr>
            <w:r w:rsidRPr="00606347">
              <w:rPr>
                <w:color w:val="000000"/>
                <w:sz w:val="18"/>
                <w:szCs w:val="18"/>
              </w:rPr>
              <w:t>DSDM06 - Manage IPR and ethical issues in data management.</w:t>
            </w:r>
          </w:p>
        </w:tc>
        <w:tc>
          <w:tcPr>
            <w:tcW w:w="850" w:type="dxa"/>
            <w:shd w:val="clear" w:color="auto" w:fill="D9D9D9" w:themeFill="background1" w:themeFillShade="D9"/>
            <w:noWrap/>
          </w:tcPr>
          <w:p w14:paraId="4D2265D3" w14:textId="77777777" w:rsidR="005C338F" w:rsidRPr="00606347" w:rsidRDefault="005C338F" w:rsidP="006549F7">
            <w:pPr>
              <w:rPr>
                <w:sz w:val="18"/>
                <w:szCs w:val="18"/>
              </w:rPr>
            </w:pPr>
          </w:p>
        </w:tc>
        <w:tc>
          <w:tcPr>
            <w:tcW w:w="851" w:type="dxa"/>
            <w:shd w:val="clear" w:color="auto" w:fill="D9D9D9" w:themeFill="background1" w:themeFillShade="D9"/>
          </w:tcPr>
          <w:p w14:paraId="3BA925F8" w14:textId="77777777" w:rsidR="005C338F" w:rsidRPr="00606347" w:rsidRDefault="005C338F" w:rsidP="006549F7">
            <w:pPr>
              <w:rPr>
                <w:sz w:val="18"/>
                <w:szCs w:val="18"/>
              </w:rPr>
            </w:pPr>
          </w:p>
        </w:tc>
        <w:tc>
          <w:tcPr>
            <w:tcW w:w="850" w:type="dxa"/>
            <w:shd w:val="clear" w:color="auto" w:fill="auto"/>
          </w:tcPr>
          <w:p w14:paraId="63227E86" w14:textId="77777777" w:rsidR="005C338F" w:rsidRPr="00606347" w:rsidRDefault="005C338F" w:rsidP="006549F7">
            <w:pPr>
              <w:rPr>
                <w:sz w:val="18"/>
                <w:szCs w:val="18"/>
              </w:rPr>
            </w:pPr>
          </w:p>
        </w:tc>
        <w:tc>
          <w:tcPr>
            <w:tcW w:w="851" w:type="dxa"/>
            <w:shd w:val="clear" w:color="auto" w:fill="D9D9D9" w:themeFill="background1" w:themeFillShade="D9"/>
          </w:tcPr>
          <w:p w14:paraId="3D5CB5F1" w14:textId="77777777" w:rsidR="005C338F" w:rsidRPr="00606347" w:rsidRDefault="005C338F" w:rsidP="006549F7">
            <w:pPr>
              <w:rPr>
                <w:sz w:val="18"/>
                <w:szCs w:val="18"/>
              </w:rPr>
            </w:pPr>
          </w:p>
        </w:tc>
        <w:tc>
          <w:tcPr>
            <w:tcW w:w="709" w:type="dxa"/>
            <w:shd w:val="clear" w:color="auto" w:fill="D9D9D9" w:themeFill="background1" w:themeFillShade="D9"/>
          </w:tcPr>
          <w:p w14:paraId="28BCC188" w14:textId="77777777" w:rsidR="005C338F" w:rsidRPr="00606347" w:rsidRDefault="005C338F" w:rsidP="006549F7">
            <w:pPr>
              <w:rPr>
                <w:sz w:val="18"/>
                <w:szCs w:val="18"/>
              </w:rPr>
            </w:pPr>
          </w:p>
        </w:tc>
        <w:tc>
          <w:tcPr>
            <w:tcW w:w="802" w:type="dxa"/>
            <w:shd w:val="clear" w:color="auto" w:fill="auto"/>
          </w:tcPr>
          <w:p w14:paraId="6C595638" w14:textId="77777777" w:rsidR="005C338F" w:rsidRPr="00606347" w:rsidRDefault="005C338F" w:rsidP="006549F7">
            <w:pPr>
              <w:rPr>
                <w:sz w:val="18"/>
                <w:szCs w:val="18"/>
              </w:rPr>
            </w:pPr>
          </w:p>
        </w:tc>
      </w:tr>
      <w:tr w:rsidR="005C338F" w:rsidRPr="00606347" w14:paraId="17C0973B" w14:textId="77777777" w:rsidTr="006549F7">
        <w:trPr>
          <w:trHeight w:val="288"/>
          <w:jc w:val="center"/>
        </w:trPr>
        <w:tc>
          <w:tcPr>
            <w:tcW w:w="9260" w:type="dxa"/>
            <w:gridSpan w:val="8"/>
            <w:shd w:val="clear" w:color="auto" w:fill="auto"/>
            <w:hideMark/>
          </w:tcPr>
          <w:p w14:paraId="4EB52E5D" w14:textId="77777777" w:rsidR="005C338F" w:rsidRPr="00606347" w:rsidRDefault="005C338F" w:rsidP="006549F7">
            <w:pPr>
              <w:rPr>
                <w:b/>
                <w:bCs/>
                <w:sz w:val="18"/>
                <w:szCs w:val="18"/>
              </w:rPr>
            </w:pPr>
            <w:r w:rsidRPr="00606347">
              <w:rPr>
                <w:b/>
                <w:sz w:val="18"/>
                <w:szCs w:val="18"/>
              </w:rPr>
              <w:t>Data Science Engineering</w:t>
            </w:r>
          </w:p>
        </w:tc>
      </w:tr>
      <w:tr w:rsidR="005C338F" w:rsidRPr="00606347" w14:paraId="1379EE4C" w14:textId="77777777" w:rsidTr="006549F7">
        <w:trPr>
          <w:trHeight w:val="1152"/>
          <w:jc w:val="center"/>
        </w:trPr>
        <w:tc>
          <w:tcPr>
            <w:tcW w:w="748" w:type="dxa"/>
            <w:shd w:val="clear" w:color="auto" w:fill="auto"/>
            <w:hideMark/>
          </w:tcPr>
          <w:p w14:paraId="5276660F" w14:textId="77777777" w:rsidR="005C338F" w:rsidRPr="00606347" w:rsidRDefault="005C338F" w:rsidP="006549F7">
            <w:pPr>
              <w:rPr>
                <w:b/>
                <w:sz w:val="18"/>
                <w:szCs w:val="18"/>
              </w:rPr>
            </w:pPr>
            <w:r w:rsidRPr="00606347">
              <w:rPr>
                <w:b/>
                <w:sz w:val="18"/>
                <w:szCs w:val="18"/>
              </w:rPr>
              <w:t>LO3-ENG</w:t>
            </w:r>
          </w:p>
        </w:tc>
        <w:tc>
          <w:tcPr>
            <w:tcW w:w="3599" w:type="dxa"/>
            <w:shd w:val="clear" w:color="auto" w:fill="auto"/>
            <w:hideMark/>
          </w:tcPr>
          <w:p w14:paraId="23362D0F" w14:textId="741C8F2D" w:rsidR="005C338F" w:rsidRPr="00606347" w:rsidRDefault="005C338F" w:rsidP="006549F7">
            <w:pPr>
              <w:rPr>
                <w:b/>
                <w:sz w:val="18"/>
                <w:szCs w:val="18"/>
              </w:rPr>
            </w:pPr>
            <w:r w:rsidRPr="00606347">
              <w:rPr>
                <w:b/>
                <w:sz w:val="18"/>
                <w:szCs w:val="18"/>
              </w:rPr>
              <w:t>DS</w:t>
            </w:r>
            <w:r>
              <w:rPr>
                <w:b/>
                <w:sz w:val="18"/>
                <w:szCs w:val="18"/>
              </w:rPr>
              <w:t>ENG</w:t>
            </w:r>
            <w:r w:rsidRPr="00606347">
              <w:rPr>
                <w:b/>
                <w:sz w:val="18"/>
                <w:szCs w:val="18"/>
              </w:rPr>
              <w:t xml:space="preserve">-ENG - Use engineering principles to research, design, develop and implement </w:t>
            </w:r>
            <w:r w:rsidR="00372FAB" w:rsidRPr="00606347">
              <w:rPr>
                <w:b/>
                <w:sz w:val="18"/>
                <w:szCs w:val="18"/>
              </w:rPr>
              <w:t>new instruments</w:t>
            </w:r>
            <w:r w:rsidRPr="00606347">
              <w:rPr>
                <w:b/>
                <w:sz w:val="18"/>
                <w:szCs w:val="18"/>
              </w:rPr>
              <w:t xml:space="preserve"> and applications for data collection, analysis and management.</w:t>
            </w:r>
          </w:p>
        </w:tc>
        <w:tc>
          <w:tcPr>
            <w:tcW w:w="850" w:type="dxa"/>
            <w:shd w:val="clear" w:color="auto" w:fill="auto"/>
            <w:noWrap/>
            <w:hideMark/>
          </w:tcPr>
          <w:p w14:paraId="706B6998" w14:textId="77777777" w:rsidR="005C338F" w:rsidRPr="00606347" w:rsidRDefault="005C338F" w:rsidP="006549F7">
            <w:pPr>
              <w:rPr>
                <w:b/>
                <w:sz w:val="18"/>
                <w:szCs w:val="18"/>
              </w:rPr>
            </w:pPr>
            <w:r>
              <w:rPr>
                <w:b/>
                <w:sz w:val="18"/>
                <w:szCs w:val="18"/>
              </w:rPr>
              <w:t>70</w:t>
            </w:r>
          </w:p>
        </w:tc>
        <w:tc>
          <w:tcPr>
            <w:tcW w:w="851" w:type="dxa"/>
            <w:shd w:val="clear" w:color="auto" w:fill="D9D9D9" w:themeFill="background1" w:themeFillShade="D9"/>
          </w:tcPr>
          <w:p w14:paraId="63BEE18E" w14:textId="77777777" w:rsidR="005C338F" w:rsidRPr="00606347" w:rsidRDefault="005C338F" w:rsidP="006549F7">
            <w:pPr>
              <w:rPr>
                <w:b/>
                <w:sz w:val="18"/>
                <w:szCs w:val="18"/>
              </w:rPr>
            </w:pPr>
          </w:p>
        </w:tc>
        <w:tc>
          <w:tcPr>
            <w:tcW w:w="850" w:type="dxa"/>
            <w:shd w:val="clear" w:color="auto" w:fill="auto"/>
          </w:tcPr>
          <w:p w14:paraId="2CDFEFCF" w14:textId="77777777" w:rsidR="005C338F" w:rsidRPr="00606347" w:rsidRDefault="005C338F" w:rsidP="006549F7">
            <w:pPr>
              <w:rPr>
                <w:b/>
                <w:sz w:val="18"/>
                <w:szCs w:val="18"/>
              </w:rPr>
            </w:pPr>
            <w:r>
              <w:rPr>
                <w:b/>
                <w:sz w:val="18"/>
                <w:szCs w:val="18"/>
              </w:rPr>
              <w:t>45</w:t>
            </w:r>
          </w:p>
        </w:tc>
        <w:tc>
          <w:tcPr>
            <w:tcW w:w="851" w:type="dxa"/>
            <w:shd w:val="clear" w:color="auto" w:fill="auto"/>
          </w:tcPr>
          <w:p w14:paraId="25FFAF45" w14:textId="77777777" w:rsidR="005C338F" w:rsidRPr="00606347" w:rsidRDefault="005C338F" w:rsidP="006549F7">
            <w:pPr>
              <w:rPr>
                <w:b/>
                <w:sz w:val="18"/>
                <w:szCs w:val="18"/>
              </w:rPr>
            </w:pPr>
            <w:r>
              <w:rPr>
                <w:b/>
                <w:sz w:val="18"/>
                <w:szCs w:val="18"/>
              </w:rPr>
              <w:t>75</w:t>
            </w:r>
          </w:p>
        </w:tc>
        <w:tc>
          <w:tcPr>
            <w:tcW w:w="709" w:type="dxa"/>
            <w:shd w:val="clear" w:color="auto" w:fill="D9D9D9" w:themeFill="background1" w:themeFillShade="D9"/>
          </w:tcPr>
          <w:p w14:paraId="5CF3A017" w14:textId="77777777" w:rsidR="005C338F" w:rsidRPr="00606347" w:rsidRDefault="005C338F" w:rsidP="006549F7">
            <w:pPr>
              <w:rPr>
                <w:b/>
                <w:sz w:val="18"/>
                <w:szCs w:val="18"/>
              </w:rPr>
            </w:pPr>
          </w:p>
        </w:tc>
        <w:tc>
          <w:tcPr>
            <w:tcW w:w="802" w:type="dxa"/>
            <w:shd w:val="clear" w:color="auto" w:fill="D9D9D9" w:themeFill="background1" w:themeFillShade="D9"/>
          </w:tcPr>
          <w:p w14:paraId="09516AC6" w14:textId="77777777" w:rsidR="005C338F" w:rsidRPr="00606347" w:rsidRDefault="005C338F" w:rsidP="006549F7">
            <w:pPr>
              <w:rPr>
                <w:b/>
                <w:sz w:val="18"/>
                <w:szCs w:val="18"/>
              </w:rPr>
            </w:pPr>
          </w:p>
        </w:tc>
      </w:tr>
      <w:tr w:rsidR="005C338F" w:rsidRPr="00606347" w14:paraId="0B9C863B" w14:textId="77777777" w:rsidTr="006549F7">
        <w:trPr>
          <w:trHeight w:val="1080"/>
          <w:jc w:val="center"/>
        </w:trPr>
        <w:tc>
          <w:tcPr>
            <w:tcW w:w="748" w:type="dxa"/>
            <w:shd w:val="clear" w:color="auto" w:fill="auto"/>
            <w:hideMark/>
          </w:tcPr>
          <w:p w14:paraId="47B78E35" w14:textId="77777777" w:rsidR="005C338F" w:rsidRPr="00606347" w:rsidRDefault="005C338F" w:rsidP="006549F7">
            <w:pPr>
              <w:rPr>
                <w:color w:val="000000"/>
                <w:sz w:val="18"/>
                <w:szCs w:val="18"/>
              </w:rPr>
            </w:pPr>
            <w:r w:rsidRPr="00606347">
              <w:rPr>
                <w:color w:val="000000"/>
                <w:sz w:val="18"/>
                <w:szCs w:val="18"/>
              </w:rPr>
              <w:t>LO3.01</w:t>
            </w:r>
          </w:p>
        </w:tc>
        <w:tc>
          <w:tcPr>
            <w:tcW w:w="3599" w:type="dxa"/>
            <w:shd w:val="clear" w:color="auto" w:fill="auto"/>
            <w:hideMark/>
          </w:tcPr>
          <w:p w14:paraId="67D774B9" w14:textId="77777777" w:rsidR="005C338F" w:rsidRPr="00606347" w:rsidRDefault="005C338F" w:rsidP="006549F7">
            <w:pPr>
              <w:rPr>
                <w:color w:val="000000"/>
                <w:sz w:val="18"/>
                <w:szCs w:val="18"/>
              </w:rPr>
            </w:pPr>
            <w:r w:rsidRPr="00606347">
              <w:rPr>
                <w:color w:val="000000"/>
                <w:sz w:val="18"/>
                <w:szCs w:val="18"/>
              </w:rPr>
              <w:t>DSENG01 - Use engineering principles to research, design, prototype data analytics applications, or develop structures, instruments, machines, experiments, processes, systems.</w:t>
            </w:r>
          </w:p>
        </w:tc>
        <w:tc>
          <w:tcPr>
            <w:tcW w:w="850" w:type="dxa"/>
            <w:shd w:val="clear" w:color="auto" w:fill="auto"/>
            <w:noWrap/>
            <w:hideMark/>
          </w:tcPr>
          <w:p w14:paraId="4FA5C582"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2596E013" w14:textId="77777777" w:rsidR="005C338F" w:rsidRPr="00606347" w:rsidRDefault="005C338F" w:rsidP="006549F7">
            <w:pPr>
              <w:rPr>
                <w:color w:val="000000"/>
                <w:sz w:val="18"/>
                <w:szCs w:val="18"/>
              </w:rPr>
            </w:pPr>
          </w:p>
        </w:tc>
        <w:tc>
          <w:tcPr>
            <w:tcW w:w="850" w:type="dxa"/>
            <w:shd w:val="clear" w:color="auto" w:fill="auto"/>
          </w:tcPr>
          <w:p w14:paraId="281EF632"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46D7A5F8" w14:textId="77777777" w:rsidR="005C338F" w:rsidRPr="00606347" w:rsidRDefault="005C338F" w:rsidP="006549F7">
            <w:pPr>
              <w:rPr>
                <w:color w:val="000000"/>
                <w:sz w:val="18"/>
                <w:szCs w:val="18"/>
              </w:rPr>
            </w:pPr>
            <w:r>
              <w:rPr>
                <w:color w:val="000000"/>
                <w:sz w:val="18"/>
                <w:szCs w:val="18"/>
              </w:rPr>
              <w:t>10</w:t>
            </w:r>
          </w:p>
        </w:tc>
        <w:tc>
          <w:tcPr>
            <w:tcW w:w="709" w:type="dxa"/>
            <w:shd w:val="clear" w:color="auto" w:fill="D9D9D9" w:themeFill="background1" w:themeFillShade="D9"/>
          </w:tcPr>
          <w:p w14:paraId="5A06F1B6"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5773AC0E" w14:textId="77777777" w:rsidR="005C338F" w:rsidRPr="00606347" w:rsidRDefault="005C338F" w:rsidP="006549F7">
            <w:pPr>
              <w:rPr>
                <w:color w:val="000000"/>
                <w:sz w:val="18"/>
                <w:szCs w:val="18"/>
              </w:rPr>
            </w:pPr>
          </w:p>
        </w:tc>
      </w:tr>
      <w:tr w:rsidR="005C338F" w:rsidRPr="00606347" w14:paraId="06547E20" w14:textId="77777777" w:rsidTr="006549F7">
        <w:trPr>
          <w:trHeight w:val="648"/>
          <w:jc w:val="center"/>
        </w:trPr>
        <w:tc>
          <w:tcPr>
            <w:tcW w:w="748" w:type="dxa"/>
            <w:shd w:val="clear" w:color="auto" w:fill="auto"/>
            <w:hideMark/>
          </w:tcPr>
          <w:p w14:paraId="0ED6438D" w14:textId="77777777" w:rsidR="005C338F" w:rsidRPr="00606347" w:rsidRDefault="005C338F" w:rsidP="006549F7">
            <w:pPr>
              <w:rPr>
                <w:color w:val="000000"/>
                <w:sz w:val="18"/>
                <w:szCs w:val="18"/>
              </w:rPr>
            </w:pPr>
            <w:r w:rsidRPr="00606347">
              <w:rPr>
                <w:color w:val="000000"/>
                <w:sz w:val="18"/>
                <w:szCs w:val="18"/>
              </w:rPr>
              <w:t>LO3.02</w:t>
            </w:r>
          </w:p>
        </w:tc>
        <w:tc>
          <w:tcPr>
            <w:tcW w:w="3599" w:type="dxa"/>
            <w:shd w:val="clear" w:color="auto" w:fill="auto"/>
            <w:hideMark/>
          </w:tcPr>
          <w:p w14:paraId="4CEA41F4" w14:textId="77777777" w:rsidR="005C338F" w:rsidRPr="00606347" w:rsidRDefault="005C338F" w:rsidP="006549F7">
            <w:pPr>
              <w:rPr>
                <w:color w:val="000000"/>
                <w:sz w:val="18"/>
                <w:szCs w:val="18"/>
              </w:rPr>
            </w:pPr>
            <w:r w:rsidRPr="00606347">
              <w:rPr>
                <w:color w:val="000000"/>
                <w:sz w:val="18"/>
                <w:szCs w:val="18"/>
              </w:rPr>
              <w:t>DSENG02 - Develop and apply computational solutions to domain related problems using wide range of data analytics platforms.</w:t>
            </w:r>
          </w:p>
        </w:tc>
        <w:tc>
          <w:tcPr>
            <w:tcW w:w="850" w:type="dxa"/>
            <w:shd w:val="clear" w:color="auto" w:fill="auto"/>
            <w:noWrap/>
            <w:hideMark/>
          </w:tcPr>
          <w:p w14:paraId="51F0FD4A"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2531DCF2" w14:textId="77777777" w:rsidR="005C338F" w:rsidRPr="00606347" w:rsidRDefault="005C338F" w:rsidP="006549F7">
            <w:pPr>
              <w:rPr>
                <w:color w:val="000000"/>
                <w:sz w:val="18"/>
                <w:szCs w:val="18"/>
              </w:rPr>
            </w:pPr>
          </w:p>
        </w:tc>
        <w:tc>
          <w:tcPr>
            <w:tcW w:w="850" w:type="dxa"/>
            <w:shd w:val="clear" w:color="auto" w:fill="auto"/>
          </w:tcPr>
          <w:p w14:paraId="04F5FA52"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auto"/>
          </w:tcPr>
          <w:p w14:paraId="6B90DD6D" w14:textId="77777777" w:rsidR="005C338F" w:rsidRPr="00606347" w:rsidRDefault="005C338F" w:rsidP="006549F7">
            <w:pPr>
              <w:rPr>
                <w:color w:val="000000"/>
                <w:sz w:val="18"/>
                <w:szCs w:val="18"/>
              </w:rPr>
            </w:pPr>
            <w:r>
              <w:rPr>
                <w:color w:val="000000"/>
                <w:sz w:val="18"/>
                <w:szCs w:val="18"/>
              </w:rPr>
              <w:t>10</w:t>
            </w:r>
          </w:p>
        </w:tc>
        <w:tc>
          <w:tcPr>
            <w:tcW w:w="709" w:type="dxa"/>
            <w:shd w:val="clear" w:color="auto" w:fill="D9D9D9" w:themeFill="background1" w:themeFillShade="D9"/>
          </w:tcPr>
          <w:p w14:paraId="2F8B7CEF"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544AAAD" w14:textId="77777777" w:rsidR="005C338F" w:rsidRPr="00606347" w:rsidRDefault="005C338F" w:rsidP="006549F7">
            <w:pPr>
              <w:rPr>
                <w:color w:val="000000"/>
                <w:sz w:val="18"/>
                <w:szCs w:val="18"/>
              </w:rPr>
            </w:pPr>
          </w:p>
        </w:tc>
      </w:tr>
      <w:tr w:rsidR="005C338F" w:rsidRPr="00606347" w14:paraId="4A10D373" w14:textId="77777777" w:rsidTr="006549F7">
        <w:trPr>
          <w:trHeight w:val="576"/>
          <w:jc w:val="center"/>
        </w:trPr>
        <w:tc>
          <w:tcPr>
            <w:tcW w:w="748" w:type="dxa"/>
            <w:shd w:val="clear" w:color="auto" w:fill="auto"/>
            <w:hideMark/>
          </w:tcPr>
          <w:p w14:paraId="72774BD7" w14:textId="77777777" w:rsidR="005C338F" w:rsidRPr="00606347" w:rsidRDefault="005C338F" w:rsidP="006549F7">
            <w:pPr>
              <w:rPr>
                <w:color w:val="000000"/>
                <w:sz w:val="18"/>
                <w:szCs w:val="18"/>
              </w:rPr>
            </w:pPr>
            <w:r w:rsidRPr="00606347">
              <w:rPr>
                <w:color w:val="000000"/>
                <w:sz w:val="18"/>
                <w:szCs w:val="18"/>
              </w:rPr>
              <w:t>LO3.03</w:t>
            </w:r>
          </w:p>
        </w:tc>
        <w:tc>
          <w:tcPr>
            <w:tcW w:w="3599" w:type="dxa"/>
            <w:shd w:val="clear" w:color="auto" w:fill="auto"/>
            <w:hideMark/>
          </w:tcPr>
          <w:p w14:paraId="65A57C7A" w14:textId="77777777" w:rsidR="005C338F" w:rsidRPr="00606347" w:rsidRDefault="005C338F" w:rsidP="006549F7">
            <w:pPr>
              <w:rPr>
                <w:color w:val="000000"/>
                <w:sz w:val="18"/>
                <w:szCs w:val="18"/>
              </w:rPr>
            </w:pPr>
            <w:r w:rsidRPr="00606347">
              <w:rPr>
                <w:color w:val="000000"/>
                <w:sz w:val="18"/>
                <w:szCs w:val="18"/>
              </w:rPr>
              <w:t>DSENG03 - Develops specialized data analysis tools to support executive decision making.</w:t>
            </w:r>
          </w:p>
        </w:tc>
        <w:tc>
          <w:tcPr>
            <w:tcW w:w="850" w:type="dxa"/>
            <w:shd w:val="clear" w:color="auto" w:fill="auto"/>
            <w:noWrap/>
            <w:hideMark/>
          </w:tcPr>
          <w:p w14:paraId="18A53A73"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15C0175C" w14:textId="77777777" w:rsidR="005C338F" w:rsidRPr="00606347" w:rsidRDefault="005C338F" w:rsidP="006549F7">
            <w:pPr>
              <w:rPr>
                <w:color w:val="000000"/>
                <w:sz w:val="18"/>
                <w:szCs w:val="18"/>
              </w:rPr>
            </w:pPr>
          </w:p>
        </w:tc>
        <w:tc>
          <w:tcPr>
            <w:tcW w:w="850" w:type="dxa"/>
            <w:shd w:val="clear" w:color="auto" w:fill="auto"/>
          </w:tcPr>
          <w:p w14:paraId="054CE623"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72258BA7" w14:textId="77777777" w:rsidR="005C338F" w:rsidRPr="00606347" w:rsidRDefault="005C338F" w:rsidP="006549F7">
            <w:pPr>
              <w:rPr>
                <w:color w:val="000000"/>
                <w:sz w:val="18"/>
                <w:szCs w:val="18"/>
              </w:rPr>
            </w:pPr>
            <w:r>
              <w:rPr>
                <w:color w:val="000000"/>
                <w:sz w:val="18"/>
                <w:szCs w:val="18"/>
              </w:rPr>
              <w:t>10</w:t>
            </w:r>
          </w:p>
        </w:tc>
        <w:tc>
          <w:tcPr>
            <w:tcW w:w="709" w:type="dxa"/>
            <w:shd w:val="clear" w:color="auto" w:fill="D9D9D9" w:themeFill="background1" w:themeFillShade="D9"/>
          </w:tcPr>
          <w:p w14:paraId="256B75B0"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268EA9B2" w14:textId="77777777" w:rsidR="005C338F" w:rsidRPr="00606347" w:rsidRDefault="005C338F" w:rsidP="006549F7">
            <w:pPr>
              <w:rPr>
                <w:color w:val="000000"/>
                <w:sz w:val="18"/>
                <w:szCs w:val="18"/>
              </w:rPr>
            </w:pPr>
          </w:p>
        </w:tc>
      </w:tr>
      <w:tr w:rsidR="005C338F" w:rsidRPr="00606347" w14:paraId="3887C256" w14:textId="77777777" w:rsidTr="006549F7">
        <w:trPr>
          <w:trHeight w:val="576"/>
          <w:jc w:val="center"/>
        </w:trPr>
        <w:tc>
          <w:tcPr>
            <w:tcW w:w="748" w:type="dxa"/>
            <w:shd w:val="clear" w:color="auto" w:fill="auto"/>
            <w:hideMark/>
          </w:tcPr>
          <w:p w14:paraId="028CCF0E" w14:textId="77777777" w:rsidR="005C338F" w:rsidRPr="00606347" w:rsidRDefault="005C338F" w:rsidP="006549F7">
            <w:pPr>
              <w:rPr>
                <w:color w:val="000000"/>
                <w:sz w:val="18"/>
                <w:szCs w:val="18"/>
              </w:rPr>
            </w:pPr>
            <w:r w:rsidRPr="00606347">
              <w:rPr>
                <w:color w:val="000000"/>
                <w:sz w:val="18"/>
                <w:szCs w:val="18"/>
              </w:rPr>
              <w:t>LO3.04</w:t>
            </w:r>
          </w:p>
        </w:tc>
        <w:tc>
          <w:tcPr>
            <w:tcW w:w="3599" w:type="dxa"/>
            <w:shd w:val="clear" w:color="auto" w:fill="auto"/>
            <w:hideMark/>
          </w:tcPr>
          <w:p w14:paraId="6EEFEB41" w14:textId="77777777" w:rsidR="005C338F" w:rsidRPr="006727FA" w:rsidRDefault="005C338F" w:rsidP="006549F7">
            <w:pPr>
              <w:rPr>
                <w:color w:val="000000" w:themeColor="text1"/>
                <w:sz w:val="18"/>
                <w:szCs w:val="18"/>
              </w:rPr>
            </w:pPr>
            <w:r w:rsidRPr="006727FA">
              <w:rPr>
                <w:color w:val="000000" w:themeColor="text1"/>
                <w:sz w:val="18"/>
                <w:szCs w:val="18"/>
              </w:rPr>
              <w:t>DSENG04 - Design, build, operate database technologies.</w:t>
            </w:r>
          </w:p>
        </w:tc>
        <w:tc>
          <w:tcPr>
            <w:tcW w:w="850" w:type="dxa"/>
            <w:shd w:val="clear" w:color="auto" w:fill="auto"/>
            <w:noWrap/>
            <w:hideMark/>
          </w:tcPr>
          <w:p w14:paraId="05210C0A" w14:textId="77777777" w:rsidR="005C338F" w:rsidRPr="00606347" w:rsidRDefault="005C338F" w:rsidP="006549F7">
            <w:pPr>
              <w:rPr>
                <w:color w:val="000000"/>
                <w:sz w:val="18"/>
                <w:szCs w:val="18"/>
              </w:rPr>
            </w:pPr>
            <w:r>
              <w:rPr>
                <w:color w:val="000000"/>
                <w:sz w:val="18"/>
                <w:szCs w:val="18"/>
              </w:rPr>
              <w:t>30</w:t>
            </w:r>
          </w:p>
        </w:tc>
        <w:tc>
          <w:tcPr>
            <w:tcW w:w="851" w:type="dxa"/>
            <w:shd w:val="clear" w:color="auto" w:fill="D9D9D9" w:themeFill="background1" w:themeFillShade="D9"/>
          </w:tcPr>
          <w:p w14:paraId="5FD78391" w14:textId="77777777" w:rsidR="005C338F" w:rsidRPr="00606347" w:rsidRDefault="005C338F" w:rsidP="006549F7">
            <w:pPr>
              <w:rPr>
                <w:color w:val="000000"/>
                <w:sz w:val="18"/>
                <w:szCs w:val="18"/>
              </w:rPr>
            </w:pPr>
          </w:p>
        </w:tc>
        <w:tc>
          <w:tcPr>
            <w:tcW w:w="850" w:type="dxa"/>
            <w:shd w:val="clear" w:color="auto" w:fill="auto"/>
          </w:tcPr>
          <w:p w14:paraId="69DF4AC2"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auto"/>
          </w:tcPr>
          <w:p w14:paraId="3643E2B2" w14:textId="77777777" w:rsidR="005C338F" w:rsidRPr="00606347" w:rsidRDefault="005C338F" w:rsidP="006549F7">
            <w:pPr>
              <w:rPr>
                <w:color w:val="000000"/>
                <w:sz w:val="18"/>
                <w:szCs w:val="18"/>
              </w:rPr>
            </w:pPr>
            <w:r>
              <w:rPr>
                <w:color w:val="000000"/>
                <w:sz w:val="18"/>
                <w:szCs w:val="18"/>
              </w:rPr>
              <w:t>30</w:t>
            </w:r>
          </w:p>
        </w:tc>
        <w:tc>
          <w:tcPr>
            <w:tcW w:w="709" w:type="dxa"/>
            <w:shd w:val="clear" w:color="auto" w:fill="D9D9D9" w:themeFill="background1" w:themeFillShade="D9"/>
          </w:tcPr>
          <w:p w14:paraId="655CA7EB"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2EA2D9BC" w14:textId="77777777" w:rsidR="005C338F" w:rsidRPr="00606347" w:rsidRDefault="005C338F" w:rsidP="006549F7">
            <w:pPr>
              <w:rPr>
                <w:color w:val="000000"/>
                <w:sz w:val="18"/>
                <w:szCs w:val="18"/>
              </w:rPr>
            </w:pPr>
          </w:p>
        </w:tc>
      </w:tr>
      <w:tr w:rsidR="005C338F" w:rsidRPr="00606347" w14:paraId="2520BB68" w14:textId="77777777" w:rsidTr="006549F7">
        <w:trPr>
          <w:trHeight w:val="576"/>
          <w:jc w:val="center"/>
        </w:trPr>
        <w:tc>
          <w:tcPr>
            <w:tcW w:w="748" w:type="dxa"/>
            <w:shd w:val="clear" w:color="auto" w:fill="auto"/>
            <w:hideMark/>
          </w:tcPr>
          <w:p w14:paraId="4B372A31" w14:textId="77777777" w:rsidR="005C338F" w:rsidRPr="00606347" w:rsidRDefault="005C338F" w:rsidP="006549F7">
            <w:pPr>
              <w:rPr>
                <w:color w:val="000000"/>
                <w:sz w:val="18"/>
                <w:szCs w:val="18"/>
              </w:rPr>
            </w:pPr>
            <w:r w:rsidRPr="00606347">
              <w:rPr>
                <w:color w:val="000000"/>
                <w:sz w:val="18"/>
                <w:szCs w:val="18"/>
              </w:rPr>
              <w:t>LO3.05</w:t>
            </w:r>
          </w:p>
        </w:tc>
        <w:tc>
          <w:tcPr>
            <w:tcW w:w="3599" w:type="dxa"/>
            <w:shd w:val="clear" w:color="auto" w:fill="auto"/>
            <w:hideMark/>
          </w:tcPr>
          <w:p w14:paraId="1E5A888C" w14:textId="77777777" w:rsidR="005C338F" w:rsidRPr="00606347" w:rsidRDefault="005C338F" w:rsidP="006549F7">
            <w:pPr>
              <w:rPr>
                <w:color w:val="000000"/>
                <w:sz w:val="18"/>
                <w:szCs w:val="18"/>
              </w:rPr>
            </w:pPr>
            <w:r w:rsidRPr="00606347">
              <w:rPr>
                <w:color w:val="000000"/>
                <w:sz w:val="18"/>
                <w:szCs w:val="18"/>
              </w:rPr>
              <w:t>DSENG05 - Develop solutions for secure and reliable data access.</w:t>
            </w:r>
          </w:p>
        </w:tc>
        <w:tc>
          <w:tcPr>
            <w:tcW w:w="850" w:type="dxa"/>
            <w:shd w:val="clear" w:color="auto" w:fill="auto"/>
            <w:noWrap/>
            <w:hideMark/>
          </w:tcPr>
          <w:p w14:paraId="1235282C"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1C52D423" w14:textId="77777777" w:rsidR="005C338F" w:rsidRPr="00606347" w:rsidRDefault="005C338F" w:rsidP="006549F7">
            <w:pPr>
              <w:rPr>
                <w:color w:val="000000"/>
                <w:sz w:val="18"/>
                <w:szCs w:val="18"/>
              </w:rPr>
            </w:pPr>
          </w:p>
        </w:tc>
        <w:tc>
          <w:tcPr>
            <w:tcW w:w="850" w:type="dxa"/>
            <w:shd w:val="clear" w:color="auto" w:fill="auto"/>
          </w:tcPr>
          <w:p w14:paraId="30A10660"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2C7E6B8A" w14:textId="77777777" w:rsidR="005C338F" w:rsidRPr="00606347" w:rsidRDefault="005C338F" w:rsidP="006549F7">
            <w:pPr>
              <w:rPr>
                <w:color w:val="000000"/>
                <w:sz w:val="18"/>
                <w:szCs w:val="18"/>
              </w:rPr>
            </w:pPr>
            <w:r>
              <w:rPr>
                <w:color w:val="000000"/>
                <w:sz w:val="18"/>
                <w:szCs w:val="18"/>
              </w:rPr>
              <w:t>5</w:t>
            </w:r>
          </w:p>
        </w:tc>
        <w:tc>
          <w:tcPr>
            <w:tcW w:w="709" w:type="dxa"/>
            <w:shd w:val="clear" w:color="auto" w:fill="D9D9D9" w:themeFill="background1" w:themeFillShade="D9"/>
          </w:tcPr>
          <w:p w14:paraId="08F05EBC"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86EFE5C" w14:textId="77777777" w:rsidR="005C338F" w:rsidRPr="00606347" w:rsidRDefault="005C338F" w:rsidP="006549F7">
            <w:pPr>
              <w:rPr>
                <w:color w:val="000000"/>
                <w:sz w:val="18"/>
                <w:szCs w:val="18"/>
              </w:rPr>
            </w:pPr>
          </w:p>
        </w:tc>
      </w:tr>
      <w:tr w:rsidR="005C338F" w:rsidRPr="00606347" w14:paraId="7491A70C" w14:textId="77777777" w:rsidTr="006549F7">
        <w:trPr>
          <w:trHeight w:val="576"/>
          <w:jc w:val="center"/>
        </w:trPr>
        <w:tc>
          <w:tcPr>
            <w:tcW w:w="748" w:type="dxa"/>
            <w:shd w:val="clear" w:color="auto" w:fill="auto"/>
            <w:hideMark/>
          </w:tcPr>
          <w:p w14:paraId="73C25028" w14:textId="77777777" w:rsidR="005C338F" w:rsidRPr="00606347" w:rsidRDefault="005C338F" w:rsidP="006549F7">
            <w:pPr>
              <w:rPr>
                <w:color w:val="000000"/>
                <w:sz w:val="18"/>
                <w:szCs w:val="18"/>
              </w:rPr>
            </w:pPr>
            <w:r w:rsidRPr="00606347">
              <w:rPr>
                <w:color w:val="000000"/>
                <w:sz w:val="18"/>
                <w:szCs w:val="18"/>
              </w:rPr>
              <w:t>LO3.06</w:t>
            </w:r>
          </w:p>
        </w:tc>
        <w:tc>
          <w:tcPr>
            <w:tcW w:w="3599" w:type="dxa"/>
            <w:shd w:val="clear" w:color="auto" w:fill="auto"/>
            <w:hideMark/>
          </w:tcPr>
          <w:p w14:paraId="008A0466" w14:textId="77777777" w:rsidR="005C338F" w:rsidRPr="00606347" w:rsidRDefault="005C338F" w:rsidP="006549F7">
            <w:pPr>
              <w:rPr>
                <w:color w:val="000000"/>
                <w:sz w:val="18"/>
                <w:szCs w:val="18"/>
              </w:rPr>
            </w:pPr>
            <w:r w:rsidRPr="00606347">
              <w:rPr>
                <w:color w:val="000000"/>
                <w:sz w:val="18"/>
                <w:szCs w:val="18"/>
              </w:rPr>
              <w:t>DSENG06 - Prototype new data analytics applications.</w:t>
            </w:r>
          </w:p>
        </w:tc>
        <w:tc>
          <w:tcPr>
            <w:tcW w:w="850" w:type="dxa"/>
            <w:shd w:val="clear" w:color="auto" w:fill="auto"/>
            <w:noWrap/>
            <w:hideMark/>
          </w:tcPr>
          <w:p w14:paraId="49D765E4"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676CB571" w14:textId="77777777" w:rsidR="005C338F" w:rsidRPr="00606347" w:rsidRDefault="005C338F" w:rsidP="006549F7">
            <w:pPr>
              <w:rPr>
                <w:color w:val="000000"/>
                <w:sz w:val="18"/>
                <w:szCs w:val="18"/>
              </w:rPr>
            </w:pPr>
          </w:p>
        </w:tc>
        <w:tc>
          <w:tcPr>
            <w:tcW w:w="850" w:type="dxa"/>
            <w:shd w:val="clear" w:color="auto" w:fill="auto"/>
          </w:tcPr>
          <w:p w14:paraId="50799EA5"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auto"/>
          </w:tcPr>
          <w:p w14:paraId="64C7FDAD" w14:textId="77777777" w:rsidR="005C338F" w:rsidRPr="00606347" w:rsidRDefault="005C338F" w:rsidP="006549F7">
            <w:pPr>
              <w:rPr>
                <w:color w:val="000000"/>
                <w:sz w:val="18"/>
                <w:szCs w:val="18"/>
              </w:rPr>
            </w:pPr>
            <w:r>
              <w:rPr>
                <w:color w:val="000000"/>
                <w:sz w:val="18"/>
                <w:szCs w:val="18"/>
              </w:rPr>
              <w:t>10</w:t>
            </w:r>
          </w:p>
        </w:tc>
        <w:tc>
          <w:tcPr>
            <w:tcW w:w="709" w:type="dxa"/>
            <w:shd w:val="clear" w:color="auto" w:fill="D9D9D9" w:themeFill="background1" w:themeFillShade="D9"/>
          </w:tcPr>
          <w:p w14:paraId="675BB89A"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4C5D538" w14:textId="77777777" w:rsidR="005C338F" w:rsidRPr="00606347" w:rsidRDefault="005C338F" w:rsidP="006549F7">
            <w:pPr>
              <w:rPr>
                <w:color w:val="000000"/>
                <w:sz w:val="18"/>
                <w:szCs w:val="18"/>
              </w:rPr>
            </w:pPr>
          </w:p>
        </w:tc>
      </w:tr>
      <w:tr w:rsidR="005C338F" w:rsidRPr="00606347" w14:paraId="48A2AA5F" w14:textId="77777777" w:rsidTr="006549F7">
        <w:trPr>
          <w:trHeight w:val="288"/>
          <w:jc w:val="center"/>
        </w:trPr>
        <w:tc>
          <w:tcPr>
            <w:tcW w:w="9260" w:type="dxa"/>
            <w:gridSpan w:val="8"/>
            <w:shd w:val="clear" w:color="auto" w:fill="auto"/>
            <w:hideMark/>
          </w:tcPr>
          <w:p w14:paraId="12C2722C" w14:textId="77777777" w:rsidR="005C338F" w:rsidRPr="00606347" w:rsidRDefault="005C338F" w:rsidP="006549F7">
            <w:pPr>
              <w:rPr>
                <w:b/>
                <w:bCs/>
                <w:sz w:val="18"/>
                <w:szCs w:val="18"/>
              </w:rPr>
            </w:pPr>
            <w:r w:rsidRPr="00606347">
              <w:rPr>
                <w:b/>
                <w:bCs/>
                <w:sz w:val="18"/>
                <w:szCs w:val="18"/>
              </w:rPr>
              <w:t>Data Science Research Methods</w:t>
            </w:r>
          </w:p>
        </w:tc>
      </w:tr>
      <w:tr w:rsidR="005C338F" w:rsidRPr="00606347" w14:paraId="30CEC8EF" w14:textId="77777777" w:rsidTr="006549F7">
        <w:trPr>
          <w:trHeight w:val="1884"/>
          <w:jc w:val="center"/>
        </w:trPr>
        <w:tc>
          <w:tcPr>
            <w:tcW w:w="748" w:type="dxa"/>
            <w:shd w:val="clear" w:color="auto" w:fill="auto"/>
            <w:hideMark/>
          </w:tcPr>
          <w:p w14:paraId="236ED4AE" w14:textId="77777777" w:rsidR="005C338F" w:rsidRPr="00606347" w:rsidRDefault="005C338F" w:rsidP="006549F7">
            <w:pPr>
              <w:rPr>
                <w:b/>
                <w:sz w:val="18"/>
                <w:szCs w:val="18"/>
              </w:rPr>
            </w:pPr>
            <w:r w:rsidRPr="00606347">
              <w:rPr>
                <w:b/>
                <w:sz w:val="18"/>
                <w:szCs w:val="18"/>
              </w:rPr>
              <w:t>LO4-RM</w:t>
            </w:r>
          </w:p>
        </w:tc>
        <w:tc>
          <w:tcPr>
            <w:tcW w:w="3599" w:type="dxa"/>
            <w:shd w:val="clear" w:color="auto" w:fill="auto"/>
            <w:hideMark/>
          </w:tcPr>
          <w:p w14:paraId="6DE1ECB4" w14:textId="77777777" w:rsidR="005C338F" w:rsidRPr="00606347" w:rsidRDefault="005C338F" w:rsidP="006549F7">
            <w:pPr>
              <w:rPr>
                <w:b/>
                <w:sz w:val="18"/>
                <w:szCs w:val="18"/>
              </w:rPr>
            </w:pPr>
            <w:r w:rsidRPr="00606347">
              <w:rPr>
                <w:b/>
                <w:sz w:val="18"/>
                <w:szCs w:val="18"/>
              </w:rPr>
              <w:t>DS</w:t>
            </w:r>
            <w:r>
              <w:rPr>
                <w:b/>
                <w:sz w:val="18"/>
                <w:szCs w:val="18"/>
              </w:rPr>
              <w:t>RM</w:t>
            </w:r>
            <w:r w:rsidRPr="00606347">
              <w:rPr>
                <w:b/>
                <w:sz w:val="18"/>
                <w:szCs w:val="18"/>
              </w:rPr>
              <w:t>-RM - Create new understandings and capabilities by using the scientific method (hypothesis, test/artefact, evaluation) or similar engineering methods to discover new approaches to create new knowledge and achieve research or organizational goals.</w:t>
            </w:r>
          </w:p>
        </w:tc>
        <w:tc>
          <w:tcPr>
            <w:tcW w:w="850" w:type="dxa"/>
            <w:shd w:val="clear" w:color="auto" w:fill="auto"/>
            <w:noWrap/>
          </w:tcPr>
          <w:p w14:paraId="0F4298E6" w14:textId="77777777" w:rsidR="005C338F" w:rsidRPr="00606347" w:rsidRDefault="005C338F" w:rsidP="006549F7">
            <w:pPr>
              <w:rPr>
                <w:b/>
                <w:sz w:val="18"/>
                <w:szCs w:val="18"/>
              </w:rPr>
            </w:pPr>
            <w:r>
              <w:rPr>
                <w:b/>
                <w:sz w:val="18"/>
                <w:szCs w:val="18"/>
              </w:rPr>
              <w:t>5</w:t>
            </w:r>
          </w:p>
        </w:tc>
        <w:tc>
          <w:tcPr>
            <w:tcW w:w="851" w:type="dxa"/>
            <w:shd w:val="clear" w:color="auto" w:fill="D9D9D9" w:themeFill="background1" w:themeFillShade="D9"/>
          </w:tcPr>
          <w:p w14:paraId="08F06B6D" w14:textId="77777777" w:rsidR="005C338F" w:rsidRPr="00606347" w:rsidRDefault="005C338F" w:rsidP="006549F7">
            <w:pPr>
              <w:rPr>
                <w:b/>
                <w:sz w:val="18"/>
                <w:szCs w:val="18"/>
              </w:rPr>
            </w:pPr>
          </w:p>
        </w:tc>
        <w:tc>
          <w:tcPr>
            <w:tcW w:w="850" w:type="dxa"/>
            <w:shd w:val="clear" w:color="auto" w:fill="D9D9D9" w:themeFill="background1" w:themeFillShade="D9"/>
          </w:tcPr>
          <w:p w14:paraId="0A55ED19" w14:textId="77777777" w:rsidR="005C338F" w:rsidRPr="00606347" w:rsidRDefault="005C338F" w:rsidP="006549F7">
            <w:pPr>
              <w:rPr>
                <w:b/>
                <w:sz w:val="18"/>
                <w:szCs w:val="18"/>
              </w:rPr>
            </w:pPr>
          </w:p>
        </w:tc>
        <w:tc>
          <w:tcPr>
            <w:tcW w:w="851" w:type="dxa"/>
            <w:shd w:val="clear" w:color="auto" w:fill="auto"/>
          </w:tcPr>
          <w:p w14:paraId="1D7589E9" w14:textId="77777777" w:rsidR="005C338F" w:rsidRPr="00606347" w:rsidRDefault="005C338F" w:rsidP="006549F7">
            <w:pPr>
              <w:rPr>
                <w:b/>
                <w:sz w:val="18"/>
                <w:szCs w:val="18"/>
              </w:rPr>
            </w:pPr>
            <w:r>
              <w:rPr>
                <w:b/>
                <w:sz w:val="18"/>
                <w:szCs w:val="18"/>
              </w:rPr>
              <w:t>5</w:t>
            </w:r>
          </w:p>
        </w:tc>
        <w:tc>
          <w:tcPr>
            <w:tcW w:w="709" w:type="dxa"/>
            <w:shd w:val="clear" w:color="auto" w:fill="D9D9D9" w:themeFill="background1" w:themeFillShade="D9"/>
          </w:tcPr>
          <w:p w14:paraId="41388177" w14:textId="77777777" w:rsidR="005C338F" w:rsidRPr="00606347" w:rsidRDefault="005C338F" w:rsidP="006549F7">
            <w:pPr>
              <w:rPr>
                <w:b/>
                <w:sz w:val="18"/>
                <w:szCs w:val="18"/>
              </w:rPr>
            </w:pPr>
          </w:p>
        </w:tc>
        <w:tc>
          <w:tcPr>
            <w:tcW w:w="802" w:type="dxa"/>
            <w:shd w:val="clear" w:color="auto" w:fill="D9D9D9" w:themeFill="background1" w:themeFillShade="D9"/>
          </w:tcPr>
          <w:p w14:paraId="2FCB998F" w14:textId="77777777" w:rsidR="005C338F" w:rsidRPr="00606347" w:rsidRDefault="005C338F" w:rsidP="006549F7">
            <w:pPr>
              <w:rPr>
                <w:b/>
                <w:sz w:val="18"/>
                <w:szCs w:val="18"/>
              </w:rPr>
            </w:pPr>
          </w:p>
        </w:tc>
      </w:tr>
      <w:tr w:rsidR="005C338F" w:rsidRPr="00606347" w14:paraId="53211810" w14:textId="77777777" w:rsidTr="006549F7">
        <w:trPr>
          <w:trHeight w:val="1284"/>
          <w:jc w:val="center"/>
        </w:trPr>
        <w:tc>
          <w:tcPr>
            <w:tcW w:w="748" w:type="dxa"/>
            <w:shd w:val="clear" w:color="auto" w:fill="auto"/>
            <w:hideMark/>
          </w:tcPr>
          <w:p w14:paraId="07FF4554" w14:textId="77777777" w:rsidR="005C338F" w:rsidRPr="00606347" w:rsidRDefault="005C338F" w:rsidP="006549F7">
            <w:pPr>
              <w:rPr>
                <w:color w:val="000000"/>
                <w:sz w:val="18"/>
                <w:szCs w:val="18"/>
              </w:rPr>
            </w:pPr>
            <w:r w:rsidRPr="00606347">
              <w:rPr>
                <w:color w:val="000000"/>
                <w:sz w:val="18"/>
                <w:szCs w:val="18"/>
              </w:rPr>
              <w:t>LO4.01</w:t>
            </w:r>
          </w:p>
        </w:tc>
        <w:tc>
          <w:tcPr>
            <w:tcW w:w="3599" w:type="dxa"/>
            <w:shd w:val="clear" w:color="auto" w:fill="auto"/>
            <w:hideMark/>
          </w:tcPr>
          <w:p w14:paraId="67136C73" w14:textId="77777777" w:rsidR="005C338F" w:rsidRPr="00606347" w:rsidRDefault="005C338F" w:rsidP="006549F7">
            <w:pPr>
              <w:rPr>
                <w:color w:val="000000"/>
                <w:sz w:val="18"/>
                <w:szCs w:val="18"/>
              </w:rPr>
            </w:pPr>
            <w:r w:rsidRPr="00606347">
              <w:rPr>
                <w:color w:val="000000"/>
                <w:sz w:val="18"/>
                <w:szCs w:val="18"/>
              </w:rPr>
              <w:t>DSRM01 - Create new understandings and capabilities by using the scientific method (hypothesis, test, and evaluation) or similar engineering research and development methods.</w:t>
            </w:r>
          </w:p>
        </w:tc>
        <w:tc>
          <w:tcPr>
            <w:tcW w:w="850" w:type="dxa"/>
            <w:shd w:val="clear" w:color="auto" w:fill="auto"/>
            <w:noWrap/>
          </w:tcPr>
          <w:p w14:paraId="6F3455CF"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45CCE4D4"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607371F4" w14:textId="77777777" w:rsidR="005C338F" w:rsidRPr="00606347" w:rsidRDefault="005C338F" w:rsidP="006549F7">
            <w:pPr>
              <w:rPr>
                <w:color w:val="000000"/>
                <w:sz w:val="18"/>
                <w:szCs w:val="18"/>
              </w:rPr>
            </w:pPr>
          </w:p>
        </w:tc>
        <w:tc>
          <w:tcPr>
            <w:tcW w:w="851" w:type="dxa"/>
            <w:shd w:val="clear" w:color="auto" w:fill="auto"/>
          </w:tcPr>
          <w:p w14:paraId="47E78EC8" w14:textId="77777777" w:rsidR="005C338F" w:rsidRPr="00606347" w:rsidRDefault="005C338F" w:rsidP="006549F7">
            <w:pPr>
              <w:rPr>
                <w:color w:val="000000"/>
                <w:sz w:val="18"/>
                <w:szCs w:val="18"/>
              </w:rPr>
            </w:pPr>
            <w:r>
              <w:rPr>
                <w:color w:val="000000"/>
                <w:sz w:val="18"/>
                <w:szCs w:val="18"/>
              </w:rPr>
              <w:t>2</w:t>
            </w:r>
          </w:p>
        </w:tc>
        <w:tc>
          <w:tcPr>
            <w:tcW w:w="709" w:type="dxa"/>
            <w:shd w:val="clear" w:color="auto" w:fill="D9D9D9" w:themeFill="background1" w:themeFillShade="D9"/>
          </w:tcPr>
          <w:p w14:paraId="195D7323"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3116CF72" w14:textId="77777777" w:rsidR="005C338F" w:rsidRPr="00606347" w:rsidRDefault="005C338F" w:rsidP="006549F7">
            <w:pPr>
              <w:rPr>
                <w:color w:val="000000"/>
                <w:sz w:val="18"/>
                <w:szCs w:val="18"/>
              </w:rPr>
            </w:pPr>
          </w:p>
        </w:tc>
      </w:tr>
      <w:tr w:rsidR="005C338F" w:rsidRPr="00606347" w14:paraId="75AF6FA5" w14:textId="77777777" w:rsidTr="006549F7">
        <w:trPr>
          <w:trHeight w:val="1440"/>
          <w:jc w:val="center"/>
        </w:trPr>
        <w:tc>
          <w:tcPr>
            <w:tcW w:w="748" w:type="dxa"/>
            <w:shd w:val="clear" w:color="auto" w:fill="auto"/>
            <w:hideMark/>
          </w:tcPr>
          <w:p w14:paraId="37A4FAE0" w14:textId="77777777" w:rsidR="005C338F" w:rsidRPr="00606347" w:rsidRDefault="005C338F" w:rsidP="006549F7">
            <w:pPr>
              <w:rPr>
                <w:color w:val="000000"/>
                <w:sz w:val="18"/>
                <w:szCs w:val="18"/>
              </w:rPr>
            </w:pPr>
            <w:r w:rsidRPr="00606347">
              <w:rPr>
                <w:color w:val="000000"/>
                <w:sz w:val="18"/>
                <w:szCs w:val="18"/>
              </w:rPr>
              <w:t>LO4.02</w:t>
            </w:r>
          </w:p>
        </w:tc>
        <w:tc>
          <w:tcPr>
            <w:tcW w:w="3599" w:type="dxa"/>
            <w:shd w:val="clear" w:color="auto" w:fill="auto"/>
            <w:hideMark/>
          </w:tcPr>
          <w:p w14:paraId="4F392DC7" w14:textId="77777777" w:rsidR="005C338F" w:rsidRPr="00606347" w:rsidRDefault="005C338F" w:rsidP="006549F7">
            <w:pPr>
              <w:rPr>
                <w:color w:val="000000"/>
                <w:sz w:val="18"/>
                <w:szCs w:val="18"/>
              </w:rPr>
            </w:pPr>
            <w:r w:rsidRPr="00606347">
              <w:rPr>
                <w:color w:val="000000"/>
                <w:sz w:val="18"/>
                <w:szCs w:val="18"/>
              </w:rPr>
              <w:t>DSRM02 - Direct systematic study toward a fuller knowledge or understanding of the observable facts, and discovers new approaches to achieve research or organizational goals.</w:t>
            </w:r>
          </w:p>
        </w:tc>
        <w:tc>
          <w:tcPr>
            <w:tcW w:w="850" w:type="dxa"/>
            <w:shd w:val="clear" w:color="auto" w:fill="auto"/>
            <w:noWrap/>
          </w:tcPr>
          <w:p w14:paraId="5F9E134B"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4E570295"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7B0ADBE7" w14:textId="77777777" w:rsidR="005C338F" w:rsidRPr="00606347" w:rsidRDefault="005C338F" w:rsidP="006549F7">
            <w:pPr>
              <w:rPr>
                <w:color w:val="000000"/>
                <w:sz w:val="18"/>
                <w:szCs w:val="18"/>
              </w:rPr>
            </w:pPr>
          </w:p>
        </w:tc>
        <w:tc>
          <w:tcPr>
            <w:tcW w:w="851" w:type="dxa"/>
            <w:shd w:val="clear" w:color="auto" w:fill="auto"/>
          </w:tcPr>
          <w:p w14:paraId="6AA31B96" w14:textId="77777777" w:rsidR="005C338F" w:rsidRPr="00606347" w:rsidRDefault="005C338F" w:rsidP="006549F7">
            <w:pPr>
              <w:rPr>
                <w:color w:val="000000"/>
                <w:sz w:val="18"/>
                <w:szCs w:val="18"/>
              </w:rPr>
            </w:pPr>
            <w:r>
              <w:rPr>
                <w:color w:val="000000"/>
                <w:sz w:val="18"/>
                <w:szCs w:val="18"/>
              </w:rPr>
              <w:t>2</w:t>
            </w:r>
          </w:p>
        </w:tc>
        <w:tc>
          <w:tcPr>
            <w:tcW w:w="709" w:type="dxa"/>
            <w:shd w:val="clear" w:color="auto" w:fill="D9D9D9" w:themeFill="background1" w:themeFillShade="D9"/>
          </w:tcPr>
          <w:p w14:paraId="0E662E46"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109F2AC" w14:textId="77777777" w:rsidR="005C338F" w:rsidRPr="00606347" w:rsidRDefault="005C338F" w:rsidP="006549F7">
            <w:pPr>
              <w:rPr>
                <w:color w:val="000000"/>
                <w:sz w:val="18"/>
                <w:szCs w:val="18"/>
              </w:rPr>
            </w:pPr>
          </w:p>
        </w:tc>
      </w:tr>
      <w:tr w:rsidR="005C338F" w:rsidRPr="00606347" w14:paraId="538CD41D" w14:textId="77777777" w:rsidTr="006549F7">
        <w:trPr>
          <w:trHeight w:val="1440"/>
          <w:jc w:val="center"/>
        </w:trPr>
        <w:tc>
          <w:tcPr>
            <w:tcW w:w="748" w:type="dxa"/>
            <w:shd w:val="clear" w:color="auto" w:fill="auto"/>
            <w:hideMark/>
          </w:tcPr>
          <w:p w14:paraId="665B11DD" w14:textId="77777777" w:rsidR="005C338F" w:rsidRPr="00606347" w:rsidRDefault="005C338F" w:rsidP="006549F7">
            <w:pPr>
              <w:rPr>
                <w:color w:val="000000"/>
                <w:sz w:val="18"/>
                <w:szCs w:val="18"/>
              </w:rPr>
            </w:pPr>
            <w:r w:rsidRPr="00606347">
              <w:rPr>
                <w:color w:val="000000"/>
                <w:sz w:val="18"/>
                <w:szCs w:val="18"/>
              </w:rPr>
              <w:t>LO4.03</w:t>
            </w:r>
          </w:p>
        </w:tc>
        <w:tc>
          <w:tcPr>
            <w:tcW w:w="3599" w:type="dxa"/>
            <w:shd w:val="clear" w:color="auto" w:fill="auto"/>
            <w:hideMark/>
          </w:tcPr>
          <w:p w14:paraId="4EC93981" w14:textId="77777777" w:rsidR="005C338F" w:rsidRPr="00606347" w:rsidRDefault="005C338F" w:rsidP="006549F7">
            <w:pPr>
              <w:rPr>
                <w:color w:val="000000"/>
                <w:sz w:val="18"/>
                <w:szCs w:val="18"/>
              </w:rPr>
            </w:pPr>
            <w:r w:rsidRPr="00606347">
              <w:rPr>
                <w:color w:val="000000"/>
                <w:sz w:val="18"/>
                <w:szCs w:val="18"/>
              </w:rPr>
              <w:t>DSRM03 - Undertakes creative work, making systematic use of investigation or experimentation, to discover or revise knowledge of reality, and uses this knowledge to devise new applications</w:t>
            </w:r>
          </w:p>
        </w:tc>
        <w:tc>
          <w:tcPr>
            <w:tcW w:w="850" w:type="dxa"/>
            <w:shd w:val="clear" w:color="auto" w:fill="auto"/>
            <w:noWrap/>
          </w:tcPr>
          <w:p w14:paraId="18AFEB1F"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FDBD543"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1F912C61" w14:textId="77777777" w:rsidR="005C338F" w:rsidRPr="00606347" w:rsidRDefault="005C338F" w:rsidP="006549F7">
            <w:pPr>
              <w:rPr>
                <w:color w:val="000000"/>
                <w:sz w:val="18"/>
                <w:szCs w:val="18"/>
              </w:rPr>
            </w:pPr>
          </w:p>
        </w:tc>
        <w:tc>
          <w:tcPr>
            <w:tcW w:w="851" w:type="dxa"/>
            <w:shd w:val="clear" w:color="auto" w:fill="auto"/>
          </w:tcPr>
          <w:p w14:paraId="1F605231"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D3DEA2E"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5B4DD262" w14:textId="77777777" w:rsidR="005C338F" w:rsidRPr="00606347" w:rsidRDefault="005C338F" w:rsidP="006549F7">
            <w:pPr>
              <w:rPr>
                <w:color w:val="000000"/>
                <w:sz w:val="18"/>
                <w:szCs w:val="18"/>
              </w:rPr>
            </w:pPr>
          </w:p>
        </w:tc>
      </w:tr>
      <w:tr w:rsidR="005C338F" w:rsidRPr="00606347" w14:paraId="3113EB13" w14:textId="77777777" w:rsidTr="006549F7">
        <w:trPr>
          <w:trHeight w:val="576"/>
          <w:jc w:val="center"/>
        </w:trPr>
        <w:tc>
          <w:tcPr>
            <w:tcW w:w="748" w:type="dxa"/>
            <w:shd w:val="clear" w:color="auto" w:fill="auto"/>
            <w:hideMark/>
          </w:tcPr>
          <w:p w14:paraId="5CB2468F" w14:textId="77777777" w:rsidR="005C338F" w:rsidRPr="00606347" w:rsidRDefault="005C338F" w:rsidP="006549F7">
            <w:pPr>
              <w:rPr>
                <w:color w:val="000000"/>
                <w:sz w:val="18"/>
                <w:szCs w:val="18"/>
              </w:rPr>
            </w:pPr>
            <w:r w:rsidRPr="00606347">
              <w:rPr>
                <w:color w:val="000000"/>
                <w:sz w:val="18"/>
                <w:szCs w:val="18"/>
              </w:rPr>
              <w:t>LO4.04</w:t>
            </w:r>
          </w:p>
        </w:tc>
        <w:tc>
          <w:tcPr>
            <w:tcW w:w="3599" w:type="dxa"/>
            <w:shd w:val="clear" w:color="auto" w:fill="auto"/>
            <w:hideMark/>
          </w:tcPr>
          <w:p w14:paraId="3E49B69D" w14:textId="77777777" w:rsidR="005C338F" w:rsidRPr="00606347" w:rsidRDefault="005C338F" w:rsidP="006549F7">
            <w:pPr>
              <w:rPr>
                <w:color w:val="000000"/>
                <w:sz w:val="18"/>
                <w:szCs w:val="18"/>
              </w:rPr>
            </w:pPr>
            <w:r w:rsidRPr="00606347">
              <w:rPr>
                <w:color w:val="000000"/>
                <w:sz w:val="18"/>
                <w:szCs w:val="18"/>
              </w:rPr>
              <w:t>DSRM04 - Ability to translate strategies into action plans and follow through to completion.</w:t>
            </w:r>
          </w:p>
        </w:tc>
        <w:tc>
          <w:tcPr>
            <w:tcW w:w="850" w:type="dxa"/>
            <w:shd w:val="clear" w:color="auto" w:fill="auto"/>
            <w:noWrap/>
          </w:tcPr>
          <w:p w14:paraId="2CEF76A2" w14:textId="77777777" w:rsidR="005C338F" w:rsidRPr="00606347" w:rsidRDefault="005C338F" w:rsidP="006549F7">
            <w:pPr>
              <w:rPr>
                <w:color w:val="000000"/>
                <w:sz w:val="18"/>
                <w:szCs w:val="18"/>
              </w:rPr>
            </w:pPr>
            <w:r>
              <w:rPr>
                <w:color w:val="000000"/>
                <w:sz w:val="18"/>
                <w:szCs w:val="18"/>
              </w:rPr>
              <w:t>1</w:t>
            </w:r>
          </w:p>
        </w:tc>
        <w:tc>
          <w:tcPr>
            <w:tcW w:w="851" w:type="dxa"/>
            <w:shd w:val="clear" w:color="auto" w:fill="D9D9D9" w:themeFill="background1" w:themeFillShade="D9"/>
          </w:tcPr>
          <w:p w14:paraId="79A6F745"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15690AC7" w14:textId="77777777" w:rsidR="005C338F" w:rsidRPr="00606347" w:rsidRDefault="005C338F" w:rsidP="006549F7">
            <w:pPr>
              <w:rPr>
                <w:color w:val="000000"/>
                <w:sz w:val="18"/>
                <w:szCs w:val="18"/>
              </w:rPr>
            </w:pPr>
          </w:p>
        </w:tc>
        <w:tc>
          <w:tcPr>
            <w:tcW w:w="851" w:type="dxa"/>
            <w:shd w:val="clear" w:color="auto" w:fill="auto"/>
          </w:tcPr>
          <w:p w14:paraId="79CF3FBE" w14:textId="77777777" w:rsidR="005C338F" w:rsidRPr="00606347" w:rsidRDefault="005C338F" w:rsidP="006549F7">
            <w:pPr>
              <w:rPr>
                <w:color w:val="000000"/>
                <w:sz w:val="18"/>
                <w:szCs w:val="18"/>
              </w:rPr>
            </w:pPr>
            <w:r>
              <w:rPr>
                <w:color w:val="000000"/>
                <w:sz w:val="18"/>
                <w:szCs w:val="18"/>
              </w:rPr>
              <w:t>1</w:t>
            </w:r>
          </w:p>
        </w:tc>
        <w:tc>
          <w:tcPr>
            <w:tcW w:w="709" w:type="dxa"/>
            <w:shd w:val="clear" w:color="auto" w:fill="D9D9D9" w:themeFill="background1" w:themeFillShade="D9"/>
          </w:tcPr>
          <w:p w14:paraId="1ECD58DB"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6D694B6" w14:textId="77777777" w:rsidR="005C338F" w:rsidRPr="00606347" w:rsidRDefault="005C338F" w:rsidP="006549F7">
            <w:pPr>
              <w:rPr>
                <w:color w:val="000000"/>
                <w:sz w:val="18"/>
                <w:szCs w:val="18"/>
              </w:rPr>
            </w:pPr>
          </w:p>
        </w:tc>
      </w:tr>
      <w:tr w:rsidR="005C338F" w:rsidRPr="00606347" w14:paraId="7CD75EEE" w14:textId="77777777" w:rsidTr="006549F7">
        <w:trPr>
          <w:trHeight w:val="576"/>
          <w:jc w:val="center"/>
        </w:trPr>
        <w:tc>
          <w:tcPr>
            <w:tcW w:w="748" w:type="dxa"/>
            <w:shd w:val="clear" w:color="auto" w:fill="auto"/>
            <w:hideMark/>
          </w:tcPr>
          <w:p w14:paraId="642E1363" w14:textId="77777777" w:rsidR="005C338F" w:rsidRPr="00606347" w:rsidRDefault="005C338F" w:rsidP="006549F7">
            <w:pPr>
              <w:rPr>
                <w:color w:val="000000"/>
                <w:sz w:val="18"/>
                <w:szCs w:val="18"/>
              </w:rPr>
            </w:pPr>
            <w:r w:rsidRPr="00606347">
              <w:rPr>
                <w:color w:val="000000"/>
                <w:sz w:val="18"/>
                <w:szCs w:val="18"/>
              </w:rPr>
              <w:t>LO4.05</w:t>
            </w:r>
          </w:p>
        </w:tc>
        <w:tc>
          <w:tcPr>
            <w:tcW w:w="3599" w:type="dxa"/>
            <w:shd w:val="clear" w:color="auto" w:fill="auto"/>
            <w:hideMark/>
          </w:tcPr>
          <w:p w14:paraId="56AAB4D9" w14:textId="77777777" w:rsidR="005C338F" w:rsidRPr="00606347" w:rsidRDefault="005C338F" w:rsidP="006549F7">
            <w:pPr>
              <w:rPr>
                <w:color w:val="000000"/>
                <w:sz w:val="18"/>
                <w:szCs w:val="18"/>
              </w:rPr>
            </w:pPr>
            <w:r w:rsidRPr="00606347">
              <w:rPr>
                <w:color w:val="000000"/>
                <w:sz w:val="18"/>
                <w:szCs w:val="18"/>
              </w:rPr>
              <w:t>DSRM05 - Contribute to and influence the development of organizational objectives.</w:t>
            </w:r>
          </w:p>
        </w:tc>
        <w:tc>
          <w:tcPr>
            <w:tcW w:w="850" w:type="dxa"/>
            <w:shd w:val="clear" w:color="auto" w:fill="auto"/>
            <w:noWrap/>
          </w:tcPr>
          <w:p w14:paraId="6DE8DAA5"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1918E8C6"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6BA6BF15" w14:textId="77777777" w:rsidR="005C338F" w:rsidRPr="00606347" w:rsidRDefault="005C338F" w:rsidP="006549F7">
            <w:pPr>
              <w:rPr>
                <w:color w:val="000000"/>
                <w:sz w:val="18"/>
                <w:szCs w:val="18"/>
              </w:rPr>
            </w:pPr>
          </w:p>
        </w:tc>
        <w:tc>
          <w:tcPr>
            <w:tcW w:w="851" w:type="dxa"/>
            <w:shd w:val="clear" w:color="auto" w:fill="auto"/>
          </w:tcPr>
          <w:p w14:paraId="76FD6995"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2C87B20"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0288086" w14:textId="77777777" w:rsidR="005C338F" w:rsidRPr="00606347" w:rsidRDefault="005C338F" w:rsidP="006549F7">
            <w:pPr>
              <w:rPr>
                <w:color w:val="000000"/>
                <w:sz w:val="18"/>
                <w:szCs w:val="18"/>
              </w:rPr>
            </w:pPr>
          </w:p>
        </w:tc>
      </w:tr>
      <w:tr w:rsidR="005C338F" w:rsidRPr="00606347" w14:paraId="3C033ABC" w14:textId="77777777" w:rsidTr="006549F7">
        <w:trPr>
          <w:trHeight w:val="576"/>
          <w:jc w:val="center"/>
        </w:trPr>
        <w:tc>
          <w:tcPr>
            <w:tcW w:w="748" w:type="dxa"/>
            <w:shd w:val="clear" w:color="auto" w:fill="auto"/>
            <w:hideMark/>
          </w:tcPr>
          <w:p w14:paraId="6D61D0E3" w14:textId="77777777" w:rsidR="005C338F" w:rsidRPr="00606347" w:rsidRDefault="005C338F" w:rsidP="006549F7">
            <w:pPr>
              <w:rPr>
                <w:color w:val="000000"/>
                <w:sz w:val="18"/>
                <w:szCs w:val="18"/>
              </w:rPr>
            </w:pPr>
            <w:r w:rsidRPr="00606347">
              <w:rPr>
                <w:color w:val="000000"/>
                <w:sz w:val="18"/>
                <w:szCs w:val="18"/>
              </w:rPr>
              <w:t>LO4.06</w:t>
            </w:r>
          </w:p>
        </w:tc>
        <w:tc>
          <w:tcPr>
            <w:tcW w:w="3599" w:type="dxa"/>
            <w:shd w:val="clear" w:color="auto" w:fill="auto"/>
            <w:hideMark/>
          </w:tcPr>
          <w:p w14:paraId="5C977B31" w14:textId="77777777" w:rsidR="005C338F" w:rsidRPr="00606347" w:rsidRDefault="005C338F" w:rsidP="006549F7">
            <w:pPr>
              <w:rPr>
                <w:color w:val="000000"/>
                <w:sz w:val="18"/>
                <w:szCs w:val="18"/>
              </w:rPr>
            </w:pPr>
            <w:r w:rsidRPr="00606347">
              <w:rPr>
                <w:color w:val="000000"/>
                <w:sz w:val="18"/>
                <w:szCs w:val="18"/>
              </w:rPr>
              <w:t>DSRM06 - Apply ingenuity to complex problems, develop innovative ideas</w:t>
            </w:r>
          </w:p>
        </w:tc>
        <w:tc>
          <w:tcPr>
            <w:tcW w:w="850" w:type="dxa"/>
            <w:shd w:val="clear" w:color="auto" w:fill="auto"/>
            <w:noWrap/>
            <w:hideMark/>
          </w:tcPr>
          <w:p w14:paraId="3A5DE1D7"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3EADC32E"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B259FE4" w14:textId="77777777" w:rsidR="005C338F" w:rsidRPr="00606347" w:rsidRDefault="005C338F" w:rsidP="006549F7">
            <w:pPr>
              <w:rPr>
                <w:color w:val="000000"/>
                <w:sz w:val="18"/>
                <w:szCs w:val="18"/>
              </w:rPr>
            </w:pPr>
          </w:p>
        </w:tc>
        <w:tc>
          <w:tcPr>
            <w:tcW w:w="851" w:type="dxa"/>
            <w:shd w:val="clear" w:color="auto" w:fill="auto"/>
          </w:tcPr>
          <w:p w14:paraId="5D73C20C"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CE8267E"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31198B56" w14:textId="77777777" w:rsidR="005C338F" w:rsidRPr="00606347" w:rsidRDefault="005C338F" w:rsidP="006549F7">
            <w:pPr>
              <w:rPr>
                <w:color w:val="000000"/>
                <w:sz w:val="18"/>
                <w:szCs w:val="18"/>
              </w:rPr>
            </w:pPr>
          </w:p>
        </w:tc>
      </w:tr>
      <w:tr w:rsidR="005C338F" w:rsidRPr="00606347" w14:paraId="5371C854" w14:textId="77777777" w:rsidTr="006549F7">
        <w:trPr>
          <w:trHeight w:val="396"/>
          <w:jc w:val="center"/>
        </w:trPr>
        <w:tc>
          <w:tcPr>
            <w:tcW w:w="9260" w:type="dxa"/>
            <w:gridSpan w:val="8"/>
            <w:shd w:val="clear" w:color="auto" w:fill="auto"/>
            <w:hideMark/>
          </w:tcPr>
          <w:p w14:paraId="62F105A0" w14:textId="77777777" w:rsidR="005C338F" w:rsidRPr="00606347" w:rsidRDefault="005C338F" w:rsidP="006549F7">
            <w:pPr>
              <w:rPr>
                <w:b/>
                <w:bCs/>
                <w:sz w:val="18"/>
                <w:szCs w:val="18"/>
              </w:rPr>
            </w:pPr>
            <w:r w:rsidRPr="00606347">
              <w:rPr>
                <w:b/>
                <w:bCs/>
                <w:sz w:val="18"/>
                <w:szCs w:val="18"/>
              </w:rPr>
              <w:t>Business Process Management</w:t>
            </w:r>
          </w:p>
        </w:tc>
      </w:tr>
      <w:tr w:rsidR="005C338F" w:rsidRPr="009D58E2" w14:paraId="59452A14" w14:textId="77777777" w:rsidTr="006549F7">
        <w:trPr>
          <w:trHeight w:val="2016"/>
          <w:jc w:val="center"/>
        </w:trPr>
        <w:tc>
          <w:tcPr>
            <w:tcW w:w="748" w:type="dxa"/>
            <w:shd w:val="clear" w:color="auto" w:fill="auto"/>
            <w:hideMark/>
          </w:tcPr>
          <w:p w14:paraId="4F1F2C5C" w14:textId="77777777" w:rsidR="005C338F" w:rsidRPr="009D58E2" w:rsidRDefault="005C338F" w:rsidP="006549F7">
            <w:pPr>
              <w:rPr>
                <w:b/>
                <w:sz w:val="18"/>
                <w:szCs w:val="18"/>
              </w:rPr>
            </w:pPr>
            <w:r w:rsidRPr="009D58E2">
              <w:rPr>
                <w:b/>
                <w:sz w:val="18"/>
                <w:szCs w:val="18"/>
              </w:rPr>
              <w:t>LO5-BPM</w:t>
            </w:r>
          </w:p>
        </w:tc>
        <w:tc>
          <w:tcPr>
            <w:tcW w:w="3599" w:type="dxa"/>
            <w:shd w:val="clear" w:color="auto" w:fill="auto"/>
            <w:hideMark/>
          </w:tcPr>
          <w:p w14:paraId="79F5AA32" w14:textId="77777777" w:rsidR="005C338F" w:rsidRPr="009D58E2" w:rsidRDefault="005C338F" w:rsidP="006549F7">
            <w:pPr>
              <w:rPr>
                <w:b/>
                <w:sz w:val="18"/>
                <w:szCs w:val="18"/>
              </w:rPr>
            </w:pPr>
            <w:r w:rsidRPr="009D58E2">
              <w:rPr>
                <w:b/>
                <w:sz w:val="18"/>
                <w:szCs w:val="18"/>
              </w:rPr>
              <w:t>DS</w:t>
            </w:r>
            <w:r>
              <w:rPr>
                <w:b/>
                <w:sz w:val="18"/>
                <w:szCs w:val="18"/>
              </w:rPr>
              <w:t>BPM</w:t>
            </w:r>
            <w:r w:rsidRPr="009D58E2">
              <w:rPr>
                <w:b/>
                <w:sz w:val="18"/>
                <w:szCs w:val="18"/>
              </w:rPr>
              <w:t>-BPM - Use domain knowledge (scientific or business) to develop relevant data analytics applications, and adopt general Data Science methods to domain specific data types and presentations, data and process models, organisational roles and relations.</w:t>
            </w:r>
          </w:p>
        </w:tc>
        <w:tc>
          <w:tcPr>
            <w:tcW w:w="850" w:type="dxa"/>
            <w:shd w:val="clear" w:color="auto" w:fill="auto"/>
            <w:noWrap/>
            <w:hideMark/>
          </w:tcPr>
          <w:p w14:paraId="608F4C21" w14:textId="77777777" w:rsidR="005C338F" w:rsidRPr="009D58E2" w:rsidRDefault="005C338F" w:rsidP="006549F7">
            <w:pPr>
              <w:rPr>
                <w:b/>
                <w:sz w:val="18"/>
                <w:szCs w:val="18"/>
              </w:rPr>
            </w:pPr>
            <w:r w:rsidRPr="009D58E2">
              <w:rPr>
                <w:b/>
                <w:sz w:val="18"/>
                <w:szCs w:val="18"/>
              </w:rPr>
              <w:t>5</w:t>
            </w:r>
          </w:p>
        </w:tc>
        <w:tc>
          <w:tcPr>
            <w:tcW w:w="851" w:type="dxa"/>
            <w:shd w:val="clear" w:color="auto" w:fill="D9D9D9" w:themeFill="background1" w:themeFillShade="D9"/>
          </w:tcPr>
          <w:p w14:paraId="74687383" w14:textId="77777777" w:rsidR="005C338F" w:rsidRPr="009D58E2" w:rsidRDefault="005C338F" w:rsidP="006549F7">
            <w:pPr>
              <w:rPr>
                <w:b/>
                <w:sz w:val="18"/>
                <w:szCs w:val="18"/>
              </w:rPr>
            </w:pPr>
          </w:p>
        </w:tc>
        <w:tc>
          <w:tcPr>
            <w:tcW w:w="850" w:type="dxa"/>
            <w:shd w:val="clear" w:color="auto" w:fill="D9D9D9" w:themeFill="background1" w:themeFillShade="D9"/>
          </w:tcPr>
          <w:p w14:paraId="66246D83" w14:textId="77777777" w:rsidR="005C338F" w:rsidRPr="009D58E2" w:rsidRDefault="005C338F" w:rsidP="006549F7">
            <w:pPr>
              <w:rPr>
                <w:b/>
                <w:sz w:val="18"/>
                <w:szCs w:val="18"/>
              </w:rPr>
            </w:pPr>
          </w:p>
        </w:tc>
        <w:tc>
          <w:tcPr>
            <w:tcW w:w="851" w:type="dxa"/>
            <w:shd w:val="clear" w:color="auto" w:fill="auto"/>
          </w:tcPr>
          <w:p w14:paraId="1E8A1D6C" w14:textId="77777777" w:rsidR="005C338F" w:rsidRPr="009D58E2" w:rsidRDefault="005C338F" w:rsidP="006549F7">
            <w:pPr>
              <w:rPr>
                <w:b/>
                <w:sz w:val="18"/>
                <w:szCs w:val="18"/>
              </w:rPr>
            </w:pPr>
            <w:r w:rsidRPr="009D58E2">
              <w:rPr>
                <w:b/>
                <w:sz w:val="18"/>
                <w:szCs w:val="18"/>
              </w:rPr>
              <w:t>5</w:t>
            </w:r>
          </w:p>
        </w:tc>
        <w:tc>
          <w:tcPr>
            <w:tcW w:w="709" w:type="dxa"/>
            <w:shd w:val="clear" w:color="auto" w:fill="D9D9D9" w:themeFill="background1" w:themeFillShade="D9"/>
          </w:tcPr>
          <w:p w14:paraId="3397821D" w14:textId="77777777" w:rsidR="005C338F" w:rsidRPr="009D58E2" w:rsidRDefault="005C338F" w:rsidP="006549F7">
            <w:pPr>
              <w:rPr>
                <w:b/>
                <w:sz w:val="18"/>
                <w:szCs w:val="18"/>
              </w:rPr>
            </w:pPr>
          </w:p>
        </w:tc>
        <w:tc>
          <w:tcPr>
            <w:tcW w:w="802" w:type="dxa"/>
            <w:shd w:val="clear" w:color="auto" w:fill="D9D9D9" w:themeFill="background1" w:themeFillShade="D9"/>
          </w:tcPr>
          <w:p w14:paraId="5667701F" w14:textId="77777777" w:rsidR="005C338F" w:rsidRPr="009D58E2" w:rsidRDefault="005C338F" w:rsidP="006549F7">
            <w:pPr>
              <w:rPr>
                <w:b/>
                <w:sz w:val="18"/>
                <w:szCs w:val="18"/>
              </w:rPr>
            </w:pPr>
          </w:p>
        </w:tc>
      </w:tr>
      <w:tr w:rsidR="005C338F" w:rsidRPr="00606347" w14:paraId="0B87FA9E" w14:textId="77777777" w:rsidTr="006549F7">
        <w:trPr>
          <w:trHeight w:val="864"/>
          <w:jc w:val="center"/>
        </w:trPr>
        <w:tc>
          <w:tcPr>
            <w:tcW w:w="748" w:type="dxa"/>
            <w:shd w:val="clear" w:color="auto" w:fill="auto"/>
            <w:hideMark/>
          </w:tcPr>
          <w:p w14:paraId="4D6C32C8" w14:textId="77777777" w:rsidR="005C338F" w:rsidRPr="00606347" w:rsidRDefault="005C338F" w:rsidP="006549F7">
            <w:pPr>
              <w:rPr>
                <w:color w:val="000000"/>
                <w:sz w:val="18"/>
                <w:szCs w:val="18"/>
              </w:rPr>
            </w:pPr>
            <w:r w:rsidRPr="00606347">
              <w:rPr>
                <w:color w:val="000000"/>
                <w:sz w:val="18"/>
                <w:szCs w:val="18"/>
              </w:rPr>
              <w:t>LO5.01</w:t>
            </w:r>
          </w:p>
        </w:tc>
        <w:tc>
          <w:tcPr>
            <w:tcW w:w="3599" w:type="dxa"/>
            <w:shd w:val="clear" w:color="auto" w:fill="auto"/>
            <w:hideMark/>
          </w:tcPr>
          <w:p w14:paraId="4AE5039D" w14:textId="77777777" w:rsidR="005C338F" w:rsidRPr="00606347" w:rsidRDefault="005C338F" w:rsidP="006549F7">
            <w:pPr>
              <w:rPr>
                <w:color w:val="000000"/>
                <w:sz w:val="18"/>
                <w:szCs w:val="18"/>
              </w:rPr>
            </w:pPr>
            <w:r w:rsidRPr="00606347">
              <w:rPr>
                <w:color w:val="000000"/>
                <w:sz w:val="18"/>
                <w:szCs w:val="18"/>
              </w:rPr>
              <w:t>DSBPM01 - Understand business and provide insight, translate unstructured business problems into an abstract mathematical framework.</w:t>
            </w:r>
          </w:p>
        </w:tc>
        <w:tc>
          <w:tcPr>
            <w:tcW w:w="850" w:type="dxa"/>
            <w:shd w:val="clear" w:color="auto" w:fill="auto"/>
            <w:noWrap/>
          </w:tcPr>
          <w:p w14:paraId="4EC87986"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7BEADB33"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7BE82557" w14:textId="77777777" w:rsidR="005C338F" w:rsidRPr="00606347" w:rsidRDefault="005C338F" w:rsidP="006549F7">
            <w:pPr>
              <w:rPr>
                <w:color w:val="000000"/>
                <w:sz w:val="18"/>
                <w:szCs w:val="18"/>
              </w:rPr>
            </w:pPr>
          </w:p>
        </w:tc>
        <w:tc>
          <w:tcPr>
            <w:tcW w:w="851" w:type="dxa"/>
            <w:shd w:val="clear" w:color="auto" w:fill="auto"/>
          </w:tcPr>
          <w:p w14:paraId="13ED7784" w14:textId="77777777" w:rsidR="005C338F" w:rsidRPr="00606347" w:rsidRDefault="005C338F" w:rsidP="006549F7">
            <w:pPr>
              <w:rPr>
                <w:color w:val="000000"/>
                <w:sz w:val="18"/>
                <w:szCs w:val="18"/>
              </w:rPr>
            </w:pPr>
            <w:r>
              <w:rPr>
                <w:color w:val="000000"/>
                <w:sz w:val="18"/>
                <w:szCs w:val="18"/>
              </w:rPr>
              <w:t>2</w:t>
            </w:r>
          </w:p>
        </w:tc>
        <w:tc>
          <w:tcPr>
            <w:tcW w:w="709" w:type="dxa"/>
            <w:shd w:val="clear" w:color="auto" w:fill="D9D9D9" w:themeFill="background1" w:themeFillShade="D9"/>
          </w:tcPr>
          <w:p w14:paraId="180EAEA4"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64E7916" w14:textId="77777777" w:rsidR="005C338F" w:rsidRPr="00606347" w:rsidRDefault="005C338F" w:rsidP="006549F7">
            <w:pPr>
              <w:rPr>
                <w:color w:val="000000"/>
                <w:sz w:val="18"/>
                <w:szCs w:val="18"/>
              </w:rPr>
            </w:pPr>
          </w:p>
        </w:tc>
      </w:tr>
      <w:tr w:rsidR="005C338F" w:rsidRPr="00606347" w14:paraId="208DE126" w14:textId="77777777" w:rsidTr="006549F7">
        <w:trPr>
          <w:trHeight w:val="576"/>
          <w:jc w:val="center"/>
        </w:trPr>
        <w:tc>
          <w:tcPr>
            <w:tcW w:w="748" w:type="dxa"/>
            <w:shd w:val="clear" w:color="auto" w:fill="auto"/>
            <w:hideMark/>
          </w:tcPr>
          <w:p w14:paraId="7AA626A8" w14:textId="77777777" w:rsidR="005C338F" w:rsidRPr="00606347" w:rsidRDefault="005C338F" w:rsidP="006549F7">
            <w:pPr>
              <w:rPr>
                <w:color w:val="000000"/>
                <w:sz w:val="18"/>
                <w:szCs w:val="18"/>
              </w:rPr>
            </w:pPr>
            <w:r w:rsidRPr="00606347">
              <w:rPr>
                <w:color w:val="000000"/>
                <w:sz w:val="18"/>
                <w:szCs w:val="18"/>
              </w:rPr>
              <w:t>LO5.02</w:t>
            </w:r>
          </w:p>
        </w:tc>
        <w:tc>
          <w:tcPr>
            <w:tcW w:w="3599" w:type="dxa"/>
            <w:shd w:val="clear" w:color="auto" w:fill="auto"/>
            <w:hideMark/>
          </w:tcPr>
          <w:p w14:paraId="53260220" w14:textId="77777777" w:rsidR="005C338F" w:rsidRPr="00606347" w:rsidRDefault="005C338F" w:rsidP="006549F7">
            <w:pPr>
              <w:rPr>
                <w:color w:val="000000"/>
                <w:sz w:val="18"/>
                <w:szCs w:val="18"/>
              </w:rPr>
            </w:pPr>
            <w:r w:rsidRPr="00606347">
              <w:rPr>
                <w:color w:val="000000"/>
                <w:sz w:val="18"/>
                <w:szCs w:val="18"/>
              </w:rPr>
              <w:t>DSBPM02 - Use data to improve existing services or develop new services.</w:t>
            </w:r>
          </w:p>
        </w:tc>
        <w:tc>
          <w:tcPr>
            <w:tcW w:w="850" w:type="dxa"/>
            <w:shd w:val="clear" w:color="auto" w:fill="auto"/>
            <w:noWrap/>
          </w:tcPr>
          <w:p w14:paraId="742C72A5" w14:textId="77777777" w:rsidR="005C338F" w:rsidRPr="00606347" w:rsidRDefault="005C338F" w:rsidP="006549F7">
            <w:pPr>
              <w:rPr>
                <w:color w:val="000000"/>
                <w:sz w:val="18"/>
                <w:szCs w:val="18"/>
              </w:rPr>
            </w:pPr>
            <w:r>
              <w:rPr>
                <w:color w:val="000000"/>
                <w:sz w:val="18"/>
                <w:szCs w:val="18"/>
              </w:rPr>
              <w:t>1</w:t>
            </w:r>
          </w:p>
        </w:tc>
        <w:tc>
          <w:tcPr>
            <w:tcW w:w="851" w:type="dxa"/>
            <w:shd w:val="clear" w:color="auto" w:fill="D9D9D9" w:themeFill="background1" w:themeFillShade="D9"/>
          </w:tcPr>
          <w:p w14:paraId="683708CB"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2594078" w14:textId="77777777" w:rsidR="005C338F" w:rsidRPr="00606347" w:rsidRDefault="005C338F" w:rsidP="006549F7">
            <w:pPr>
              <w:rPr>
                <w:color w:val="000000"/>
                <w:sz w:val="18"/>
                <w:szCs w:val="18"/>
              </w:rPr>
            </w:pPr>
          </w:p>
        </w:tc>
        <w:tc>
          <w:tcPr>
            <w:tcW w:w="851" w:type="dxa"/>
            <w:shd w:val="clear" w:color="auto" w:fill="auto"/>
          </w:tcPr>
          <w:p w14:paraId="550B0493" w14:textId="77777777" w:rsidR="005C338F" w:rsidRPr="00606347" w:rsidRDefault="005C338F" w:rsidP="006549F7">
            <w:pPr>
              <w:rPr>
                <w:color w:val="000000"/>
                <w:sz w:val="18"/>
                <w:szCs w:val="18"/>
              </w:rPr>
            </w:pPr>
            <w:r>
              <w:rPr>
                <w:color w:val="000000"/>
                <w:sz w:val="18"/>
                <w:szCs w:val="18"/>
              </w:rPr>
              <w:t>1</w:t>
            </w:r>
          </w:p>
        </w:tc>
        <w:tc>
          <w:tcPr>
            <w:tcW w:w="709" w:type="dxa"/>
            <w:shd w:val="clear" w:color="auto" w:fill="D9D9D9" w:themeFill="background1" w:themeFillShade="D9"/>
          </w:tcPr>
          <w:p w14:paraId="22BB5219"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74942A1" w14:textId="77777777" w:rsidR="005C338F" w:rsidRPr="00606347" w:rsidRDefault="005C338F" w:rsidP="006549F7">
            <w:pPr>
              <w:rPr>
                <w:color w:val="000000"/>
                <w:sz w:val="18"/>
                <w:szCs w:val="18"/>
              </w:rPr>
            </w:pPr>
          </w:p>
        </w:tc>
      </w:tr>
      <w:tr w:rsidR="005C338F" w:rsidRPr="00606347" w14:paraId="6E67A802" w14:textId="77777777" w:rsidTr="006549F7">
        <w:trPr>
          <w:trHeight w:val="828"/>
          <w:jc w:val="center"/>
        </w:trPr>
        <w:tc>
          <w:tcPr>
            <w:tcW w:w="748" w:type="dxa"/>
            <w:shd w:val="clear" w:color="auto" w:fill="auto"/>
            <w:hideMark/>
          </w:tcPr>
          <w:p w14:paraId="7E032D4B" w14:textId="77777777" w:rsidR="005C338F" w:rsidRPr="00606347" w:rsidRDefault="005C338F" w:rsidP="006549F7">
            <w:pPr>
              <w:rPr>
                <w:color w:val="000000"/>
                <w:sz w:val="18"/>
                <w:szCs w:val="18"/>
              </w:rPr>
            </w:pPr>
            <w:r w:rsidRPr="00606347">
              <w:rPr>
                <w:color w:val="000000"/>
                <w:sz w:val="18"/>
                <w:szCs w:val="18"/>
              </w:rPr>
              <w:t>LO5.03</w:t>
            </w:r>
          </w:p>
        </w:tc>
        <w:tc>
          <w:tcPr>
            <w:tcW w:w="3599" w:type="dxa"/>
            <w:shd w:val="clear" w:color="auto" w:fill="auto"/>
            <w:hideMark/>
          </w:tcPr>
          <w:p w14:paraId="5AED82D1" w14:textId="77777777" w:rsidR="005C338F" w:rsidRPr="00606347" w:rsidRDefault="005C338F" w:rsidP="006549F7">
            <w:pPr>
              <w:rPr>
                <w:color w:val="000000"/>
                <w:sz w:val="18"/>
                <w:szCs w:val="18"/>
              </w:rPr>
            </w:pPr>
            <w:r w:rsidRPr="00606347">
              <w:rPr>
                <w:color w:val="000000"/>
                <w:sz w:val="18"/>
                <w:szCs w:val="18"/>
              </w:rPr>
              <w:t>DSBPM03 - Participate strategically and tactically in financial decisions that impact management and organizations.</w:t>
            </w:r>
          </w:p>
        </w:tc>
        <w:tc>
          <w:tcPr>
            <w:tcW w:w="850" w:type="dxa"/>
            <w:shd w:val="clear" w:color="auto" w:fill="auto"/>
            <w:noWrap/>
          </w:tcPr>
          <w:p w14:paraId="64C06D6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453214AF"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D50589D" w14:textId="77777777" w:rsidR="005C338F" w:rsidRPr="00606347" w:rsidRDefault="005C338F" w:rsidP="006549F7">
            <w:pPr>
              <w:rPr>
                <w:color w:val="000000"/>
                <w:sz w:val="18"/>
                <w:szCs w:val="18"/>
              </w:rPr>
            </w:pPr>
          </w:p>
        </w:tc>
        <w:tc>
          <w:tcPr>
            <w:tcW w:w="851" w:type="dxa"/>
            <w:shd w:val="clear" w:color="auto" w:fill="auto"/>
          </w:tcPr>
          <w:p w14:paraId="7E644D1B"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68EF0F59"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362CC3FE" w14:textId="77777777" w:rsidR="005C338F" w:rsidRPr="00606347" w:rsidRDefault="005C338F" w:rsidP="006549F7">
            <w:pPr>
              <w:rPr>
                <w:color w:val="000000"/>
                <w:sz w:val="18"/>
                <w:szCs w:val="18"/>
              </w:rPr>
            </w:pPr>
          </w:p>
        </w:tc>
      </w:tr>
      <w:tr w:rsidR="005C338F" w:rsidRPr="00606347" w14:paraId="37AB774F" w14:textId="77777777" w:rsidTr="006549F7">
        <w:trPr>
          <w:trHeight w:val="864"/>
          <w:jc w:val="center"/>
        </w:trPr>
        <w:tc>
          <w:tcPr>
            <w:tcW w:w="748" w:type="dxa"/>
            <w:shd w:val="clear" w:color="auto" w:fill="auto"/>
            <w:hideMark/>
          </w:tcPr>
          <w:p w14:paraId="19A55289" w14:textId="77777777" w:rsidR="005C338F" w:rsidRPr="00606347" w:rsidRDefault="005C338F" w:rsidP="006549F7">
            <w:pPr>
              <w:rPr>
                <w:color w:val="000000"/>
                <w:sz w:val="18"/>
                <w:szCs w:val="18"/>
              </w:rPr>
            </w:pPr>
            <w:r w:rsidRPr="00606347">
              <w:rPr>
                <w:color w:val="000000"/>
                <w:sz w:val="18"/>
                <w:szCs w:val="18"/>
              </w:rPr>
              <w:t>LO5.04</w:t>
            </w:r>
          </w:p>
        </w:tc>
        <w:tc>
          <w:tcPr>
            <w:tcW w:w="3599" w:type="dxa"/>
            <w:shd w:val="clear" w:color="auto" w:fill="auto"/>
            <w:hideMark/>
          </w:tcPr>
          <w:p w14:paraId="765C0458" w14:textId="5AF6D8C2" w:rsidR="005C338F" w:rsidRPr="00606347" w:rsidRDefault="005C338F" w:rsidP="006549F7">
            <w:pPr>
              <w:rPr>
                <w:color w:val="000000"/>
                <w:sz w:val="18"/>
                <w:szCs w:val="18"/>
              </w:rPr>
            </w:pPr>
            <w:r w:rsidRPr="00606347">
              <w:rPr>
                <w:color w:val="000000"/>
                <w:sz w:val="18"/>
                <w:szCs w:val="18"/>
              </w:rPr>
              <w:t xml:space="preserve">DSBPM04 - Provides scientific, technical, and </w:t>
            </w:r>
            <w:r w:rsidR="0022009A" w:rsidRPr="00606347">
              <w:rPr>
                <w:color w:val="000000"/>
                <w:sz w:val="18"/>
                <w:szCs w:val="18"/>
              </w:rPr>
              <w:t>analytic support</w:t>
            </w:r>
            <w:r w:rsidRPr="00606347">
              <w:rPr>
                <w:color w:val="000000"/>
                <w:sz w:val="18"/>
                <w:szCs w:val="18"/>
              </w:rPr>
              <w:t xml:space="preserve"> services to other organizational roles.</w:t>
            </w:r>
          </w:p>
        </w:tc>
        <w:tc>
          <w:tcPr>
            <w:tcW w:w="850" w:type="dxa"/>
            <w:shd w:val="clear" w:color="auto" w:fill="auto"/>
            <w:noWrap/>
          </w:tcPr>
          <w:p w14:paraId="431F951C"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2DA837CD"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9718B24" w14:textId="77777777" w:rsidR="005C338F" w:rsidRPr="00606347" w:rsidRDefault="005C338F" w:rsidP="006549F7">
            <w:pPr>
              <w:rPr>
                <w:color w:val="000000"/>
                <w:sz w:val="18"/>
                <w:szCs w:val="18"/>
              </w:rPr>
            </w:pPr>
          </w:p>
        </w:tc>
        <w:tc>
          <w:tcPr>
            <w:tcW w:w="851" w:type="dxa"/>
            <w:shd w:val="clear" w:color="auto" w:fill="auto"/>
          </w:tcPr>
          <w:p w14:paraId="03F3AB7D" w14:textId="77777777" w:rsidR="005C338F" w:rsidRPr="00606347" w:rsidRDefault="005C338F" w:rsidP="006549F7">
            <w:pPr>
              <w:rPr>
                <w:color w:val="000000"/>
                <w:sz w:val="18"/>
                <w:szCs w:val="18"/>
              </w:rPr>
            </w:pPr>
            <w:r>
              <w:rPr>
                <w:color w:val="000000"/>
                <w:sz w:val="18"/>
                <w:szCs w:val="18"/>
              </w:rPr>
              <w:t>2</w:t>
            </w:r>
          </w:p>
        </w:tc>
        <w:tc>
          <w:tcPr>
            <w:tcW w:w="709" w:type="dxa"/>
            <w:shd w:val="clear" w:color="auto" w:fill="D9D9D9" w:themeFill="background1" w:themeFillShade="D9"/>
          </w:tcPr>
          <w:p w14:paraId="360691DC"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35166849" w14:textId="77777777" w:rsidR="005C338F" w:rsidRPr="00606347" w:rsidRDefault="005C338F" w:rsidP="006549F7">
            <w:pPr>
              <w:rPr>
                <w:color w:val="000000"/>
                <w:sz w:val="18"/>
                <w:szCs w:val="18"/>
              </w:rPr>
            </w:pPr>
          </w:p>
        </w:tc>
      </w:tr>
      <w:tr w:rsidR="005C338F" w:rsidRPr="00606347" w14:paraId="35CC1420" w14:textId="77777777" w:rsidTr="006549F7">
        <w:trPr>
          <w:trHeight w:val="636"/>
          <w:jc w:val="center"/>
        </w:trPr>
        <w:tc>
          <w:tcPr>
            <w:tcW w:w="748" w:type="dxa"/>
            <w:shd w:val="clear" w:color="auto" w:fill="auto"/>
            <w:hideMark/>
          </w:tcPr>
          <w:p w14:paraId="480CF3C8" w14:textId="77777777" w:rsidR="005C338F" w:rsidRPr="00606347" w:rsidRDefault="005C338F" w:rsidP="006549F7">
            <w:pPr>
              <w:rPr>
                <w:color w:val="000000"/>
                <w:sz w:val="18"/>
                <w:szCs w:val="18"/>
              </w:rPr>
            </w:pPr>
            <w:r w:rsidRPr="00606347">
              <w:rPr>
                <w:color w:val="000000"/>
                <w:sz w:val="18"/>
                <w:szCs w:val="18"/>
              </w:rPr>
              <w:t>LO5.05</w:t>
            </w:r>
          </w:p>
        </w:tc>
        <w:tc>
          <w:tcPr>
            <w:tcW w:w="3599" w:type="dxa"/>
            <w:shd w:val="clear" w:color="auto" w:fill="auto"/>
            <w:hideMark/>
          </w:tcPr>
          <w:p w14:paraId="33F11094" w14:textId="77777777" w:rsidR="005C338F" w:rsidRPr="00606347" w:rsidRDefault="005C338F" w:rsidP="006549F7">
            <w:pPr>
              <w:rPr>
                <w:color w:val="000000"/>
                <w:sz w:val="18"/>
                <w:szCs w:val="18"/>
              </w:rPr>
            </w:pPr>
            <w:r w:rsidRPr="00606347">
              <w:rPr>
                <w:color w:val="000000"/>
                <w:sz w:val="18"/>
                <w:szCs w:val="18"/>
              </w:rPr>
              <w:t>DSBPM05 - Analyse customer data to identify/optimise customer relations actions.</w:t>
            </w:r>
          </w:p>
        </w:tc>
        <w:tc>
          <w:tcPr>
            <w:tcW w:w="850" w:type="dxa"/>
            <w:shd w:val="clear" w:color="auto" w:fill="auto"/>
            <w:noWrap/>
          </w:tcPr>
          <w:p w14:paraId="4215DE33"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BFA1B99"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501AAF4" w14:textId="77777777" w:rsidR="005C338F" w:rsidRPr="00606347" w:rsidRDefault="005C338F" w:rsidP="006549F7">
            <w:pPr>
              <w:rPr>
                <w:color w:val="000000"/>
                <w:sz w:val="18"/>
                <w:szCs w:val="18"/>
              </w:rPr>
            </w:pPr>
          </w:p>
        </w:tc>
        <w:tc>
          <w:tcPr>
            <w:tcW w:w="851" w:type="dxa"/>
            <w:shd w:val="clear" w:color="auto" w:fill="auto"/>
          </w:tcPr>
          <w:p w14:paraId="4C081B78"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6E12B9B6"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5F6B6344" w14:textId="77777777" w:rsidR="005C338F" w:rsidRPr="00606347" w:rsidRDefault="005C338F" w:rsidP="006549F7">
            <w:pPr>
              <w:rPr>
                <w:color w:val="000000"/>
                <w:sz w:val="18"/>
                <w:szCs w:val="18"/>
              </w:rPr>
            </w:pPr>
          </w:p>
        </w:tc>
      </w:tr>
      <w:tr w:rsidR="005C338F" w:rsidRPr="00606347" w14:paraId="77E4538C" w14:textId="77777777" w:rsidTr="006549F7">
        <w:trPr>
          <w:trHeight w:val="552"/>
          <w:jc w:val="center"/>
        </w:trPr>
        <w:tc>
          <w:tcPr>
            <w:tcW w:w="748" w:type="dxa"/>
            <w:shd w:val="clear" w:color="auto" w:fill="auto"/>
            <w:hideMark/>
          </w:tcPr>
          <w:p w14:paraId="712CE318" w14:textId="77777777" w:rsidR="005C338F" w:rsidRPr="00606347" w:rsidRDefault="005C338F" w:rsidP="006549F7">
            <w:pPr>
              <w:rPr>
                <w:color w:val="000000"/>
                <w:sz w:val="18"/>
                <w:szCs w:val="18"/>
              </w:rPr>
            </w:pPr>
            <w:r w:rsidRPr="00606347">
              <w:rPr>
                <w:color w:val="000000"/>
                <w:sz w:val="18"/>
                <w:szCs w:val="18"/>
              </w:rPr>
              <w:t>LO5.06</w:t>
            </w:r>
          </w:p>
        </w:tc>
        <w:tc>
          <w:tcPr>
            <w:tcW w:w="3599" w:type="dxa"/>
            <w:shd w:val="clear" w:color="auto" w:fill="auto"/>
            <w:hideMark/>
          </w:tcPr>
          <w:p w14:paraId="6210F6E5" w14:textId="77777777" w:rsidR="005C338F" w:rsidRPr="006727FA" w:rsidRDefault="005C338F" w:rsidP="006549F7">
            <w:pPr>
              <w:rPr>
                <w:color w:val="000000" w:themeColor="text1"/>
                <w:sz w:val="18"/>
                <w:szCs w:val="18"/>
              </w:rPr>
            </w:pPr>
            <w:r w:rsidRPr="006727FA">
              <w:rPr>
                <w:color w:val="000000" w:themeColor="text1"/>
                <w:sz w:val="18"/>
                <w:szCs w:val="18"/>
              </w:rPr>
              <w:t>DSBPM06 - Analyse multiple data sources for marketing purposes.</w:t>
            </w:r>
          </w:p>
        </w:tc>
        <w:tc>
          <w:tcPr>
            <w:tcW w:w="850" w:type="dxa"/>
            <w:shd w:val="clear" w:color="auto" w:fill="auto"/>
            <w:noWrap/>
          </w:tcPr>
          <w:p w14:paraId="3FDC8DAD"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B340190"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652CB160" w14:textId="77777777" w:rsidR="005C338F" w:rsidRPr="00606347" w:rsidRDefault="005C338F" w:rsidP="006549F7">
            <w:pPr>
              <w:rPr>
                <w:color w:val="000000"/>
                <w:sz w:val="18"/>
                <w:szCs w:val="18"/>
              </w:rPr>
            </w:pPr>
          </w:p>
        </w:tc>
        <w:tc>
          <w:tcPr>
            <w:tcW w:w="851" w:type="dxa"/>
            <w:shd w:val="clear" w:color="auto" w:fill="auto"/>
          </w:tcPr>
          <w:p w14:paraId="7E9D9553"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E768F1A"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255CE5B0" w14:textId="77777777" w:rsidR="005C338F" w:rsidRPr="00606347" w:rsidRDefault="005C338F" w:rsidP="006549F7">
            <w:pPr>
              <w:rPr>
                <w:color w:val="000000"/>
                <w:sz w:val="18"/>
                <w:szCs w:val="18"/>
              </w:rPr>
            </w:pPr>
          </w:p>
        </w:tc>
      </w:tr>
    </w:tbl>
    <w:p w14:paraId="0D660E0F" w14:textId="77777777" w:rsidR="005C338F" w:rsidRDefault="005C338F" w:rsidP="005C338F"/>
    <w:p w14:paraId="1F361404" w14:textId="3D1F57DF" w:rsidR="005C338F" w:rsidRPr="00BA4ECA" w:rsidRDefault="005C338F" w:rsidP="005C338F">
      <w:pPr>
        <w:pStyle w:val="Caption"/>
        <w:jc w:val="center"/>
        <w:rPr>
          <w:lang w:val="en-US"/>
        </w:rPr>
      </w:pPr>
      <w:bookmarkStart w:id="181" w:name="_Toc460413820"/>
      <w:r w:rsidRPr="00BA4ECA">
        <w:rPr>
          <w:lang w:val="en-US"/>
        </w:rPr>
        <w:t xml:space="preserve">Table </w:t>
      </w:r>
      <w:r w:rsidR="000A5FC7">
        <w:rPr>
          <w:lang w:val="en-US"/>
        </w:rPr>
        <w:t>C</w:t>
      </w:r>
      <w:r w:rsidR="005E3CED">
        <w:rPr>
          <w:lang w:val="en-US"/>
        </w:rPr>
        <w:t>.4.</w:t>
      </w:r>
      <w:r w:rsidRPr="00BA4ECA">
        <w:rPr>
          <w:lang w:val="en-US"/>
        </w:rPr>
        <w:t xml:space="preserve"> Distribution of ECTS credit points between specific learning outcomes for profiles DSP17-19</w:t>
      </w:r>
      <w:bookmarkEnd w:id="181"/>
    </w:p>
    <w:p w14:paraId="78AAAAA0" w14:textId="77777777" w:rsidR="005C338F" w:rsidRPr="00AD4199" w:rsidRDefault="005C338F" w:rsidP="005C338F"/>
    <w:tbl>
      <w:tblPr>
        <w:tblW w:w="92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8"/>
        <w:gridCol w:w="3599"/>
        <w:gridCol w:w="850"/>
        <w:gridCol w:w="851"/>
        <w:gridCol w:w="850"/>
        <w:gridCol w:w="851"/>
        <w:gridCol w:w="709"/>
        <w:gridCol w:w="802"/>
      </w:tblGrid>
      <w:tr w:rsidR="005C338F" w:rsidRPr="00606347" w14:paraId="49C6DE87" w14:textId="77777777" w:rsidTr="006549F7">
        <w:trPr>
          <w:trHeight w:val="288"/>
          <w:tblHeader/>
          <w:jc w:val="center"/>
        </w:trPr>
        <w:tc>
          <w:tcPr>
            <w:tcW w:w="748" w:type="dxa"/>
            <w:vMerge w:val="restart"/>
            <w:shd w:val="clear" w:color="auto" w:fill="EEECE1" w:themeFill="background2"/>
            <w:hideMark/>
          </w:tcPr>
          <w:p w14:paraId="4660BFC6" w14:textId="77777777" w:rsidR="005C338F" w:rsidRPr="00606347" w:rsidRDefault="005C338F" w:rsidP="006549F7">
            <w:pPr>
              <w:rPr>
                <w:color w:val="000000"/>
                <w:sz w:val="18"/>
                <w:szCs w:val="18"/>
              </w:rPr>
            </w:pPr>
            <w:r w:rsidRPr="00606347">
              <w:rPr>
                <w:color w:val="000000"/>
                <w:sz w:val="18"/>
                <w:szCs w:val="18"/>
              </w:rPr>
              <w:t>LO ID</w:t>
            </w:r>
          </w:p>
        </w:tc>
        <w:tc>
          <w:tcPr>
            <w:tcW w:w="3599" w:type="dxa"/>
            <w:vMerge w:val="restart"/>
            <w:shd w:val="clear" w:color="auto" w:fill="EEECE1" w:themeFill="background2"/>
            <w:noWrap/>
            <w:hideMark/>
          </w:tcPr>
          <w:p w14:paraId="08A9EE51" w14:textId="77777777" w:rsidR="005C338F" w:rsidRPr="00606347" w:rsidRDefault="005C338F" w:rsidP="006549F7">
            <w:pPr>
              <w:rPr>
                <w:color w:val="000000"/>
                <w:sz w:val="18"/>
                <w:szCs w:val="18"/>
              </w:rPr>
            </w:pPr>
            <w:r w:rsidRPr="00606347">
              <w:rPr>
                <w:bCs/>
                <w:color w:val="000000"/>
                <w:sz w:val="18"/>
                <w:szCs w:val="18"/>
              </w:rPr>
              <w:t>Data Science Competence</w:t>
            </w:r>
          </w:p>
          <w:p w14:paraId="7A2855AA" w14:textId="77777777" w:rsidR="005C338F" w:rsidRPr="00606347" w:rsidRDefault="005C338F" w:rsidP="006549F7">
            <w:pPr>
              <w:rPr>
                <w:sz w:val="18"/>
                <w:szCs w:val="18"/>
              </w:rPr>
            </w:pPr>
          </w:p>
        </w:tc>
        <w:tc>
          <w:tcPr>
            <w:tcW w:w="4913" w:type="dxa"/>
            <w:gridSpan w:val="6"/>
            <w:shd w:val="clear" w:color="auto" w:fill="EEECE1" w:themeFill="background2"/>
            <w:noWrap/>
            <w:hideMark/>
          </w:tcPr>
          <w:p w14:paraId="786B5C75" w14:textId="77777777" w:rsidR="005C338F" w:rsidRPr="00606347" w:rsidRDefault="005C338F" w:rsidP="006549F7">
            <w:pPr>
              <w:rPr>
                <w:color w:val="000000"/>
                <w:sz w:val="18"/>
                <w:szCs w:val="18"/>
              </w:rPr>
            </w:pPr>
            <w:r>
              <w:rPr>
                <w:color w:val="000000"/>
                <w:sz w:val="18"/>
                <w:szCs w:val="18"/>
              </w:rPr>
              <w:t>ECTS credit points</w:t>
            </w:r>
            <w:r w:rsidRPr="00606347">
              <w:rPr>
                <w:color w:val="000000"/>
                <w:sz w:val="18"/>
                <w:szCs w:val="18"/>
              </w:rPr>
              <w:t xml:space="preserve"> by Knowledge levels</w:t>
            </w:r>
            <w:r>
              <w:rPr>
                <w:color w:val="000000"/>
                <w:sz w:val="18"/>
                <w:szCs w:val="18"/>
              </w:rPr>
              <w:t>.</w:t>
            </w:r>
          </w:p>
        </w:tc>
      </w:tr>
      <w:tr w:rsidR="005C338F" w:rsidRPr="00606347" w14:paraId="641DBF03" w14:textId="77777777" w:rsidTr="006549F7">
        <w:trPr>
          <w:trHeight w:val="229"/>
          <w:tblHeader/>
          <w:jc w:val="center"/>
        </w:trPr>
        <w:tc>
          <w:tcPr>
            <w:tcW w:w="748" w:type="dxa"/>
            <w:vMerge/>
            <w:shd w:val="clear" w:color="auto" w:fill="EEECE1" w:themeFill="background2"/>
            <w:hideMark/>
          </w:tcPr>
          <w:p w14:paraId="6D53BBC7" w14:textId="77777777" w:rsidR="005C338F" w:rsidRPr="00606347" w:rsidRDefault="005C338F" w:rsidP="006549F7">
            <w:pPr>
              <w:rPr>
                <w:color w:val="000000"/>
                <w:sz w:val="18"/>
                <w:szCs w:val="18"/>
              </w:rPr>
            </w:pPr>
          </w:p>
        </w:tc>
        <w:tc>
          <w:tcPr>
            <w:tcW w:w="3599" w:type="dxa"/>
            <w:vMerge/>
            <w:shd w:val="clear" w:color="auto" w:fill="EEECE1" w:themeFill="background2"/>
            <w:noWrap/>
            <w:hideMark/>
          </w:tcPr>
          <w:p w14:paraId="4057C039" w14:textId="77777777" w:rsidR="005C338F" w:rsidRPr="00606347" w:rsidRDefault="005C338F" w:rsidP="006549F7">
            <w:pPr>
              <w:rPr>
                <w:b/>
                <w:bCs/>
                <w:color w:val="000000"/>
                <w:sz w:val="18"/>
                <w:szCs w:val="18"/>
              </w:rPr>
            </w:pPr>
          </w:p>
        </w:tc>
        <w:tc>
          <w:tcPr>
            <w:tcW w:w="1701" w:type="dxa"/>
            <w:gridSpan w:val="2"/>
            <w:shd w:val="clear" w:color="auto" w:fill="EEECE1" w:themeFill="background2"/>
            <w:noWrap/>
            <w:hideMark/>
          </w:tcPr>
          <w:p w14:paraId="01761929" w14:textId="77777777" w:rsidR="005C338F" w:rsidRPr="00606347" w:rsidRDefault="005C338F" w:rsidP="006549F7">
            <w:pPr>
              <w:rPr>
                <w:b/>
                <w:bCs/>
                <w:color w:val="000000"/>
                <w:sz w:val="18"/>
                <w:szCs w:val="18"/>
              </w:rPr>
            </w:pPr>
            <w:r w:rsidRPr="00606347">
              <w:rPr>
                <w:b/>
                <w:bCs/>
                <w:color w:val="000000"/>
                <w:sz w:val="18"/>
                <w:szCs w:val="18"/>
              </w:rPr>
              <w:t>Familiarity</w:t>
            </w:r>
          </w:p>
        </w:tc>
        <w:tc>
          <w:tcPr>
            <w:tcW w:w="1701" w:type="dxa"/>
            <w:gridSpan w:val="2"/>
            <w:shd w:val="clear" w:color="auto" w:fill="EEECE1" w:themeFill="background2"/>
          </w:tcPr>
          <w:p w14:paraId="2AAFF431" w14:textId="77777777" w:rsidR="005C338F" w:rsidRPr="00606347" w:rsidRDefault="005C338F" w:rsidP="006549F7">
            <w:pPr>
              <w:rPr>
                <w:b/>
                <w:bCs/>
                <w:color w:val="000000"/>
                <w:sz w:val="18"/>
                <w:szCs w:val="18"/>
              </w:rPr>
            </w:pPr>
            <w:r w:rsidRPr="00606347">
              <w:rPr>
                <w:b/>
                <w:bCs/>
                <w:color w:val="000000"/>
                <w:sz w:val="18"/>
                <w:szCs w:val="18"/>
              </w:rPr>
              <w:t>Usage</w:t>
            </w:r>
          </w:p>
        </w:tc>
        <w:tc>
          <w:tcPr>
            <w:tcW w:w="1511" w:type="dxa"/>
            <w:gridSpan w:val="2"/>
            <w:shd w:val="clear" w:color="auto" w:fill="EEECE1" w:themeFill="background2"/>
          </w:tcPr>
          <w:p w14:paraId="3B37BB6B" w14:textId="77777777" w:rsidR="005C338F" w:rsidRPr="00606347" w:rsidRDefault="005C338F" w:rsidP="006549F7">
            <w:pPr>
              <w:rPr>
                <w:b/>
                <w:bCs/>
                <w:color w:val="000000"/>
                <w:sz w:val="18"/>
                <w:szCs w:val="18"/>
              </w:rPr>
            </w:pPr>
            <w:r w:rsidRPr="00606347">
              <w:rPr>
                <w:b/>
                <w:bCs/>
                <w:color w:val="000000"/>
                <w:sz w:val="18"/>
                <w:szCs w:val="18"/>
              </w:rPr>
              <w:t>Creation</w:t>
            </w:r>
          </w:p>
        </w:tc>
      </w:tr>
      <w:tr w:rsidR="005C338F" w:rsidRPr="00606347" w14:paraId="503F15E0" w14:textId="77777777" w:rsidTr="006549F7">
        <w:trPr>
          <w:trHeight w:val="236"/>
          <w:tblHeader/>
          <w:jc w:val="center"/>
        </w:trPr>
        <w:tc>
          <w:tcPr>
            <w:tcW w:w="748" w:type="dxa"/>
            <w:vMerge/>
            <w:shd w:val="clear" w:color="auto" w:fill="EEECE1" w:themeFill="background2"/>
          </w:tcPr>
          <w:p w14:paraId="6435D504" w14:textId="77777777" w:rsidR="005C338F" w:rsidRPr="00606347" w:rsidRDefault="005C338F" w:rsidP="006549F7">
            <w:pPr>
              <w:rPr>
                <w:color w:val="000000"/>
                <w:sz w:val="18"/>
                <w:szCs w:val="18"/>
              </w:rPr>
            </w:pPr>
          </w:p>
        </w:tc>
        <w:tc>
          <w:tcPr>
            <w:tcW w:w="3599" w:type="dxa"/>
            <w:vMerge/>
            <w:shd w:val="clear" w:color="auto" w:fill="EEECE1" w:themeFill="background2"/>
            <w:noWrap/>
          </w:tcPr>
          <w:p w14:paraId="0039EF1F" w14:textId="77777777" w:rsidR="005C338F" w:rsidRPr="00606347" w:rsidRDefault="005C338F" w:rsidP="006549F7">
            <w:pPr>
              <w:rPr>
                <w:b/>
                <w:bCs/>
                <w:color w:val="000000"/>
                <w:sz w:val="18"/>
                <w:szCs w:val="18"/>
              </w:rPr>
            </w:pPr>
          </w:p>
        </w:tc>
        <w:tc>
          <w:tcPr>
            <w:tcW w:w="850" w:type="dxa"/>
            <w:shd w:val="clear" w:color="auto" w:fill="EEECE1" w:themeFill="background2"/>
            <w:noWrap/>
          </w:tcPr>
          <w:p w14:paraId="4997249E" w14:textId="77777777" w:rsidR="005C338F" w:rsidRPr="00606347" w:rsidRDefault="005C338F" w:rsidP="006549F7">
            <w:pPr>
              <w:rPr>
                <w:b/>
                <w:bCs/>
                <w:color w:val="000000"/>
                <w:sz w:val="18"/>
                <w:szCs w:val="18"/>
              </w:rPr>
            </w:pPr>
            <w:r>
              <w:rPr>
                <w:b/>
                <w:bCs/>
                <w:color w:val="000000"/>
                <w:sz w:val="18"/>
                <w:szCs w:val="18"/>
              </w:rPr>
              <w:t>BSc</w:t>
            </w:r>
          </w:p>
        </w:tc>
        <w:tc>
          <w:tcPr>
            <w:tcW w:w="851" w:type="dxa"/>
            <w:shd w:val="clear" w:color="auto" w:fill="EEECE1" w:themeFill="background2"/>
          </w:tcPr>
          <w:p w14:paraId="4664AF9F" w14:textId="77777777" w:rsidR="005C338F" w:rsidRPr="00606347" w:rsidRDefault="005C338F" w:rsidP="006549F7">
            <w:pPr>
              <w:rPr>
                <w:b/>
                <w:bCs/>
                <w:color w:val="000000"/>
                <w:sz w:val="18"/>
                <w:szCs w:val="18"/>
              </w:rPr>
            </w:pPr>
            <w:r>
              <w:rPr>
                <w:b/>
                <w:bCs/>
                <w:color w:val="000000"/>
                <w:sz w:val="18"/>
                <w:szCs w:val="18"/>
              </w:rPr>
              <w:t>MSc</w:t>
            </w:r>
          </w:p>
        </w:tc>
        <w:tc>
          <w:tcPr>
            <w:tcW w:w="850" w:type="dxa"/>
            <w:shd w:val="clear" w:color="auto" w:fill="EEECE1" w:themeFill="background2"/>
          </w:tcPr>
          <w:p w14:paraId="1FB2300B" w14:textId="77777777" w:rsidR="005C338F" w:rsidRPr="00606347" w:rsidRDefault="005C338F" w:rsidP="006549F7">
            <w:pPr>
              <w:rPr>
                <w:b/>
                <w:bCs/>
                <w:color w:val="000000"/>
                <w:sz w:val="18"/>
                <w:szCs w:val="18"/>
              </w:rPr>
            </w:pPr>
            <w:r>
              <w:rPr>
                <w:b/>
                <w:bCs/>
                <w:color w:val="000000"/>
                <w:sz w:val="18"/>
                <w:szCs w:val="18"/>
              </w:rPr>
              <w:t>BSc</w:t>
            </w:r>
          </w:p>
        </w:tc>
        <w:tc>
          <w:tcPr>
            <w:tcW w:w="851" w:type="dxa"/>
            <w:shd w:val="clear" w:color="auto" w:fill="EEECE1" w:themeFill="background2"/>
          </w:tcPr>
          <w:p w14:paraId="11E9E234" w14:textId="77777777" w:rsidR="005C338F" w:rsidRPr="00606347" w:rsidRDefault="005C338F" w:rsidP="006549F7">
            <w:pPr>
              <w:rPr>
                <w:b/>
                <w:bCs/>
                <w:color w:val="000000"/>
                <w:sz w:val="18"/>
                <w:szCs w:val="18"/>
              </w:rPr>
            </w:pPr>
            <w:r>
              <w:rPr>
                <w:b/>
                <w:bCs/>
                <w:color w:val="000000"/>
                <w:sz w:val="18"/>
                <w:szCs w:val="18"/>
              </w:rPr>
              <w:t>MSc</w:t>
            </w:r>
          </w:p>
        </w:tc>
        <w:tc>
          <w:tcPr>
            <w:tcW w:w="709" w:type="dxa"/>
            <w:shd w:val="clear" w:color="auto" w:fill="EEECE1" w:themeFill="background2"/>
          </w:tcPr>
          <w:p w14:paraId="54978DF3" w14:textId="77777777" w:rsidR="005C338F" w:rsidRPr="00606347" w:rsidRDefault="005C338F" w:rsidP="006549F7">
            <w:pPr>
              <w:rPr>
                <w:b/>
                <w:bCs/>
                <w:color w:val="000000"/>
                <w:sz w:val="18"/>
                <w:szCs w:val="18"/>
              </w:rPr>
            </w:pPr>
            <w:r>
              <w:rPr>
                <w:b/>
                <w:bCs/>
                <w:color w:val="000000"/>
                <w:sz w:val="18"/>
                <w:szCs w:val="18"/>
              </w:rPr>
              <w:t>BSc</w:t>
            </w:r>
          </w:p>
        </w:tc>
        <w:tc>
          <w:tcPr>
            <w:tcW w:w="802" w:type="dxa"/>
            <w:shd w:val="clear" w:color="auto" w:fill="EEECE1" w:themeFill="background2"/>
          </w:tcPr>
          <w:p w14:paraId="552D91CC" w14:textId="77777777" w:rsidR="005C338F" w:rsidRPr="00606347" w:rsidRDefault="005C338F" w:rsidP="006549F7">
            <w:pPr>
              <w:rPr>
                <w:b/>
                <w:bCs/>
                <w:color w:val="000000"/>
                <w:sz w:val="18"/>
                <w:szCs w:val="18"/>
              </w:rPr>
            </w:pPr>
            <w:r>
              <w:rPr>
                <w:b/>
                <w:bCs/>
                <w:color w:val="000000"/>
                <w:sz w:val="18"/>
                <w:szCs w:val="18"/>
              </w:rPr>
              <w:t>MSc</w:t>
            </w:r>
          </w:p>
        </w:tc>
      </w:tr>
      <w:tr w:rsidR="005C338F" w:rsidRPr="00606347" w14:paraId="1FD09527" w14:textId="77777777" w:rsidTr="006549F7">
        <w:trPr>
          <w:trHeight w:val="288"/>
          <w:jc w:val="center"/>
        </w:trPr>
        <w:tc>
          <w:tcPr>
            <w:tcW w:w="9260" w:type="dxa"/>
            <w:gridSpan w:val="8"/>
            <w:shd w:val="clear" w:color="auto" w:fill="auto"/>
            <w:noWrap/>
            <w:hideMark/>
          </w:tcPr>
          <w:p w14:paraId="1F371941" w14:textId="77777777" w:rsidR="005C338F" w:rsidRPr="00606347" w:rsidRDefault="005C338F" w:rsidP="006549F7">
            <w:pPr>
              <w:rPr>
                <w:b/>
                <w:color w:val="000000"/>
                <w:szCs w:val="18"/>
              </w:rPr>
            </w:pPr>
            <w:r w:rsidRPr="00606347">
              <w:rPr>
                <w:b/>
                <w:color w:val="000000"/>
                <w:szCs w:val="18"/>
              </w:rPr>
              <w:t>Data Science Data Analytics</w:t>
            </w:r>
            <w:r w:rsidRPr="00606347">
              <w:rPr>
                <w:color w:val="000000"/>
                <w:sz w:val="18"/>
                <w:szCs w:val="18"/>
              </w:rPr>
              <w:t> </w:t>
            </w:r>
          </w:p>
        </w:tc>
      </w:tr>
      <w:tr w:rsidR="005C338F" w:rsidRPr="00606347" w14:paraId="215E0177" w14:textId="77777777" w:rsidTr="006549F7">
        <w:trPr>
          <w:trHeight w:val="896"/>
          <w:jc w:val="center"/>
        </w:trPr>
        <w:tc>
          <w:tcPr>
            <w:tcW w:w="748" w:type="dxa"/>
            <w:shd w:val="clear" w:color="auto" w:fill="auto"/>
            <w:noWrap/>
            <w:hideMark/>
          </w:tcPr>
          <w:p w14:paraId="1FF6B809" w14:textId="77777777" w:rsidR="005C338F" w:rsidRPr="00606347" w:rsidRDefault="005C338F" w:rsidP="006549F7">
            <w:pPr>
              <w:rPr>
                <w:b/>
                <w:sz w:val="18"/>
                <w:szCs w:val="18"/>
              </w:rPr>
            </w:pPr>
            <w:r w:rsidRPr="00606347">
              <w:rPr>
                <w:b/>
                <w:sz w:val="18"/>
                <w:szCs w:val="18"/>
              </w:rPr>
              <w:t>LO1-DA</w:t>
            </w:r>
          </w:p>
        </w:tc>
        <w:tc>
          <w:tcPr>
            <w:tcW w:w="3599" w:type="dxa"/>
            <w:shd w:val="clear" w:color="auto" w:fill="auto"/>
            <w:hideMark/>
          </w:tcPr>
          <w:p w14:paraId="56FEF3F4" w14:textId="77777777" w:rsidR="005C338F" w:rsidRPr="00606347" w:rsidRDefault="005C338F" w:rsidP="006549F7">
            <w:pPr>
              <w:rPr>
                <w:b/>
                <w:sz w:val="18"/>
                <w:szCs w:val="18"/>
              </w:rPr>
            </w:pPr>
            <w:r w:rsidRPr="00606347">
              <w:rPr>
                <w:b/>
                <w:sz w:val="18"/>
                <w:szCs w:val="18"/>
              </w:rPr>
              <w:t>DSDA-DA - Use appropriate statistical techniques and predictive analytics on available data to deliver insights and discover new relations.</w:t>
            </w:r>
          </w:p>
        </w:tc>
        <w:tc>
          <w:tcPr>
            <w:tcW w:w="850" w:type="dxa"/>
            <w:shd w:val="clear" w:color="auto" w:fill="auto"/>
            <w:noWrap/>
            <w:hideMark/>
          </w:tcPr>
          <w:p w14:paraId="0DE1CACF" w14:textId="77777777" w:rsidR="005C338F" w:rsidRPr="00606347" w:rsidRDefault="005C338F" w:rsidP="006549F7">
            <w:pPr>
              <w:rPr>
                <w:b/>
                <w:sz w:val="18"/>
                <w:szCs w:val="18"/>
              </w:rPr>
            </w:pPr>
            <w:r>
              <w:rPr>
                <w:b/>
                <w:sz w:val="18"/>
                <w:szCs w:val="18"/>
              </w:rPr>
              <w:t>15</w:t>
            </w:r>
          </w:p>
        </w:tc>
        <w:tc>
          <w:tcPr>
            <w:tcW w:w="851" w:type="dxa"/>
            <w:shd w:val="clear" w:color="auto" w:fill="D9D9D9" w:themeFill="background1" w:themeFillShade="D9"/>
          </w:tcPr>
          <w:p w14:paraId="2A2E21A5" w14:textId="77777777" w:rsidR="005C338F" w:rsidRPr="00606347" w:rsidRDefault="005C338F" w:rsidP="006549F7">
            <w:pPr>
              <w:rPr>
                <w:b/>
                <w:sz w:val="18"/>
                <w:szCs w:val="18"/>
              </w:rPr>
            </w:pPr>
          </w:p>
        </w:tc>
        <w:tc>
          <w:tcPr>
            <w:tcW w:w="850" w:type="dxa"/>
            <w:shd w:val="clear" w:color="auto" w:fill="D9D9D9" w:themeFill="background1" w:themeFillShade="D9"/>
          </w:tcPr>
          <w:p w14:paraId="46CD847E" w14:textId="77777777" w:rsidR="005C338F" w:rsidRPr="00606347" w:rsidRDefault="005C338F" w:rsidP="006549F7">
            <w:pPr>
              <w:rPr>
                <w:b/>
                <w:sz w:val="18"/>
                <w:szCs w:val="18"/>
              </w:rPr>
            </w:pPr>
          </w:p>
        </w:tc>
        <w:tc>
          <w:tcPr>
            <w:tcW w:w="851" w:type="dxa"/>
            <w:shd w:val="clear" w:color="auto" w:fill="D9D9D9" w:themeFill="background1" w:themeFillShade="D9"/>
          </w:tcPr>
          <w:p w14:paraId="5560AF89" w14:textId="77777777" w:rsidR="005C338F" w:rsidRPr="00606347" w:rsidRDefault="005C338F" w:rsidP="006549F7">
            <w:pPr>
              <w:rPr>
                <w:b/>
                <w:sz w:val="18"/>
                <w:szCs w:val="18"/>
              </w:rPr>
            </w:pPr>
          </w:p>
        </w:tc>
        <w:tc>
          <w:tcPr>
            <w:tcW w:w="709" w:type="dxa"/>
            <w:shd w:val="clear" w:color="auto" w:fill="D9D9D9" w:themeFill="background1" w:themeFillShade="D9"/>
          </w:tcPr>
          <w:p w14:paraId="793B0BD5" w14:textId="77777777" w:rsidR="005C338F" w:rsidRPr="00606347" w:rsidRDefault="005C338F" w:rsidP="006549F7">
            <w:pPr>
              <w:rPr>
                <w:b/>
                <w:sz w:val="18"/>
                <w:szCs w:val="18"/>
              </w:rPr>
            </w:pPr>
          </w:p>
        </w:tc>
        <w:tc>
          <w:tcPr>
            <w:tcW w:w="802" w:type="dxa"/>
            <w:shd w:val="clear" w:color="auto" w:fill="D9D9D9" w:themeFill="background1" w:themeFillShade="D9"/>
          </w:tcPr>
          <w:p w14:paraId="6941EE40" w14:textId="77777777" w:rsidR="005C338F" w:rsidRPr="00606347" w:rsidRDefault="005C338F" w:rsidP="006549F7">
            <w:pPr>
              <w:rPr>
                <w:b/>
                <w:sz w:val="18"/>
                <w:szCs w:val="18"/>
              </w:rPr>
            </w:pPr>
          </w:p>
        </w:tc>
      </w:tr>
      <w:tr w:rsidR="005C338F" w:rsidRPr="00606347" w14:paraId="6D44D19E" w14:textId="77777777" w:rsidTr="006549F7">
        <w:trPr>
          <w:trHeight w:val="556"/>
          <w:jc w:val="center"/>
        </w:trPr>
        <w:tc>
          <w:tcPr>
            <w:tcW w:w="748" w:type="dxa"/>
            <w:shd w:val="clear" w:color="auto" w:fill="auto"/>
            <w:noWrap/>
            <w:hideMark/>
          </w:tcPr>
          <w:p w14:paraId="2E6B0182" w14:textId="77777777" w:rsidR="005C338F" w:rsidRPr="00606347" w:rsidRDefault="005C338F" w:rsidP="006549F7">
            <w:pPr>
              <w:rPr>
                <w:color w:val="000000"/>
                <w:sz w:val="18"/>
                <w:szCs w:val="18"/>
              </w:rPr>
            </w:pPr>
            <w:r w:rsidRPr="00606347">
              <w:rPr>
                <w:color w:val="000000"/>
                <w:sz w:val="18"/>
                <w:szCs w:val="18"/>
              </w:rPr>
              <w:t>LO1.01</w:t>
            </w:r>
          </w:p>
        </w:tc>
        <w:tc>
          <w:tcPr>
            <w:tcW w:w="3599" w:type="dxa"/>
            <w:shd w:val="clear" w:color="auto" w:fill="auto"/>
            <w:hideMark/>
          </w:tcPr>
          <w:p w14:paraId="5A259272" w14:textId="77777777" w:rsidR="005C338F" w:rsidRPr="00606347" w:rsidRDefault="005C338F" w:rsidP="006549F7">
            <w:pPr>
              <w:rPr>
                <w:color w:val="000000"/>
                <w:sz w:val="18"/>
                <w:szCs w:val="18"/>
              </w:rPr>
            </w:pPr>
            <w:r w:rsidRPr="00606347">
              <w:rPr>
                <w:color w:val="000000"/>
                <w:sz w:val="18"/>
                <w:szCs w:val="18"/>
              </w:rPr>
              <w:t>DSDA01 - Use predictive analytics to analyze big data and discover new relations.</w:t>
            </w:r>
          </w:p>
        </w:tc>
        <w:tc>
          <w:tcPr>
            <w:tcW w:w="850" w:type="dxa"/>
            <w:shd w:val="clear" w:color="auto" w:fill="auto"/>
            <w:noWrap/>
            <w:hideMark/>
          </w:tcPr>
          <w:p w14:paraId="6E6FFE6C"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59805B5C"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C3DC87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93F5FBB"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6F486A1D"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81BCAED" w14:textId="77777777" w:rsidR="005C338F" w:rsidRPr="00606347" w:rsidRDefault="005C338F" w:rsidP="006549F7">
            <w:pPr>
              <w:rPr>
                <w:color w:val="000000"/>
                <w:sz w:val="18"/>
                <w:szCs w:val="18"/>
              </w:rPr>
            </w:pPr>
          </w:p>
        </w:tc>
      </w:tr>
      <w:tr w:rsidR="005C338F" w:rsidRPr="00606347" w14:paraId="3A1B8D20" w14:textId="77777777" w:rsidTr="006549F7">
        <w:trPr>
          <w:trHeight w:val="576"/>
          <w:jc w:val="center"/>
        </w:trPr>
        <w:tc>
          <w:tcPr>
            <w:tcW w:w="748" w:type="dxa"/>
            <w:shd w:val="clear" w:color="auto" w:fill="auto"/>
            <w:noWrap/>
            <w:hideMark/>
          </w:tcPr>
          <w:p w14:paraId="042A8D58" w14:textId="77777777" w:rsidR="005C338F" w:rsidRPr="00606347" w:rsidRDefault="005C338F" w:rsidP="006549F7">
            <w:pPr>
              <w:rPr>
                <w:color w:val="000000"/>
                <w:sz w:val="18"/>
                <w:szCs w:val="18"/>
              </w:rPr>
            </w:pPr>
            <w:r w:rsidRPr="00606347">
              <w:rPr>
                <w:color w:val="000000"/>
                <w:sz w:val="18"/>
                <w:szCs w:val="18"/>
              </w:rPr>
              <w:t>LO1.02</w:t>
            </w:r>
          </w:p>
        </w:tc>
        <w:tc>
          <w:tcPr>
            <w:tcW w:w="3599" w:type="dxa"/>
            <w:shd w:val="clear" w:color="auto" w:fill="auto"/>
            <w:hideMark/>
          </w:tcPr>
          <w:p w14:paraId="6F7D0EA8" w14:textId="77777777" w:rsidR="005C338F" w:rsidRPr="00606347" w:rsidRDefault="005C338F" w:rsidP="006549F7">
            <w:pPr>
              <w:rPr>
                <w:color w:val="000000"/>
                <w:sz w:val="18"/>
                <w:szCs w:val="18"/>
              </w:rPr>
            </w:pPr>
            <w:r w:rsidRPr="00606347">
              <w:rPr>
                <w:color w:val="000000"/>
                <w:sz w:val="18"/>
                <w:szCs w:val="18"/>
              </w:rPr>
              <w:t>DSDA02 - Use appropriate statistical techniques on available data to deliver insights.</w:t>
            </w:r>
          </w:p>
        </w:tc>
        <w:tc>
          <w:tcPr>
            <w:tcW w:w="850" w:type="dxa"/>
            <w:shd w:val="clear" w:color="auto" w:fill="auto"/>
            <w:noWrap/>
          </w:tcPr>
          <w:p w14:paraId="2BA82AE2"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6D81F0A6"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CF9F443"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C1C6DCF"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9AD4BE8"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845D57A" w14:textId="77777777" w:rsidR="005C338F" w:rsidRPr="00606347" w:rsidRDefault="005C338F" w:rsidP="006549F7">
            <w:pPr>
              <w:rPr>
                <w:color w:val="000000"/>
                <w:sz w:val="18"/>
                <w:szCs w:val="18"/>
              </w:rPr>
            </w:pPr>
          </w:p>
        </w:tc>
      </w:tr>
      <w:tr w:rsidR="005C338F" w:rsidRPr="00606347" w14:paraId="2724D2CC" w14:textId="77777777" w:rsidTr="006549F7">
        <w:trPr>
          <w:trHeight w:val="432"/>
          <w:jc w:val="center"/>
        </w:trPr>
        <w:tc>
          <w:tcPr>
            <w:tcW w:w="748" w:type="dxa"/>
            <w:shd w:val="clear" w:color="auto" w:fill="auto"/>
            <w:noWrap/>
            <w:hideMark/>
          </w:tcPr>
          <w:p w14:paraId="4E01DC5E" w14:textId="77777777" w:rsidR="005C338F" w:rsidRPr="00606347" w:rsidRDefault="005C338F" w:rsidP="006549F7">
            <w:pPr>
              <w:rPr>
                <w:color w:val="000000"/>
                <w:sz w:val="18"/>
                <w:szCs w:val="18"/>
              </w:rPr>
            </w:pPr>
            <w:r w:rsidRPr="00606347">
              <w:rPr>
                <w:color w:val="000000"/>
                <w:sz w:val="18"/>
                <w:szCs w:val="18"/>
              </w:rPr>
              <w:t>LO1.03</w:t>
            </w:r>
          </w:p>
        </w:tc>
        <w:tc>
          <w:tcPr>
            <w:tcW w:w="3599" w:type="dxa"/>
            <w:shd w:val="clear" w:color="auto" w:fill="auto"/>
            <w:hideMark/>
          </w:tcPr>
          <w:p w14:paraId="386FD086" w14:textId="77777777" w:rsidR="005C338F" w:rsidRPr="00606347" w:rsidRDefault="005C338F" w:rsidP="006549F7">
            <w:pPr>
              <w:rPr>
                <w:color w:val="000000"/>
                <w:sz w:val="18"/>
                <w:szCs w:val="18"/>
              </w:rPr>
            </w:pPr>
            <w:r w:rsidRPr="00606347">
              <w:rPr>
                <w:color w:val="000000"/>
                <w:sz w:val="18"/>
                <w:szCs w:val="18"/>
              </w:rPr>
              <w:t>DSDA03 - Develop specialized analytics to enable agile decision making.</w:t>
            </w:r>
          </w:p>
        </w:tc>
        <w:tc>
          <w:tcPr>
            <w:tcW w:w="850" w:type="dxa"/>
            <w:shd w:val="clear" w:color="auto" w:fill="auto"/>
            <w:noWrap/>
          </w:tcPr>
          <w:p w14:paraId="349F7E5F"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5BFC63F"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09254086"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528FBCA"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0506D8B"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68873C65" w14:textId="77777777" w:rsidR="005C338F" w:rsidRPr="00606347" w:rsidRDefault="005C338F" w:rsidP="006549F7">
            <w:pPr>
              <w:rPr>
                <w:color w:val="000000"/>
                <w:sz w:val="18"/>
                <w:szCs w:val="18"/>
              </w:rPr>
            </w:pPr>
          </w:p>
        </w:tc>
      </w:tr>
      <w:tr w:rsidR="005C338F" w:rsidRPr="00606347" w14:paraId="4FF0AEEE" w14:textId="77777777" w:rsidTr="006549F7">
        <w:trPr>
          <w:trHeight w:val="721"/>
          <w:jc w:val="center"/>
        </w:trPr>
        <w:tc>
          <w:tcPr>
            <w:tcW w:w="748" w:type="dxa"/>
            <w:shd w:val="clear" w:color="auto" w:fill="auto"/>
            <w:noWrap/>
            <w:hideMark/>
          </w:tcPr>
          <w:p w14:paraId="4AB7A95C" w14:textId="77777777" w:rsidR="005C338F" w:rsidRPr="00606347" w:rsidRDefault="005C338F" w:rsidP="006549F7">
            <w:pPr>
              <w:rPr>
                <w:color w:val="000000"/>
                <w:sz w:val="18"/>
                <w:szCs w:val="18"/>
              </w:rPr>
            </w:pPr>
            <w:r w:rsidRPr="00606347">
              <w:rPr>
                <w:color w:val="000000"/>
                <w:sz w:val="18"/>
                <w:szCs w:val="18"/>
              </w:rPr>
              <w:t>LO1.04</w:t>
            </w:r>
          </w:p>
        </w:tc>
        <w:tc>
          <w:tcPr>
            <w:tcW w:w="3599" w:type="dxa"/>
            <w:shd w:val="clear" w:color="auto" w:fill="auto"/>
            <w:hideMark/>
          </w:tcPr>
          <w:p w14:paraId="02E912AE" w14:textId="77777777" w:rsidR="005C338F" w:rsidRPr="00606347" w:rsidRDefault="005C338F" w:rsidP="006549F7">
            <w:pPr>
              <w:rPr>
                <w:color w:val="000000"/>
                <w:sz w:val="18"/>
                <w:szCs w:val="18"/>
              </w:rPr>
            </w:pPr>
            <w:r w:rsidRPr="00606347">
              <w:rPr>
                <w:color w:val="000000"/>
                <w:sz w:val="18"/>
                <w:szCs w:val="18"/>
              </w:rPr>
              <w:t>DSDA04 - Research and analyze complex data sets, combine different sources and types of data to improve analysis.</w:t>
            </w:r>
          </w:p>
        </w:tc>
        <w:tc>
          <w:tcPr>
            <w:tcW w:w="850" w:type="dxa"/>
            <w:shd w:val="clear" w:color="auto" w:fill="auto"/>
            <w:noWrap/>
          </w:tcPr>
          <w:p w14:paraId="427E5209"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31DFF4A"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30D76019"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18E6AFC"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FAB3676"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65542CE" w14:textId="77777777" w:rsidR="005C338F" w:rsidRPr="00606347" w:rsidRDefault="005C338F" w:rsidP="006549F7">
            <w:pPr>
              <w:rPr>
                <w:color w:val="000000"/>
                <w:sz w:val="18"/>
                <w:szCs w:val="18"/>
              </w:rPr>
            </w:pPr>
          </w:p>
        </w:tc>
      </w:tr>
      <w:tr w:rsidR="005C338F" w:rsidRPr="00606347" w14:paraId="64C9E130" w14:textId="77777777" w:rsidTr="006549F7">
        <w:trPr>
          <w:trHeight w:val="576"/>
          <w:jc w:val="center"/>
        </w:trPr>
        <w:tc>
          <w:tcPr>
            <w:tcW w:w="748" w:type="dxa"/>
            <w:shd w:val="clear" w:color="auto" w:fill="auto"/>
            <w:noWrap/>
            <w:hideMark/>
          </w:tcPr>
          <w:p w14:paraId="5F73AEFC" w14:textId="77777777" w:rsidR="005C338F" w:rsidRPr="00606347" w:rsidRDefault="005C338F" w:rsidP="006549F7">
            <w:pPr>
              <w:rPr>
                <w:color w:val="000000"/>
                <w:sz w:val="18"/>
                <w:szCs w:val="18"/>
              </w:rPr>
            </w:pPr>
            <w:r w:rsidRPr="00606347">
              <w:rPr>
                <w:color w:val="000000"/>
                <w:sz w:val="18"/>
                <w:szCs w:val="18"/>
              </w:rPr>
              <w:t>LO1.05</w:t>
            </w:r>
          </w:p>
        </w:tc>
        <w:tc>
          <w:tcPr>
            <w:tcW w:w="3599" w:type="dxa"/>
            <w:shd w:val="clear" w:color="auto" w:fill="auto"/>
            <w:hideMark/>
          </w:tcPr>
          <w:p w14:paraId="740CE12B" w14:textId="77777777" w:rsidR="005C338F" w:rsidRPr="00606347" w:rsidRDefault="005C338F" w:rsidP="006549F7">
            <w:pPr>
              <w:rPr>
                <w:color w:val="000000"/>
                <w:sz w:val="18"/>
                <w:szCs w:val="18"/>
              </w:rPr>
            </w:pPr>
            <w:r w:rsidRPr="00606347">
              <w:rPr>
                <w:color w:val="000000"/>
                <w:sz w:val="18"/>
                <w:szCs w:val="18"/>
              </w:rPr>
              <w:t>DSDA05 - Use different data analytics platforms to process complex data.</w:t>
            </w:r>
          </w:p>
        </w:tc>
        <w:tc>
          <w:tcPr>
            <w:tcW w:w="850" w:type="dxa"/>
            <w:shd w:val="clear" w:color="auto" w:fill="auto"/>
            <w:noWrap/>
          </w:tcPr>
          <w:p w14:paraId="2D2736D8"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546FB8A3"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5D0B1995"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DE1573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18DB12DA"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276EE813" w14:textId="77777777" w:rsidR="005C338F" w:rsidRPr="00606347" w:rsidRDefault="005C338F" w:rsidP="006549F7">
            <w:pPr>
              <w:rPr>
                <w:color w:val="000000"/>
                <w:sz w:val="18"/>
                <w:szCs w:val="18"/>
              </w:rPr>
            </w:pPr>
          </w:p>
        </w:tc>
      </w:tr>
      <w:tr w:rsidR="005C338F" w:rsidRPr="00606347" w14:paraId="78E7783D" w14:textId="77777777" w:rsidTr="006549F7">
        <w:trPr>
          <w:trHeight w:val="288"/>
          <w:jc w:val="center"/>
        </w:trPr>
        <w:tc>
          <w:tcPr>
            <w:tcW w:w="748" w:type="dxa"/>
            <w:shd w:val="clear" w:color="auto" w:fill="auto"/>
            <w:noWrap/>
            <w:hideMark/>
          </w:tcPr>
          <w:p w14:paraId="2FD0E8CC" w14:textId="77777777" w:rsidR="005C338F" w:rsidRPr="00606347" w:rsidRDefault="005C338F" w:rsidP="006549F7">
            <w:pPr>
              <w:rPr>
                <w:color w:val="000000"/>
                <w:sz w:val="18"/>
                <w:szCs w:val="18"/>
              </w:rPr>
            </w:pPr>
            <w:r w:rsidRPr="00606347">
              <w:rPr>
                <w:color w:val="000000"/>
                <w:sz w:val="18"/>
                <w:szCs w:val="18"/>
              </w:rPr>
              <w:t>LO1.06</w:t>
            </w:r>
          </w:p>
        </w:tc>
        <w:tc>
          <w:tcPr>
            <w:tcW w:w="3599" w:type="dxa"/>
            <w:shd w:val="clear" w:color="auto" w:fill="auto"/>
            <w:hideMark/>
          </w:tcPr>
          <w:p w14:paraId="7C7FA556" w14:textId="77777777" w:rsidR="005C338F" w:rsidRPr="00606347" w:rsidRDefault="005C338F" w:rsidP="006549F7">
            <w:pPr>
              <w:rPr>
                <w:color w:val="000000"/>
                <w:sz w:val="18"/>
                <w:szCs w:val="18"/>
              </w:rPr>
            </w:pPr>
            <w:r w:rsidRPr="00606347">
              <w:rPr>
                <w:color w:val="000000"/>
                <w:sz w:val="18"/>
                <w:szCs w:val="18"/>
              </w:rPr>
              <w:t>DSDA06 - Visualise complex and variable data.</w:t>
            </w:r>
          </w:p>
        </w:tc>
        <w:tc>
          <w:tcPr>
            <w:tcW w:w="850" w:type="dxa"/>
            <w:shd w:val="clear" w:color="auto" w:fill="auto"/>
            <w:noWrap/>
          </w:tcPr>
          <w:p w14:paraId="47F6BC2B" w14:textId="77777777" w:rsidR="005C338F" w:rsidRPr="00606347" w:rsidRDefault="005C338F" w:rsidP="006549F7">
            <w:pPr>
              <w:rPr>
                <w:sz w:val="18"/>
                <w:szCs w:val="18"/>
              </w:rPr>
            </w:pPr>
            <w:r>
              <w:rPr>
                <w:sz w:val="18"/>
                <w:szCs w:val="18"/>
              </w:rPr>
              <w:t>3</w:t>
            </w:r>
          </w:p>
        </w:tc>
        <w:tc>
          <w:tcPr>
            <w:tcW w:w="851" w:type="dxa"/>
            <w:shd w:val="clear" w:color="auto" w:fill="D9D9D9" w:themeFill="background1" w:themeFillShade="D9"/>
          </w:tcPr>
          <w:p w14:paraId="5F9D9510" w14:textId="77777777" w:rsidR="005C338F" w:rsidRPr="00606347" w:rsidRDefault="005C338F" w:rsidP="006549F7">
            <w:pPr>
              <w:rPr>
                <w:sz w:val="18"/>
                <w:szCs w:val="18"/>
              </w:rPr>
            </w:pPr>
          </w:p>
        </w:tc>
        <w:tc>
          <w:tcPr>
            <w:tcW w:w="850" w:type="dxa"/>
            <w:shd w:val="clear" w:color="auto" w:fill="D9D9D9" w:themeFill="background1" w:themeFillShade="D9"/>
          </w:tcPr>
          <w:p w14:paraId="3B6C5FAE" w14:textId="77777777" w:rsidR="005C338F" w:rsidRPr="00606347" w:rsidRDefault="005C338F" w:rsidP="006549F7">
            <w:pPr>
              <w:rPr>
                <w:sz w:val="18"/>
                <w:szCs w:val="18"/>
              </w:rPr>
            </w:pPr>
          </w:p>
        </w:tc>
        <w:tc>
          <w:tcPr>
            <w:tcW w:w="851" w:type="dxa"/>
            <w:shd w:val="clear" w:color="auto" w:fill="D9D9D9" w:themeFill="background1" w:themeFillShade="D9"/>
          </w:tcPr>
          <w:p w14:paraId="479F5A05" w14:textId="77777777" w:rsidR="005C338F" w:rsidRPr="00606347" w:rsidRDefault="005C338F" w:rsidP="006549F7">
            <w:pPr>
              <w:rPr>
                <w:sz w:val="18"/>
                <w:szCs w:val="18"/>
              </w:rPr>
            </w:pPr>
          </w:p>
        </w:tc>
        <w:tc>
          <w:tcPr>
            <w:tcW w:w="709" w:type="dxa"/>
            <w:shd w:val="clear" w:color="auto" w:fill="D9D9D9" w:themeFill="background1" w:themeFillShade="D9"/>
          </w:tcPr>
          <w:p w14:paraId="474D5A6B" w14:textId="77777777" w:rsidR="005C338F" w:rsidRPr="00606347" w:rsidRDefault="005C338F" w:rsidP="006549F7">
            <w:pPr>
              <w:rPr>
                <w:sz w:val="18"/>
                <w:szCs w:val="18"/>
              </w:rPr>
            </w:pPr>
          </w:p>
        </w:tc>
        <w:tc>
          <w:tcPr>
            <w:tcW w:w="802" w:type="dxa"/>
            <w:shd w:val="clear" w:color="auto" w:fill="D9D9D9" w:themeFill="background1" w:themeFillShade="D9"/>
          </w:tcPr>
          <w:p w14:paraId="7D928439" w14:textId="77777777" w:rsidR="005C338F" w:rsidRPr="00606347" w:rsidRDefault="005C338F" w:rsidP="006549F7">
            <w:pPr>
              <w:rPr>
                <w:sz w:val="18"/>
                <w:szCs w:val="18"/>
              </w:rPr>
            </w:pPr>
          </w:p>
        </w:tc>
      </w:tr>
      <w:tr w:rsidR="005C338F" w:rsidRPr="00606347" w14:paraId="12AB265E" w14:textId="77777777" w:rsidTr="006549F7">
        <w:trPr>
          <w:trHeight w:val="288"/>
          <w:jc w:val="center"/>
        </w:trPr>
        <w:tc>
          <w:tcPr>
            <w:tcW w:w="9260" w:type="dxa"/>
            <w:gridSpan w:val="8"/>
            <w:shd w:val="clear" w:color="auto" w:fill="auto"/>
            <w:hideMark/>
          </w:tcPr>
          <w:p w14:paraId="62FCADF9" w14:textId="77777777" w:rsidR="005C338F" w:rsidRPr="00606347" w:rsidRDefault="005C338F" w:rsidP="006549F7">
            <w:pPr>
              <w:rPr>
                <w:b/>
                <w:bCs/>
                <w:sz w:val="18"/>
                <w:szCs w:val="18"/>
              </w:rPr>
            </w:pPr>
            <w:r w:rsidRPr="00606347">
              <w:rPr>
                <w:b/>
                <w:bCs/>
                <w:sz w:val="18"/>
                <w:szCs w:val="18"/>
              </w:rPr>
              <w:t>Data Science Data Management</w:t>
            </w:r>
          </w:p>
        </w:tc>
      </w:tr>
      <w:tr w:rsidR="005C338F" w:rsidRPr="00606347" w14:paraId="73427FAE" w14:textId="77777777" w:rsidTr="006549F7">
        <w:trPr>
          <w:trHeight w:val="932"/>
          <w:jc w:val="center"/>
        </w:trPr>
        <w:tc>
          <w:tcPr>
            <w:tcW w:w="748" w:type="dxa"/>
            <w:shd w:val="clear" w:color="auto" w:fill="auto"/>
            <w:noWrap/>
            <w:hideMark/>
          </w:tcPr>
          <w:p w14:paraId="4AEB8FC2" w14:textId="77777777" w:rsidR="005C338F" w:rsidRPr="00606347" w:rsidRDefault="005C338F" w:rsidP="006549F7">
            <w:pPr>
              <w:rPr>
                <w:b/>
                <w:sz w:val="18"/>
                <w:szCs w:val="18"/>
              </w:rPr>
            </w:pPr>
            <w:r w:rsidRPr="00606347">
              <w:rPr>
                <w:b/>
                <w:sz w:val="18"/>
                <w:szCs w:val="18"/>
              </w:rPr>
              <w:t>LO2-DM</w:t>
            </w:r>
          </w:p>
        </w:tc>
        <w:tc>
          <w:tcPr>
            <w:tcW w:w="3599" w:type="dxa"/>
            <w:shd w:val="clear" w:color="auto" w:fill="auto"/>
            <w:hideMark/>
          </w:tcPr>
          <w:p w14:paraId="49F6D460" w14:textId="77777777" w:rsidR="005C338F" w:rsidRPr="00606347" w:rsidRDefault="005C338F" w:rsidP="006549F7">
            <w:pPr>
              <w:rPr>
                <w:b/>
                <w:sz w:val="18"/>
                <w:szCs w:val="18"/>
              </w:rPr>
            </w:pPr>
            <w:r w:rsidRPr="00606347">
              <w:rPr>
                <w:b/>
                <w:bCs/>
                <w:sz w:val="18"/>
                <w:szCs w:val="18"/>
              </w:rPr>
              <w:t>DSDM-DM</w:t>
            </w:r>
            <w:r w:rsidRPr="00606347">
              <w:rPr>
                <w:b/>
                <w:sz w:val="18"/>
                <w:szCs w:val="18"/>
              </w:rPr>
              <w:t xml:space="preserve"> - Develop and implement data management strategy for data collection, storage, preservation, and availability for further processing.</w:t>
            </w:r>
          </w:p>
        </w:tc>
        <w:tc>
          <w:tcPr>
            <w:tcW w:w="850" w:type="dxa"/>
            <w:shd w:val="clear" w:color="auto" w:fill="D9D9D9" w:themeFill="background1" w:themeFillShade="D9"/>
            <w:noWrap/>
            <w:hideMark/>
          </w:tcPr>
          <w:p w14:paraId="1D3E4AFB" w14:textId="77777777" w:rsidR="005C338F" w:rsidRPr="00606347" w:rsidRDefault="005C338F" w:rsidP="006549F7">
            <w:pPr>
              <w:rPr>
                <w:b/>
                <w:sz w:val="18"/>
                <w:szCs w:val="18"/>
              </w:rPr>
            </w:pPr>
          </w:p>
        </w:tc>
        <w:tc>
          <w:tcPr>
            <w:tcW w:w="851" w:type="dxa"/>
            <w:shd w:val="clear" w:color="auto" w:fill="D9D9D9" w:themeFill="background1" w:themeFillShade="D9"/>
          </w:tcPr>
          <w:p w14:paraId="79CF4C6E" w14:textId="77777777" w:rsidR="005C338F" w:rsidRPr="00606347" w:rsidRDefault="005C338F" w:rsidP="006549F7">
            <w:pPr>
              <w:rPr>
                <w:b/>
                <w:sz w:val="18"/>
                <w:szCs w:val="18"/>
              </w:rPr>
            </w:pPr>
          </w:p>
        </w:tc>
        <w:tc>
          <w:tcPr>
            <w:tcW w:w="850" w:type="dxa"/>
            <w:shd w:val="clear" w:color="auto" w:fill="auto"/>
          </w:tcPr>
          <w:p w14:paraId="20B42295" w14:textId="77777777" w:rsidR="005C338F" w:rsidRPr="00606347" w:rsidRDefault="005C338F" w:rsidP="006549F7">
            <w:pPr>
              <w:rPr>
                <w:b/>
                <w:sz w:val="18"/>
                <w:szCs w:val="18"/>
              </w:rPr>
            </w:pPr>
            <w:r>
              <w:rPr>
                <w:b/>
                <w:sz w:val="18"/>
                <w:szCs w:val="18"/>
              </w:rPr>
              <w:t>10</w:t>
            </w:r>
          </w:p>
        </w:tc>
        <w:tc>
          <w:tcPr>
            <w:tcW w:w="851" w:type="dxa"/>
            <w:shd w:val="clear" w:color="auto" w:fill="D9D9D9" w:themeFill="background1" w:themeFillShade="D9"/>
          </w:tcPr>
          <w:p w14:paraId="399F631B" w14:textId="77777777" w:rsidR="005C338F" w:rsidRPr="00606347" w:rsidRDefault="005C338F" w:rsidP="006549F7">
            <w:pPr>
              <w:rPr>
                <w:b/>
                <w:sz w:val="18"/>
                <w:szCs w:val="18"/>
              </w:rPr>
            </w:pPr>
          </w:p>
        </w:tc>
        <w:tc>
          <w:tcPr>
            <w:tcW w:w="709" w:type="dxa"/>
            <w:shd w:val="clear" w:color="auto" w:fill="D9D9D9" w:themeFill="background1" w:themeFillShade="D9"/>
          </w:tcPr>
          <w:p w14:paraId="32A9C665" w14:textId="77777777" w:rsidR="005C338F" w:rsidRPr="00606347" w:rsidRDefault="005C338F" w:rsidP="006549F7">
            <w:pPr>
              <w:rPr>
                <w:b/>
                <w:sz w:val="18"/>
                <w:szCs w:val="18"/>
              </w:rPr>
            </w:pPr>
          </w:p>
        </w:tc>
        <w:tc>
          <w:tcPr>
            <w:tcW w:w="802" w:type="dxa"/>
            <w:shd w:val="clear" w:color="auto" w:fill="D9D9D9" w:themeFill="background1" w:themeFillShade="D9"/>
          </w:tcPr>
          <w:p w14:paraId="362CE463" w14:textId="77777777" w:rsidR="005C338F" w:rsidRPr="00606347" w:rsidRDefault="005C338F" w:rsidP="006549F7">
            <w:pPr>
              <w:rPr>
                <w:b/>
                <w:sz w:val="18"/>
                <w:szCs w:val="18"/>
              </w:rPr>
            </w:pPr>
          </w:p>
        </w:tc>
      </w:tr>
      <w:tr w:rsidR="005C338F" w:rsidRPr="00606347" w14:paraId="6D0BBF09" w14:textId="77777777" w:rsidTr="006549F7">
        <w:trPr>
          <w:trHeight w:val="864"/>
          <w:jc w:val="center"/>
        </w:trPr>
        <w:tc>
          <w:tcPr>
            <w:tcW w:w="748" w:type="dxa"/>
            <w:shd w:val="clear" w:color="auto" w:fill="auto"/>
            <w:noWrap/>
            <w:hideMark/>
          </w:tcPr>
          <w:p w14:paraId="59292E9F" w14:textId="77777777" w:rsidR="005C338F" w:rsidRPr="00606347" w:rsidRDefault="005C338F" w:rsidP="006549F7">
            <w:pPr>
              <w:rPr>
                <w:color w:val="000000"/>
                <w:sz w:val="18"/>
                <w:szCs w:val="18"/>
              </w:rPr>
            </w:pPr>
            <w:r w:rsidRPr="00606347">
              <w:rPr>
                <w:color w:val="000000"/>
                <w:sz w:val="18"/>
                <w:szCs w:val="18"/>
              </w:rPr>
              <w:t>LO2.01</w:t>
            </w:r>
          </w:p>
        </w:tc>
        <w:tc>
          <w:tcPr>
            <w:tcW w:w="3599" w:type="dxa"/>
            <w:shd w:val="clear" w:color="auto" w:fill="auto"/>
            <w:hideMark/>
          </w:tcPr>
          <w:p w14:paraId="1BEE5FB5" w14:textId="77777777" w:rsidR="005C338F" w:rsidRPr="00606347" w:rsidRDefault="005C338F" w:rsidP="006549F7">
            <w:pPr>
              <w:rPr>
                <w:color w:val="000000"/>
                <w:sz w:val="18"/>
                <w:szCs w:val="18"/>
              </w:rPr>
            </w:pPr>
            <w:r w:rsidRPr="00606347">
              <w:rPr>
                <w:color w:val="000000"/>
                <w:sz w:val="18"/>
                <w:szCs w:val="18"/>
              </w:rPr>
              <w:t>DSDM01 - Develop and implement data strategy, in particular, in a form of Data Management Plan (DMP).</w:t>
            </w:r>
          </w:p>
        </w:tc>
        <w:tc>
          <w:tcPr>
            <w:tcW w:w="850" w:type="dxa"/>
            <w:shd w:val="clear" w:color="auto" w:fill="D9D9D9" w:themeFill="background1" w:themeFillShade="D9"/>
            <w:noWrap/>
          </w:tcPr>
          <w:p w14:paraId="22DA635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F21F07A" w14:textId="77777777" w:rsidR="005C338F" w:rsidRPr="00606347" w:rsidRDefault="005C338F" w:rsidP="006549F7">
            <w:pPr>
              <w:rPr>
                <w:color w:val="000000"/>
                <w:sz w:val="18"/>
                <w:szCs w:val="18"/>
              </w:rPr>
            </w:pPr>
          </w:p>
        </w:tc>
        <w:tc>
          <w:tcPr>
            <w:tcW w:w="850" w:type="dxa"/>
            <w:shd w:val="clear" w:color="auto" w:fill="auto"/>
          </w:tcPr>
          <w:p w14:paraId="44133310"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F9AD63D"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6219AB70"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DD2DA42" w14:textId="77777777" w:rsidR="005C338F" w:rsidRPr="00606347" w:rsidRDefault="005C338F" w:rsidP="006549F7">
            <w:pPr>
              <w:rPr>
                <w:color w:val="000000"/>
                <w:sz w:val="18"/>
                <w:szCs w:val="18"/>
              </w:rPr>
            </w:pPr>
          </w:p>
        </w:tc>
      </w:tr>
      <w:tr w:rsidR="005C338F" w:rsidRPr="00606347" w14:paraId="79FC5FA2" w14:textId="77777777" w:rsidTr="006549F7">
        <w:trPr>
          <w:trHeight w:val="576"/>
          <w:jc w:val="center"/>
        </w:trPr>
        <w:tc>
          <w:tcPr>
            <w:tcW w:w="748" w:type="dxa"/>
            <w:shd w:val="clear" w:color="auto" w:fill="auto"/>
            <w:noWrap/>
            <w:hideMark/>
          </w:tcPr>
          <w:p w14:paraId="76ACAAC9" w14:textId="77777777" w:rsidR="005C338F" w:rsidRPr="00606347" w:rsidRDefault="005C338F" w:rsidP="006549F7">
            <w:pPr>
              <w:rPr>
                <w:color w:val="000000"/>
                <w:sz w:val="18"/>
                <w:szCs w:val="18"/>
              </w:rPr>
            </w:pPr>
            <w:r w:rsidRPr="00606347">
              <w:rPr>
                <w:color w:val="000000"/>
                <w:sz w:val="18"/>
                <w:szCs w:val="18"/>
              </w:rPr>
              <w:t>LO2.02</w:t>
            </w:r>
          </w:p>
        </w:tc>
        <w:tc>
          <w:tcPr>
            <w:tcW w:w="3599" w:type="dxa"/>
            <w:shd w:val="clear" w:color="auto" w:fill="auto"/>
            <w:hideMark/>
          </w:tcPr>
          <w:p w14:paraId="5920DE39" w14:textId="77777777" w:rsidR="005C338F" w:rsidRPr="00606347" w:rsidRDefault="005C338F" w:rsidP="006549F7">
            <w:pPr>
              <w:rPr>
                <w:color w:val="000000"/>
                <w:sz w:val="18"/>
                <w:szCs w:val="18"/>
              </w:rPr>
            </w:pPr>
            <w:r w:rsidRPr="00606347">
              <w:rPr>
                <w:color w:val="000000"/>
                <w:sz w:val="18"/>
                <w:szCs w:val="18"/>
              </w:rPr>
              <w:t>DSDM02 - Develop and implement relevant data models, including metadata.</w:t>
            </w:r>
          </w:p>
        </w:tc>
        <w:tc>
          <w:tcPr>
            <w:tcW w:w="850" w:type="dxa"/>
            <w:shd w:val="clear" w:color="auto" w:fill="D9D9D9" w:themeFill="background1" w:themeFillShade="D9"/>
            <w:noWrap/>
          </w:tcPr>
          <w:p w14:paraId="5CFA1EA0"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275CBE0" w14:textId="77777777" w:rsidR="005C338F" w:rsidRPr="00606347" w:rsidRDefault="005C338F" w:rsidP="006549F7">
            <w:pPr>
              <w:rPr>
                <w:color w:val="000000"/>
                <w:sz w:val="18"/>
                <w:szCs w:val="18"/>
              </w:rPr>
            </w:pPr>
          </w:p>
        </w:tc>
        <w:tc>
          <w:tcPr>
            <w:tcW w:w="850" w:type="dxa"/>
            <w:shd w:val="clear" w:color="auto" w:fill="auto"/>
          </w:tcPr>
          <w:p w14:paraId="7C1B0B7D"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3494C6AE"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A96CCF7"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641EBB6" w14:textId="77777777" w:rsidR="005C338F" w:rsidRPr="00606347" w:rsidRDefault="005C338F" w:rsidP="006549F7">
            <w:pPr>
              <w:rPr>
                <w:color w:val="000000"/>
                <w:sz w:val="18"/>
                <w:szCs w:val="18"/>
              </w:rPr>
            </w:pPr>
          </w:p>
        </w:tc>
      </w:tr>
      <w:tr w:rsidR="005C338F" w:rsidRPr="00606347" w14:paraId="6A6BE9D7" w14:textId="77777777" w:rsidTr="006549F7">
        <w:trPr>
          <w:trHeight w:val="864"/>
          <w:jc w:val="center"/>
        </w:trPr>
        <w:tc>
          <w:tcPr>
            <w:tcW w:w="748" w:type="dxa"/>
            <w:shd w:val="clear" w:color="auto" w:fill="auto"/>
            <w:noWrap/>
            <w:hideMark/>
          </w:tcPr>
          <w:p w14:paraId="61EDC4BB" w14:textId="77777777" w:rsidR="005C338F" w:rsidRPr="00606347" w:rsidRDefault="005C338F" w:rsidP="006549F7">
            <w:pPr>
              <w:rPr>
                <w:color w:val="000000"/>
                <w:sz w:val="18"/>
                <w:szCs w:val="18"/>
              </w:rPr>
            </w:pPr>
            <w:r w:rsidRPr="00606347">
              <w:rPr>
                <w:color w:val="000000"/>
                <w:sz w:val="18"/>
                <w:szCs w:val="18"/>
              </w:rPr>
              <w:t>LO2.03</w:t>
            </w:r>
          </w:p>
        </w:tc>
        <w:tc>
          <w:tcPr>
            <w:tcW w:w="3599" w:type="dxa"/>
            <w:shd w:val="clear" w:color="auto" w:fill="auto"/>
            <w:hideMark/>
          </w:tcPr>
          <w:p w14:paraId="79A135F0" w14:textId="77777777" w:rsidR="005C338F" w:rsidRPr="00606347" w:rsidRDefault="005C338F" w:rsidP="006549F7">
            <w:pPr>
              <w:rPr>
                <w:color w:val="000000"/>
                <w:sz w:val="18"/>
                <w:szCs w:val="18"/>
              </w:rPr>
            </w:pPr>
            <w:r w:rsidRPr="00606347">
              <w:rPr>
                <w:color w:val="000000"/>
                <w:sz w:val="18"/>
                <w:szCs w:val="18"/>
              </w:rPr>
              <w:t>DSDM03 - Collect and integrate different data source and provide them for further analysis.</w:t>
            </w:r>
          </w:p>
        </w:tc>
        <w:tc>
          <w:tcPr>
            <w:tcW w:w="850" w:type="dxa"/>
            <w:shd w:val="clear" w:color="auto" w:fill="D9D9D9" w:themeFill="background1" w:themeFillShade="D9"/>
            <w:noWrap/>
          </w:tcPr>
          <w:p w14:paraId="389F29A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4D0CDFA0" w14:textId="77777777" w:rsidR="005C338F" w:rsidRPr="00606347" w:rsidRDefault="005C338F" w:rsidP="006549F7">
            <w:pPr>
              <w:rPr>
                <w:color w:val="000000"/>
                <w:sz w:val="18"/>
                <w:szCs w:val="18"/>
              </w:rPr>
            </w:pPr>
          </w:p>
        </w:tc>
        <w:tc>
          <w:tcPr>
            <w:tcW w:w="850" w:type="dxa"/>
            <w:shd w:val="clear" w:color="auto" w:fill="auto"/>
          </w:tcPr>
          <w:p w14:paraId="01EBEAAD"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5296916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554790D"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4B4E2C1" w14:textId="77777777" w:rsidR="005C338F" w:rsidRPr="00606347" w:rsidRDefault="005C338F" w:rsidP="006549F7">
            <w:pPr>
              <w:rPr>
                <w:color w:val="000000"/>
                <w:sz w:val="18"/>
                <w:szCs w:val="18"/>
              </w:rPr>
            </w:pPr>
          </w:p>
        </w:tc>
      </w:tr>
      <w:tr w:rsidR="005C338F" w:rsidRPr="00606347" w14:paraId="1994FD93" w14:textId="77777777" w:rsidTr="006549F7">
        <w:trPr>
          <w:trHeight w:val="864"/>
          <w:jc w:val="center"/>
        </w:trPr>
        <w:tc>
          <w:tcPr>
            <w:tcW w:w="748" w:type="dxa"/>
            <w:shd w:val="clear" w:color="auto" w:fill="auto"/>
            <w:noWrap/>
            <w:hideMark/>
          </w:tcPr>
          <w:p w14:paraId="48F6D43E" w14:textId="77777777" w:rsidR="005C338F" w:rsidRPr="00606347" w:rsidRDefault="005C338F" w:rsidP="006549F7">
            <w:pPr>
              <w:rPr>
                <w:color w:val="000000"/>
                <w:sz w:val="18"/>
                <w:szCs w:val="18"/>
              </w:rPr>
            </w:pPr>
            <w:r w:rsidRPr="00606347">
              <w:rPr>
                <w:color w:val="000000"/>
                <w:sz w:val="18"/>
                <w:szCs w:val="18"/>
              </w:rPr>
              <w:t>LO2.04</w:t>
            </w:r>
          </w:p>
        </w:tc>
        <w:tc>
          <w:tcPr>
            <w:tcW w:w="3599" w:type="dxa"/>
            <w:shd w:val="clear" w:color="auto" w:fill="auto"/>
            <w:hideMark/>
          </w:tcPr>
          <w:p w14:paraId="40392105" w14:textId="77777777" w:rsidR="005C338F" w:rsidRPr="00606347" w:rsidRDefault="005C338F" w:rsidP="006549F7">
            <w:pPr>
              <w:rPr>
                <w:color w:val="000000"/>
                <w:sz w:val="18"/>
                <w:szCs w:val="18"/>
              </w:rPr>
            </w:pPr>
            <w:r w:rsidRPr="00606347">
              <w:rPr>
                <w:color w:val="000000"/>
                <w:sz w:val="18"/>
                <w:szCs w:val="18"/>
              </w:rPr>
              <w:t>DSDM04 - Develop and maintain a historical data repository of analysis results (data provenance).</w:t>
            </w:r>
          </w:p>
        </w:tc>
        <w:tc>
          <w:tcPr>
            <w:tcW w:w="850" w:type="dxa"/>
            <w:shd w:val="clear" w:color="auto" w:fill="D9D9D9" w:themeFill="background1" w:themeFillShade="D9"/>
            <w:noWrap/>
          </w:tcPr>
          <w:p w14:paraId="6AB4962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CF05D9C" w14:textId="77777777" w:rsidR="005C338F" w:rsidRPr="00606347" w:rsidRDefault="005C338F" w:rsidP="006549F7">
            <w:pPr>
              <w:rPr>
                <w:color w:val="000000"/>
                <w:sz w:val="18"/>
                <w:szCs w:val="18"/>
              </w:rPr>
            </w:pPr>
          </w:p>
        </w:tc>
        <w:tc>
          <w:tcPr>
            <w:tcW w:w="850" w:type="dxa"/>
            <w:shd w:val="clear" w:color="auto" w:fill="auto"/>
          </w:tcPr>
          <w:p w14:paraId="1C43F98C"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6C93B76"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0FB0246"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5892FA31" w14:textId="77777777" w:rsidR="005C338F" w:rsidRPr="00606347" w:rsidRDefault="005C338F" w:rsidP="006549F7">
            <w:pPr>
              <w:rPr>
                <w:color w:val="000000"/>
                <w:sz w:val="18"/>
                <w:szCs w:val="18"/>
              </w:rPr>
            </w:pPr>
          </w:p>
        </w:tc>
      </w:tr>
      <w:tr w:rsidR="005C338F" w:rsidRPr="00606347" w14:paraId="7CF10C26" w14:textId="77777777" w:rsidTr="006549F7">
        <w:trPr>
          <w:trHeight w:val="576"/>
          <w:jc w:val="center"/>
        </w:trPr>
        <w:tc>
          <w:tcPr>
            <w:tcW w:w="748" w:type="dxa"/>
            <w:shd w:val="clear" w:color="auto" w:fill="auto"/>
            <w:noWrap/>
            <w:hideMark/>
          </w:tcPr>
          <w:p w14:paraId="03D0A6BB" w14:textId="77777777" w:rsidR="005C338F" w:rsidRPr="00606347" w:rsidRDefault="005C338F" w:rsidP="006549F7">
            <w:pPr>
              <w:rPr>
                <w:color w:val="000000"/>
                <w:sz w:val="18"/>
                <w:szCs w:val="18"/>
              </w:rPr>
            </w:pPr>
            <w:r w:rsidRPr="00606347">
              <w:rPr>
                <w:color w:val="000000"/>
                <w:sz w:val="18"/>
                <w:szCs w:val="18"/>
              </w:rPr>
              <w:t>LO2.05</w:t>
            </w:r>
          </w:p>
        </w:tc>
        <w:tc>
          <w:tcPr>
            <w:tcW w:w="3599" w:type="dxa"/>
            <w:shd w:val="clear" w:color="auto" w:fill="auto"/>
            <w:hideMark/>
          </w:tcPr>
          <w:p w14:paraId="7698FB7E" w14:textId="77777777" w:rsidR="005C338F" w:rsidRPr="00606347" w:rsidRDefault="005C338F" w:rsidP="006549F7">
            <w:pPr>
              <w:rPr>
                <w:color w:val="000000"/>
                <w:sz w:val="18"/>
                <w:szCs w:val="18"/>
              </w:rPr>
            </w:pPr>
            <w:r w:rsidRPr="00606347">
              <w:rPr>
                <w:color w:val="000000"/>
                <w:sz w:val="18"/>
                <w:szCs w:val="18"/>
              </w:rPr>
              <w:t>DSDM05 - Ensure data quality, accessibility, publications (data curation).</w:t>
            </w:r>
          </w:p>
        </w:tc>
        <w:tc>
          <w:tcPr>
            <w:tcW w:w="850" w:type="dxa"/>
            <w:shd w:val="clear" w:color="auto" w:fill="D9D9D9" w:themeFill="background1" w:themeFillShade="D9"/>
            <w:noWrap/>
          </w:tcPr>
          <w:p w14:paraId="65F50D6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50F1EC7" w14:textId="77777777" w:rsidR="005C338F" w:rsidRPr="00606347" w:rsidRDefault="005C338F" w:rsidP="006549F7">
            <w:pPr>
              <w:rPr>
                <w:color w:val="000000"/>
                <w:sz w:val="18"/>
                <w:szCs w:val="18"/>
              </w:rPr>
            </w:pPr>
          </w:p>
        </w:tc>
        <w:tc>
          <w:tcPr>
            <w:tcW w:w="850" w:type="dxa"/>
            <w:shd w:val="clear" w:color="auto" w:fill="auto"/>
          </w:tcPr>
          <w:p w14:paraId="301C784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4F3F40A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89FAF4A"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31149050" w14:textId="77777777" w:rsidR="005C338F" w:rsidRPr="00606347" w:rsidRDefault="005C338F" w:rsidP="006549F7">
            <w:pPr>
              <w:rPr>
                <w:color w:val="000000"/>
                <w:sz w:val="18"/>
                <w:szCs w:val="18"/>
              </w:rPr>
            </w:pPr>
          </w:p>
        </w:tc>
      </w:tr>
      <w:tr w:rsidR="005C338F" w:rsidRPr="00606347" w14:paraId="7753B9E8" w14:textId="77777777" w:rsidTr="006549F7">
        <w:trPr>
          <w:trHeight w:val="576"/>
          <w:jc w:val="center"/>
        </w:trPr>
        <w:tc>
          <w:tcPr>
            <w:tcW w:w="748" w:type="dxa"/>
            <w:shd w:val="clear" w:color="auto" w:fill="auto"/>
            <w:noWrap/>
            <w:hideMark/>
          </w:tcPr>
          <w:p w14:paraId="466C0BC2" w14:textId="77777777" w:rsidR="005C338F" w:rsidRPr="00606347" w:rsidRDefault="005C338F" w:rsidP="006549F7">
            <w:pPr>
              <w:rPr>
                <w:color w:val="000000"/>
                <w:sz w:val="18"/>
                <w:szCs w:val="18"/>
              </w:rPr>
            </w:pPr>
            <w:r w:rsidRPr="00606347">
              <w:rPr>
                <w:color w:val="000000"/>
                <w:sz w:val="18"/>
                <w:szCs w:val="18"/>
              </w:rPr>
              <w:t>LO2.06</w:t>
            </w:r>
          </w:p>
        </w:tc>
        <w:tc>
          <w:tcPr>
            <w:tcW w:w="3599" w:type="dxa"/>
            <w:shd w:val="clear" w:color="auto" w:fill="auto"/>
            <w:hideMark/>
          </w:tcPr>
          <w:p w14:paraId="3A0BF85B" w14:textId="77777777" w:rsidR="005C338F" w:rsidRPr="00606347" w:rsidRDefault="005C338F" w:rsidP="006549F7">
            <w:pPr>
              <w:rPr>
                <w:color w:val="000000"/>
                <w:sz w:val="18"/>
                <w:szCs w:val="18"/>
              </w:rPr>
            </w:pPr>
            <w:r w:rsidRPr="00606347">
              <w:rPr>
                <w:color w:val="000000"/>
                <w:sz w:val="18"/>
                <w:szCs w:val="18"/>
              </w:rPr>
              <w:t>DSDM06 - Manage IPR and ethical issues in data management.</w:t>
            </w:r>
          </w:p>
        </w:tc>
        <w:tc>
          <w:tcPr>
            <w:tcW w:w="850" w:type="dxa"/>
            <w:shd w:val="clear" w:color="auto" w:fill="D9D9D9" w:themeFill="background1" w:themeFillShade="D9"/>
            <w:noWrap/>
          </w:tcPr>
          <w:p w14:paraId="78437D98" w14:textId="77777777" w:rsidR="005C338F" w:rsidRPr="00606347" w:rsidRDefault="005C338F" w:rsidP="006549F7">
            <w:pPr>
              <w:rPr>
                <w:sz w:val="18"/>
                <w:szCs w:val="18"/>
              </w:rPr>
            </w:pPr>
          </w:p>
        </w:tc>
        <w:tc>
          <w:tcPr>
            <w:tcW w:w="851" w:type="dxa"/>
            <w:shd w:val="clear" w:color="auto" w:fill="D9D9D9" w:themeFill="background1" w:themeFillShade="D9"/>
          </w:tcPr>
          <w:p w14:paraId="50361572" w14:textId="77777777" w:rsidR="005C338F" w:rsidRPr="00606347" w:rsidRDefault="005C338F" w:rsidP="006549F7">
            <w:pPr>
              <w:rPr>
                <w:sz w:val="18"/>
                <w:szCs w:val="18"/>
              </w:rPr>
            </w:pPr>
          </w:p>
        </w:tc>
        <w:tc>
          <w:tcPr>
            <w:tcW w:w="850" w:type="dxa"/>
            <w:shd w:val="clear" w:color="auto" w:fill="auto"/>
          </w:tcPr>
          <w:p w14:paraId="45E19F8A" w14:textId="77777777" w:rsidR="005C338F" w:rsidRPr="00606347" w:rsidRDefault="005C338F" w:rsidP="006549F7">
            <w:pPr>
              <w:rPr>
                <w:sz w:val="18"/>
                <w:szCs w:val="18"/>
              </w:rPr>
            </w:pPr>
          </w:p>
        </w:tc>
        <w:tc>
          <w:tcPr>
            <w:tcW w:w="851" w:type="dxa"/>
            <w:shd w:val="clear" w:color="auto" w:fill="D9D9D9" w:themeFill="background1" w:themeFillShade="D9"/>
          </w:tcPr>
          <w:p w14:paraId="7BB244E6" w14:textId="77777777" w:rsidR="005C338F" w:rsidRPr="00606347" w:rsidRDefault="005C338F" w:rsidP="006549F7">
            <w:pPr>
              <w:rPr>
                <w:sz w:val="18"/>
                <w:szCs w:val="18"/>
              </w:rPr>
            </w:pPr>
          </w:p>
        </w:tc>
        <w:tc>
          <w:tcPr>
            <w:tcW w:w="709" w:type="dxa"/>
            <w:shd w:val="clear" w:color="auto" w:fill="D9D9D9" w:themeFill="background1" w:themeFillShade="D9"/>
          </w:tcPr>
          <w:p w14:paraId="010A2E9C" w14:textId="77777777" w:rsidR="005C338F" w:rsidRPr="00606347" w:rsidRDefault="005C338F" w:rsidP="006549F7">
            <w:pPr>
              <w:rPr>
                <w:sz w:val="18"/>
                <w:szCs w:val="18"/>
              </w:rPr>
            </w:pPr>
          </w:p>
        </w:tc>
        <w:tc>
          <w:tcPr>
            <w:tcW w:w="802" w:type="dxa"/>
            <w:shd w:val="clear" w:color="auto" w:fill="D9D9D9" w:themeFill="background1" w:themeFillShade="D9"/>
          </w:tcPr>
          <w:p w14:paraId="7EAABE4E" w14:textId="77777777" w:rsidR="005C338F" w:rsidRPr="00606347" w:rsidRDefault="005C338F" w:rsidP="006549F7">
            <w:pPr>
              <w:rPr>
                <w:sz w:val="18"/>
                <w:szCs w:val="18"/>
              </w:rPr>
            </w:pPr>
          </w:p>
        </w:tc>
      </w:tr>
      <w:tr w:rsidR="005C338F" w:rsidRPr="00606347" w14:paraId="1B640A77" w14:textId="77777777" w:rsidTr="006549F7">
        <w:trPr>
          <w:trHeight w:val="288"/>
          <w:jc w:val="center"/>
        </w:trPr>
        <w:tc>
          <w:tcPr>
            <w:tcW w:w="9260" w:type="dxa"/>
            <w:gridSpan w:val="8"/>
            <w:shd w:val="clear" w:color="auto" w:fill="auto"/>
            <w:hideMark/>
          </w:tcPr>
          <w:p w14:paraId="62100386" w14:textId="77777777" w:rsidR="005C338F" w:rsidRPr="00606347" w:rsidRDefault="005C338F" w:rsidP="006549F7">
            <w:pPr>
              <w:rPr>
                <w:b/>
                <w:bCs/>
                <w:sz w:val="18"/>
                <w:szCs w:val="18"/>
              </w:rPr>
            </w:pPr>
            <w:r w:rsidRPr="00606347">
              <w:rPr>
                <w:b/>
                <w:sz w:val="18"/>
                <w:szCs w:val="18"/>
              </w:rPr>
              <w:t>Data Science Engineering</w:t>
            </w:r>
          </w:p>
        </w:tc>
      </w:tr>
      <w:tr w:rsidR="005C338F" w:rsidRPr="00606347" w14:paraId="2D5DB5FF" w14:textId="77777777" w:rsidTr="006549F7">
        <w:trPr>
          <w:trHeight w:val="1152"/>
          <w:jc w:val="center"/>
        </w:trPr>
        <w:tc>
          <w:tcPr>
            <w:tcW w:w="748" w:type="dxa"/>
            <w:shd w:val="clear" w:color="auto" w:fill="auto"/>
            <w:hideMark/>
          </w:tcPr>
          <w:p w14:paraId="67F24873" w14:textId="77777777" w:rsidR="005C338F" w:rsidRPr="00606347" w:rsidRDefault="005C338F" w:rsidP="006549F7">
            <w:pPr>
              <w:rPr>
                <w:b/>
                <w:sz w:val="18"/>
                <w:szCs w:val="18"/>
              </w:rPr>
            </w:pPr>
            <w:r w:rsidRPr="00606347">
              <w:rPr>
                <w:b/>
                <w:sz w:val="18"/>
                <w:szCs w:val="18"/>
              </w:rPr>
              <w:t>LO3-ENG</w:t>
            </w:r>
          </w:p>
        </w:tc>
        <w:tc>
          <w:tcPr>
            <w:tcW w:w="3599" w:type="dxa"/>
            <w:shd w:val="clear" w:color="auto" w:fill="auto"/>
            <w:hideMark/>
          </w:tcPr>
          <w:p w14:paraId="54D26015" w14:textId="06CDE4A2" w:rsidR="005C338F" w:rsidRPr="00606347" w:rsidRDefault="005C338F" w:rsidP="006549F7">
            <w:pPr>
              <w:rPr>
                <w:b/>
                <w:sz w:val="18"/>
                <w:szCs w:val="18"/>
              </w:rPr>
            </w:pPr>
            <w:r w:rsidRPr="00606347">
              <w:rPr>
                <w:b/>
                <w:sz w:val="18"/>
                <w:szCs w:val="18"/>
              </w:rPr>
              <w:t>DS</w:t>
            </w:r>
            <w:r>
              <w:rPr>
                <w:b/>
                <w:sz w:val="18"/>
                <w:szCs w:val="18"/>
              </w:rPr>
              <w:t>ENG</w:t>
            </w:r>
            <w:r w:rsidRPr="00606347">
              <w:rPr>
                <w:b/>
                <w:sz w:val="18"/>
                <w:szCs w:val="18"/>
              </w:rPr>
              <w:t xml:space="preserve">-ENG - Use engineering principles to research, design, develop and implement </w:t>
            </w:r>
            <w:r w:rsidR="0022009A" w:rsidRPr="00606347">
              <w:rPr>
                <w:b/>
                <w:sz w:val="18"/>
                <w:szCs w:val="18"/>
              </w:rPr>
              <w:t>new instruments</w:t>
            </w:r>
            <w:r w:rsidRPr="00606347">
              <w:rPr>
                <w:b/>
                <w:sz w:val="18"/>
                <w:szCs w:val="18"/>
              </w:rPr>
              <w:t xml:space="preserve"> and applications for data collection, analysis and management.</w:t>
            </w:r>
          </w:p>
        </w:tc>
        <w:tc>
          <w:tcPr>
            <w:tcW w:w="850" w:type="dxa"/>
            <w:shd w:val="clear" w:color="auto" w:fill="auto"/>
            <w:noWrap/>
            <w:hideMark/>
          </w:tcPr>
          <w:p w14:paraId="25BCEC95" w14:textId="77777777" w:rsidR="005C338F" w:rsidRPr="00606347" w:rsidRDefault="005C338F" w:rsidP="006549F7">
            <w:pPr>
              <w:rPr>
                <w:b/>
                <w:sz w:val="18"/>
                <w:szCs w:val="18"/>
              </w:rPr>
            </w:pPr>
            <w:r>
              <w:rPr>
                <w:b/>
                <w:sz w:val="18"/>
                <w:szCs w:val="18"/>
              </w:rPr>
              <w:t>85</w:t>
            </w:r>
          </w:p>
        </w:tc>
        <w:tc>
          <w:tcPr>
            <w:tcW w:w="851" w:type="dxa"/>
            <w:shd w:val="clear" w:color="auto" w:fill="D9D9D9" w:themeFill="background1" w:themeFillShade="D9"/>
          </w:tcPr>
          <w:p w14:paraId="5BCCD9A2" w14:textId="77777777" w:rsidR="005C338F" w:rsidRPr="00606347" w:rsidRDefault="005C338F" w:rsidP="006549F7">
            <w:pPr>
              <w:rPr>
                <w:b/>
                <w:sz w:val="18"/>
                <w:szCs w:val="18"/>
              </w:rPr>
            </w:pPr>
          </w:p>
        </w:tc>
        <w:tc>
          <w:tcPr>
            <w:tcW w:w="850" w:type="dxa"/>
            <w:shd w:val="clear" w:color="auto" w:fill="auto"/>
          </w:tcPr>
          <w:p w14:paraId="5CC5FCF5" w14:textId="77777777" w:rsidR="005C338F" w:rsidRPr="00606347" w:rsidRDefault="005C338F" w:rsidP="006549F7">
            <w:pPr>
              <w:rPr>
                <w:b/>
                <w:sz w:val="18"/>
                <w:szCs w:val="18"/>
              </w:rPr>
            </w:pPr>
            <w:r>
              <w:rPr>
                <w:b/>
                <w:sz w:val="18"/>
                <w:szCs w:val="18"/>
              </w:rPr>
              <w:t>50</w:t>
            </w:r>
          </w:p>
        </w:tc>
        <w:tc>
          <w:tcPr>
            <w:tcW w:w="851" w:type="dxa"/>
            <w:shd w:val="clear" w:color="auto" w:fill="D9D9D9" w:themeFill="background1" w:themeFillShade="D9"/>
          </w:tcPr>
          <w:p w14:paraId="32862C6E" w14:textId="77777777" w:rsidR="005C338F" w:rsidRPr="00606347" w:rsidRDefault="005C338F" w:rsidP="006549F7">
            <w:pPr>
              <w:rPr>
                <w:b/>
                <w:sz w:val="18"/>
                <w:szCs w:val="18"/>
              </w:rPr>
            </w:pPr>
          </w:p>
        </w:tc>
        <w:tc>
          <w:tcPr>
            <w:tcW w:w="709" w:type="dxa"/>
            <w:shd w:val="clear" w:color="auto" w:fill="D9D9D9" w:themeFill="background1" w:themeFillShade="D9"/>
          </w:tcPr>
          <w:p w14:paraId="6063413D" w14:textId="77777777" w:rsidR="005C338F" w:rsidRPr="00606347" w:rsidRDefault="005C338F" w:rsidP="006549F7">
            <w:pPr>
              <w:rPr>
                <w:b/>
                <w:sz w:val="18"/>
                <w:szCs w:val="18"/>
              </w:rPr>
            </w:pPr>
          </w:p>
        </w:tc>
        <w:tc>
          <w:tcPr>
            <w:tcW w:w="802" w:type="dxa"/>
            <w:shd w:val="clear" w:color="auto" w:fill="D9D9D9" w:themeFill="background1" w:themeFillShade="D9"/>
          </w:tcPr>
          <w:p w14:paraId="5ACAB3B9" w14:textId="77777777" w:rsidR="005C338F" w:rsidRPr="00606347" w:rsidRDefault="005C338F" w:rsidP="006549F7">
            <w:pPr>
              <w:rPr>
                <w:b/>
                <w:sz w:val="18"/>
                <w:szCs w:val="18"/>
              </w:rPr>
            </w:pPr>
          </w:p>
        </w:tc>
      </w:tr>
      <w:tr w:rsidR="005C338F" w:rsidRPr="00606347" w14:paraId="71381A2B" w14:textId="77777777" w:rsidTr="006549F7">
        <w:trPr>
          <w:trHeight w:val="1080"/>
          <w:jc w:val="center"/>
        </w:trPr>
        <w:tc>
          <w:tcPr>
            <w:tcW w:w="748" w:type="dxa"/>
            <w:shd w:val="clear" w:color="auto" w:fill="auto"/>
            <w:hideMark/>
          </w:tcPr>
          <w:p w14:paraId="7F1BBFCA" w14:textId="77777777" w:rsidR="005C338F" w:rsidRPr="00606347" w:rsidRDefault="005C338F" w:rsidP="006549F7">
            <w:pPr>
              <w:rPr>
                <w:color w:val="000000"/>
                <w:sz w:val="18"/>
                <w:szCs w:val="18"/>
              </w:rPr>
            </w:pPr>
            <w:r w:rsidRPr="00606347">
              <w:rPr>
                <w:color w:val="000000"/>
                <w:sz w:val="18"/>
                <w:szCs w:val="18"/>
              </w:rPr>
              <w:t>LO3.01</w:t>
            </w:r>
          </w:p>
        </w:tc>
        <w:tc>
          <w:tcPr>
            <w:tcW w:w="3599" w:type="dxa"/>
            <w:shd w:val="clear" w:color="auto" w:fill="auto"/>
            <w:hideMark/>
          </w:tcPr>
          <w:p w14:paraId="6699A583" w14:textId="77777777" w:rsidR="005C338F" w:rsidRPr="00606347" w:rsidRDefault="005C338F" w:rsidP="006549F7">
            <w:pPr>
              <w:rPr>
                <w:color w:val="000000"/>
                <w:sz w:val="18"/>
                <w:szCs w:val="18"/>
              </w:rPr>
            </w:pPr>
            <w:r w:rsidRPr="00606347">
              <w:rPr>
                <w:color w:val="000000"/>
                <w:sz w:val="18"/>
                <w:szCs w:val="18"/>
              </w:rPr>
              <w:t>DSENG01 - Use engineering principles to research, design, prototype data analytics applications, or develop structures, instruments, machines, experiments, processes, systems.</w:t>
            </w:r>
          </w:p>
        </w:tc>
        <w:tc>
          <w:tcPr>
            <w:tcW w:w="850" w:type="dxa"/>
            <w:shd w:val="clear" w:color="auto" w:fill="auto"/>
            <w:noWrap/>
            <w:hideMark/>
          </w:tcPr>
          <w:p w14:paraId="2F6F799E"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629972DF" w14:textId="77777777" w:rsidR="005C338F" w:rsidRPr="00606347" w:rsidRDefault="005C338F" w:rsidP="006549F7">
            <w:pPr>
              <w:rPr>
                <w:color w:val="000000"/>
                <w:sz w:val="18"/>
                <w:szCs w:val="18"/>
              </w:rPr>
            </w:pPr>
          </w:p>
        </w:tc>
        <w:tc>
          <w:tcPr>
            <w:tcW w:w="850" w:type="dxa"/>
            <w:shd w:val="clear" w:color="auto" w:fill="auto"/>
          </w:tcPr>
          <w:p w14:paraId="33D8B200"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1B316D70"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2402772"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2361E61" w14:textId="77777777" w:rsidR="005C338F" w:rsidRPr="00606347" w:rsidRDefault="005C338F" w:rsidP="006549F7">
            <w:pPr>
              <w:rPr>
                <w:color w:val="000000"/>
                <w:sz w:val="18"/>
                <w:szCs w:val="18"/>
              </w:rPr>
            </w:pPr>
          </w:p>
        </w:tc>
      </w:tr>
      <w:tr w:rsidR="005C338F" w:rsidRPr="00606347" w14:paraId="683BEE26" w14:textId="77777777" w:rsidTr="006549F7">
        <w:trPr>
          <w:trHeight w:val="648"/>
          <w:jc w:val="center"/>
        </w:trPr>
        <w:tc>
          <w:tcPr>
            <w:tcW w:w="748" w:type="dxa"/>
            <w:shd w:val="clear" w:color="auto" w:fill="auto"/>
            <w:hideMark/>
          </w:tcPr>
          <w:p w14:paraId="1050E6E7" w14:textId="77777777" w:rsidR="005C338F" w:rsidRPr="00606347" w:rsidRDefault="005C338F" w:rsidP="006549F7">
            <w:pPr>
              <w:rPr>
                <w:color w:val="000000"/>
                <w:sz w:val="18"/>
                <w:szCs w:val="18"/>
              </w:rPr>
            </w:pPr>
            <w:r w:rsidRPr="00606347">
              <w:rPr>
                <w:color w:val="000000"/>
                <w:sz w:val="18"/>
                <w:szCs w:val="18"/>
              </w:rPr>
              <w:t>LO3.02</w:t>
            </w:r>
          </w:p>
        </w:tc>
        <w:tc>
          <w:tcPr>
            <w:tcW w:w="3599" w:type="dxa"/>
            <w:shd w:val="clear" w:color="auto" w:fill="auto"/>
            <w:hideMark/>
          </w:tcPr>
          <w:p w14:paraId="0AB6D91A" w14:textId="77777777" w:rsidR="005C338F" w:rsidRPr="00606347" w:rsidRDefault="005C338F" w:rsidP="006549F7">
            <w:pPr>
              <w:rPr>
                <w:color w:val="000000"/>
                <w:sz w:val="18"/>
                <w:szCs w:val="18"/>
              </w:rPr>
            </w:pPr>
            <w:r w:rsidRPr="00606347">
              <w:rPr>
                <w:color w:val="000000"/>
                <w:sz w:val="18"/>
                <w:szCs w:val="18"/>
              </w:rPr>
              <w:t>DSENG02 - Develop and apply computational solutions to domain related problems using wide range of data analytics platforms.</w:t>
            </w:r>
          </w:p>
        </w:tc>
        <w:tc>
          <w:tcPr>
            <w:tcW w:w="850" w:type="dxa"/>
            <w:shd w:val="clear" w:color="auto" w:fill="auto"/>
            <w:noWrap/>
            <w:hideMark/>
          </w:tcPr>
          <w:p w14:paraId="23B3823B"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3897C55C" w14:textId="77777777" w:rsidR="005C338F" w:rsidRPr="00606347" w:rsidRDefault="005C338F" w:rsidP="006549F7">
            <w:pPr>
              <w:rPr>
                <w:color w:val="000000"/>
                <w:sz w:val="18"/>
                <w:szCs w:val="18"/>
              </w:rPr>
            </w:pPr>
          </w:p>
        </w:tc>
        <w:tc>
          <w:tcPr>
            <w:tcW w:w="850" w:type="dxa"/>
            <w:shd w:val="clear" w:color="auto" w:fill="auto"/>
          </w:tcPr>
          <w:p w14:paraId="317B2F8B"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5DDBA828"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ECEFD5E"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75DADC22" w14:textId="77777777" w:rsidR="005C338F" w:rsidRPr="00606347" w:rsidRDefault="005C338F" w:rsidP="006549F7">
            <w:pPr>
              <w:rPr>
                <w:color w:val="000000"/>
                <w:sz w:val="18"/>
                <w:szCs w:val="18"/>
              </w:rPr>
            </w:pPr>
          </w:p>
        </w:tc>
      </w:tr>
      <w:tr w:rsidR="005C338F" w:rsidRPr="00606347" w14:paraId="0F030BDE" w14:textId="77777777" w:rsidTr="006549F7">
        <w:trPr>
          <w:trHeight w:val="576"/>
          <w:jc w:val="center"/>
        </w:trPr>
        <w:tc>
          <w:tcPr>
            <w:tcW w:w="748" w:type="dxa"/>
            <w:shd w:val="clear" w:color="auto" w:fill="auto"/>
            <w:hideMark/>
          </w:tcPr>
          <w:p w14:paraId="5E2C13ED" w14:textId="77777777" w:rsidR="005C338F" w:rsidRPr="00606347" w:rsidRDefault="005C338F" w:rsidP="006549F7">
            <w:pPr>
              <w:rPr>
                <w:color w:val="000000"/>
                <w:sz w:val="18"/>
                <w:szCs w:val="18"/>
              </w:rPr>
            </w:pPr>
            <w:r w:rsidRPr="00606347">
              <w:rPr>
                <w:color w:val="000000"/>
                <w:sz w:val="18"/>
                <w:szCs w:val="18"/>
              </w:rPr>
              <w:t>LO3.03</w:t>
            </w:r>
          </w:p>
        </w:tc>
        <w:tc>
          <w:tcPr>
            <w:tcW w:w="3599" w:type="dxa"/>
            <w:shd w:val="clear" w:color="auto" w:fill="auto"/>
            <w:hideMark/>
          </w:tcPr>
          <w:p w14:paraId="5C05490E" w14:textId="77777777" w:rsidR="005C338F" w:rsidRPr="00606347" w:rsidRDefault="005C338F" w:rsidP="006549F7">
            <w:pPr>
              <w:rPr>
                <w:color w:val="000000"/>
                <w:sz w:val="18"/>
                <w:szCs w:val="18"/>
              </w:rPr>
            </w:pPr>
            <w:r w:rsidRPr="00606347">
              <w:rPr>
                <w:color w:val="000000"/>
                <w:sz w:val="18"/>
                <w:szCs w:val="18"/>
              </w:rPr>
              <w:t>DSENG03 - Develops specialized data analysis tools to support executive decision making.</w:t>
            </w:r>
          </w:p>
        </w:tc>
        <w:tc>
          <w:tcPr>
            <w:tcW w:w="850" w:type="dxa"/>
            <w:shd w:val="clear" w:color="auto" w:fill="auto"/>
            <w:noWrap/>
            <w:hideMark/>
          </w:tcPr>
          <w:p w14:paraId="51D095BF"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4A0D9D4C" w14:textId="77777777" w:rsidR="005C338F" w:rsidRPr="00606347" w:rsidRDefault="005C338F" w:rsidP="006549F7">
            <w:pPr>
              <w:rPr>
                <w:color w:val="000000"/>
                <w:sz w:val="18"/>
                <w:szCs w:val="18"/>
              </w:rPr>
            </w:pPr>
          </w:p>
        </w:tc>
        <w:tc>
          <w:tcPr>
            <w:tcW w:w="850" w:type="dxa"/>
            <w:shd w:val="clear" w:color="auto" w:fill="auto"/>
          </w:tcPr>
          <w:p w14:paraId="07584F72"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61EC6BEE"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5F5670C"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727F0C2D" w14:textId="77777777" w:rsidR="005C338F" w:rsidRPr="00606347" w:rsidRDefault="005C338F" w:rsidP="006549F7">
            <w:pPr>
              <w:rPr>
                <w:color w:val="000000"/>
                <w:sz w:val="18"/>
                <w:szCs w:val="18"/>
              </w:rPr>
            </w:pPr>
          </w:p>
        </w:tc>
      </w:tr>
      <w:tr w:rsidR="005C338F" w:rsidRPr="00606347" w14:paraId="5B902A71" w14:textId="77777777" w:rsidTr="006549F7">
        <w:trPr>
          <w:trHeight w:val="576"/>
          <w:jc w:val="center"/>
        </w:trPr>
        <w:tc>
          <w:tcPr>
            <w:tcW w:w="748" w:type="dxa"/>
            <w:shd w:val="clear" w:color="auto" w:fill="auto"/>
            <w:hideMark/>
          </w:tcPr>
          <w:p w14:paraId="02EAFE52" w14:textId="77777777" w:rsidR="005C338F" w:rsidRPr="00606347" w:rsidRDefault="005C338F" w:rsidP="006549F7">
            <w:pPr>
              <w:rPr>
                <w:color w:val="000000"/>
                <w:sz w:val="18"/>
                <w:szCs w:val="18"/>
              </w:rPr>
            </w:pPr>
            <w:r w:rsidRPr="00606347">
              <w:rPr>
                <w:color w:val="000000"/>
                <w:sz w:val="18"/>
                <w:szCs w:val="18"/>
              </w:rPr>
              <w:t>LO3.04</w:t>
            </w:r>
          </w:p>
        </w:tc>
        <w:tc>
          <w:tcPr>
            <w:tcW w:w="3599" w:type="dxa"/>
            <w:shd w:val="clear" w:color="auto" w:fill="auto"/>
            <w:hideMark/>
          </w:tcPr>
          <w:p w14:paraId="0C2B4BE3" w14:textId="77777777" w:rsidR="005C338F" w:rsidRPr="00606347" w:rsidRDefault="005C338F" w:rsidP="006549F7">
            <w:pPr>
              <w:rPr>
                <w:color w:val="000000"/>
                <w:sz w:val="18"/>
                <w:szCs w:val="18"/>
              </w:rPr>
            </w:pPr>
            <w:r w:rsidRPr="00D96611">
              <w:rPr>
                <w:sz w:val="18"/>
                <w:szCs w:val="18"/>
              </w:rPr>
              <w:t>DSENG04 - Design, build, operate database technologies.</w:t>
            </w:r>
          </w:p>
        </w:tc>
        <w:tc>
          <w:tcPr>
            <w:tcW w:w="850" w:type="dxa"/>
            <w:shd w:val="clear" w:color="auto" w:fill="auto"/>
            <w:noWrap/>
            <w:hideMark/>
          </w:tcPr>
          <w:p w14:paraId="740AEA81" w14:textId="77777777" w:rsidR="005C338F" w:rsidRPr="00606347" w:rsidRDefault="005C338F" w:rsidP="006549F7">
            <w:pPr>
              <w:rPr>
                <w:color w:val="000000"/>
                <w:sz w:val="18"/>
                <w:szCs w:val="18"/>
              </w:rPr>
            </w:pPr>
            <w:r>
              <w:rPr>
                <w:color w:val="000000"/>
                <w:sz w:val="18"/>
                <w:szCs w:val="18"/>
              </w:rPr>
              <w:t>40</w:t>
            </w:r>
          </w:p>
        </w:tc>
        <w:tc>
          <w:tcPr>
            <w:tcW w:w="851" w:type="dxa"/>
            <w:shd w:val="clear" w:color="auto" w:fill="D9D9D9" w:themeFill="background1" w:themeFillShade="D9"/>
          </w:tcPr>
          <w:p w14:paraId="61D339AF" w14:textId="77777777" w:rsidR="005C338F" w:rsidRPr="00606347" w:rsidRDefault="005C338F" w:rsidP="006549F7">
            <w:pPr>
              <w:rPr>
                <w:color w:val="000000"/>
                <w:sz w:val="18"/>
                <w:szCs w:val="18"/>
              </w:rPr>
            </w:pPr>
          </w:p>
        </w:tc>
        <w:tc>
          <w:tcPr>
            <w:tcW w:w="850" w:type="dxa"/>
            <w:shd w:val="clear" w:color="auto" w:fill="auto"/>
          </w:tcPr>
          <w:p w14:paraId="7F58CF9A" w14:textId="77777777" w:rsidR="005C338F" w:rsidRPr="00606347" w:rsidRDefault="005C338F" w:rsidP="006549F7">
            <w:pPr>
              <w:rPr>
                <w:color w:val="000000"/>
                <w:sz w:val="18"/>
                <w:szCs w:val="18"/>
              </w:rPr>
            </w:pPr>
            <w:r>
              <w:rPr>
                <w:color w:val="000000"/>
                <w:sz w:val="18"/>
                <w:szCs w:val="18"/>
              </w:rPr>
              <w:t>15</w:t>
            </w:r>
          </w:p>
        </w:tc>
        <w:tc>
          <w:tcPr>
            <w:tcW w:w="851" w:type="dxa"/>
            <w:shd w:val="clear" w:color="auto" w:fill="D9D9D9" w:themeFill="background1" w:themeFillShade="D9"/>
          </w:tcPr>
          <w:p w14:paraId="0D214FC5"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1FDDFC1"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37DC8E1" w14:textId="77777777" w:rsidR="005C338F" w:rsidRPr="00606347" w:rsidRDefault="005C338F" w:rsidP="006549F7">
            <w:pPr>
              <w:rPr>
                <w:color w:val="000000"/>
                <w:sz w:val="18"/>
                <w:szCs w:val="18"/>
              </w:rPr>
            </w:pPr>
          </w:p>
        </w:tc>
      </w:tr>
      <w:tr w:rsidR="005C338F" w:rsidRPr="00606347" w14:paraId="56A6F9E8" w14:textId="77777777" w:rsidTr="006549F7">
        <w:trPr>
          <w:trHeight w:val="576"/>
          <w:jc w:val="center"/>
        </w:trPr>
        <w:tc>
          <w:tcPr>
            <w:tcW w:w="748" w:type="dxa"/>
            <w:shd w:val="clear" w:color="auto" w:fill="auto"/>
            <w:hideMark/>
          </w:tcPr>
          <w:p w14:paraId="44B90E90" w14:textId="77777777" w:rsidR="005C338F" w:rsidRPr="00606347" w:rsidRDefault="005C338F" w:rsidP="006549F7">
            <w:pPr>
              <w:rPr>
                <w:color w:val="000000"/>
                <w:sz w:val="18"/>
                <w:szCs w:val="18"/>
              </w:rPr>
            </w:pPr>
            <w:r w:rsidRPr="00606347">
              <w:rPr>
                <w:color w:val="000000"/>
                <w:sz w:val="18"/>
                <w:szCs w:val="18"/>
              </w:rPr>
              <w:t>LO3.05</w:t>
            </w:r>
          </w:p>
        </w:tc>
        <w:tc>
          <w:tcPr>
            <w:tcW w:w="3599" w:type="dxa"/>
            <w:shd w:val="clear" w:color="auto" w:fill="auto"/>
            <w:hideMark/>
          </w:tcPr>
          <w:p w14:paraId="0A70782B" w14:textId="77777777" w:rsidR="005C338F" w:rsidRPr="00606347" w:rsidRDefault="005C338F" w:rsidP="006549F7">
            <w:pPr>
              <w:rPr>
                <w:color w:val="000000"/>
                <w:sz w:val="18"/>
                <w:szCs w:val="18"/>
              </w:rPr>
            </w:pPr>
            <w:r w:rsidRPr="00606347">
              <w:rPr>
                <w:color w:val="000000"/>
                <w:sz w:val="18"/>
                <w:szCs w:val="18"/>
              </w:rPr>
              <w:t>DSENG05 - Develop solutions for secure and reliable data access.</w:t>
            </w:r>
          </w:p>
        </w:tc>
        <w:tc>
          <w:tcPr>
            <w:tcW w:w="850" w:type="dxa"/>
            <w:shd w:val="clear" w:color="auto" w:fill="auto"/>
            <w:noWrap/>
            <w:hideMark/>
          </w:tcPr>
          <w:p w14:paraId="17BEB289"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09D3EBFE" w14:textId="77777777" w:rsidR="005C338F" w:rsidRPr="00606347" w:rsidRDefault="005C338F" w:rsidP="006549F7">
            <w:pPr>
              <w:rPr>
                <w:color w:val="000000"/>
                <w:sz w:val="18"/>
                <w:szCs w:val="18"/>
              </w:rPr>
            </w:pPr>
          </w:p>
        </w:tc>
        <w:tc>
          <w:tcPr>
            <w:tcW w:w="850" w:type="dxa"/>
            <w:shd w:val="clear" w:color="auto" w:fill="auto"/>
          </w:tcPr>
          <w:p w14:paraId="221127EC"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07354881"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22B2015"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6B7A8757" w14:textId="77777777" w:rsidR="005C338F" w:rsidRPr="00606347" w:rsidRDefault="005C338F" w:rsidP="006549F7">
            <w:pPr>
              <w:rPr>
                <w:color w:val="000000"/>
                <w:sz w:val="18"/>
                <w:szCs w:val="18"/>
              </w:rPr>
            </w:pPr>
          </w:p>
        </w:tc>
      </w:tr>
      <w:tr w:rsidR="005C338F" w:rsidRPr="00606347" w14:paraId="5C847ADC" w14:textId="77777777" w:rsidTr="006549F7">
        <w:trPr>
          <w:trHeight w:val="576"/>
          <w:jc w:val="center"/>
        </w:trPr>
        <w:tc>
          <w:tcPr>
            <w:tcW w:w="748" w:type="dxa"/>
            <w:shd w:val="clear" w:color="auto" w:fill="auto"/>
            <w:hideMark/>
          </w:tcPr>
          <w:p w14:paraId="5ECE294C" w14:textId="77777777" w:rsidR="005C338F" w:rsidRPr="00606347" w:rsidRDefault="005C338F" w:rsidP="006549F7">
            <w:pPr>
              <w:rPr>
                <w:color w:val="000000"/>
                <w:sz w:val="18"/>
                <w:szCs w:val="18"/>
              </w:rPr>
            </w:pPr>
            <w:r w:rsidRPr="00606347">
              <w:rPr>
                <w:color w:val="000000"/>
                <w:sz w:val="18"/>
                <w:szCs w:val="18"/>
              </w:rPr>
              <w:t>LO3.06</w:t>
            </w:r>
          </w:p>
        </w:tc>
        <w:tc>
          <w:tcPr>
            <w:tcW w:w="3599" w:type="dxa"/>
            <w:shd w:val="clear" w:color="auto" w:fill="auto"/>
            <w:hideMark/>
          </w:tcPr>
          <w:p w14:paraId="261337A8" w14:textId="77777777" w:rsidR="005C338F" w:rsidRPr="00606347" w:rsidRDefault="005C338F" w:rsidP="006549F7">
            <w:pPr>
              <w:rPr>
                <w:color w:val="000000"/>
                <w:sz w:val="18"/>
                <w:szCs w:val="18"/>
              </w:rPr>
            </w:pPr>
            <w:r w:rsidRPr="00606347">
              <w:rPr>
                <w:color w:val="000000"/>
                <w:sz w:val="18"/>
                <w:szCs w:val="18"/>
              </w:rPr>
              <w:t>DSENG06 - Prototype new data analytics applications.</w:t>
            </w:r>
          </w:p>
        </w:tc>
        <w:tc>
          <w:tcPr>
            <w:tcW w:w="850" w:type="dxa"/>
            <w:shd w:val="clear" w:color="auto" w:fill="auto"/>
            <w:noWrap/>
            <w:hideMark/>
          </w:tcPr>
          <w:p w14:paraId="4A4AE2DA"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35ED8F3A" w14:textId="77777777" w:rsidR="005C338F" w:rsidRPr="00606347" w:rsidRDefault="005C338F" w:rsidP="006549F7">
            <w:pPr>
              <w:rPr>
                <w:color w:val="000000"/>
                <w:sz w:val="18"/>
                <w:szCs w:val="18"/>
              </w:rPr>
            </w:pPr>
          </w:p>
        </w:tc>
        <w:tc>
          <w:tcPr>
            <w:tcW w:w="850" w:type="dxa"/>
            <w:shd w:val="clear" w:color="auto" w:fill="auto"/>
          </w:tcPr>
          <w:p w14:paraId="759C693A"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0C7DC90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0954424"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96400EF" w14:textId="77777777" w:rsidR="005C338F" w:rsidRPr="00606347" w:rsidRDefault="005C338F" w:rsidP="006549F7">
            <w:pPr>
              <w:rPr>
                <w:color w:val="000000"/>
                <w:sz w:val="18"/>
                <w:szCs w:val="18"/>
              </w:rPr>
            </w:pPr>
          </w:p>
        </w:tc>
      </w:tr>
      <w:tr w:rsidR="005C338F" w:rsidRPr="00606347" w14:paraId="3F58281C" w14:textId="77777777" w:rsidTr="006549F7">
        <w:trPr>
          <w:trHeight w:val="288"/>
          <w:jc w:val="center"/>
        </w:trPr>
        <w:tc>
          <w:tcPr>
            <w:tcW w:w="9260" w:type="dxa"/>
            <w:gridSpan w:val="8"/>
            <w:shd w:val="clear" w:color="auto" w:fill="auto"/>
            <w:hideMark/>
          </w:tcPr>
          <w:p w14:paraId="616A1FF0" w14:textId="77777777" w:rsidR="005C338F" w:rsidRPr="00606347" w:rsidRDefault="005C338F" w:rsidP="006549F7">
            <w:pPr>
              <w:rPr>
                <w:b/>
                <w:bCs/>
                <w:sz w:val="18"/>
                <w:szCs w:val="18"/>
              </w:rPr>
            </w:pPr>
            <w:r w:rsidRPr="00606347">
              <w:rPr>
                <w:b/>
                <w:bCs/>
                <w:sz w:val="18"/>
                <w:szCs w:val="18"/>
              </w:rPr>
              <w:t>Data Science Research Methods</w:t>
            </w:r>
          </w:p>
        </w:tc>
      </w:tr>
      <w:tr w:rsidR="005C338F" w:rsidRPr="00606347" w14:paraId="62AB5394" w14:textId="77777777" w:rsidTr="006549F7">
        <w:trPr>
          <w:trHeight w:val="1884"/>
          <w:jc w:val="center"/>
        </w:trPr>
        <w:tc>
          <w:tcPr>
            <w:tcW w:w="748" w:type="dxa"/>
            <w:shd w:val="clear" w:color="auto" w:fill="auto"/>
            <w:hideMark/>
          </w:tcPr>
          <w:p w14:paraId="34077F8E" w14:textId="77777777" w:rsidR="005C338F" w:rsidRPr="00606347" w:rsidRDefault="005C338F" w:rsidP="006549F7">
            <w:pPr>
              <w:rPr>
                <w:b/>
                <w:sz w:val="18"/>
                <w:szCs w:val="18"/>
              </w:rPr>
            </w:pPr>
            <w:r w:rsidRPr="00606347">
              <w:rPr>
                <w:b/>
                <w:sz w:val="18"/>
                <w:szCs w:val="18"/>
              </w:rPr>
              <w:t>LO4-RM</w:t>
            </w:r>
          </w:p>
        </w:tc>
        <w:tc>
          <w:tcPr>
            <w:tcW w:w="3599" w:type="dxa"/>
            <w:shd w:val="clear" w:color="auto" w:fill="auto"/>
            <w:hideMark/>
          </w:tcPr>
          <w:p w14:paraId="1EB54C12" w14:textId="77777777" w:rsidR="005C338F" w:rsidRPr="00606347" w:rsidRDefault="005C338F" w:rsidP="006549F7">
            <w:pPr>
              <w:rPr>
                <w:b/>
                <w:sz w:val="18"/>
                <w:szCs w:val="18"/>
              </w:rPr>
            </w:pPr>
            <w:r w:rsidRPr="00606347">
              <w:rPr>
                <w:b/>
                <w:sz w:val="18"/>
                <w:szCs w:val="18"/>
              </w:rPr>
              <w:t>DS</w:t>
            </w:r>
            <w:r>
              <w:rPr>
                <w:b/>
                <w:sz w:val="18"/>
                <w:szCs w:val="18"/>
              </w:rPr>
              <w:t>RM</w:t>
            </w:r>
            <w:r w:rsidRPr="00606347">
              <w:rPr>
                <w:b/>
                <w:sz w:val="18"/>
                <w:szCs w:val="18"/>
              </w:rPr>
              <w:t>-RM - Create new understandings and capabilities by using the scientific method (hypothesis, test/artefact, evaluation) or similar engineering methods to discover new approaches to create new knowledge and achieve research or organizational goals.</w:t>
            </w:r>
          </w:p>
        </w:tc>
        <w:tc>
          <w:tcPr>
            <w:tcW w:w="850" w:type="dxa"/>
            <w:shd w:val="clear" w:color="auto" w:fill="auto"/>
            <w:noWrap/>
          </w:tcPr>
          <w:p w14:paraId="2C340E14" w14:textId="77777777" w:rsidR="005C338F" w:rsidRPr="00606347" w:rsidRDefault="005C338F" w:rsidP="006549F7">
            <w:pPr>
              <w:rPr>
                <w:b/>
                <w:sz w:val="18"/>
                <w:szCs w:val="18"/>
              </w:rPr>
            </w:pPr>
            <w:r>
              <w:rPr>
                <w:b/>
                <w:sz w:val="18"/>
                <w:szCs w:val="18"/>
              </w:rPr>
              <w:t>5</w:t>
            </w:r>
          </w:p>
        </w:tc>
        <w:tc>
          <w:tcPr>
            <w:tcW w:w="851" w:type="dxa"/>
            <w:shd w:val="clear" w:color="auto" w:fill="D9D9D9" w:themeFill="background1" w:themeFillShade="D9"/>
          </w:tcPr>
          <w:p w14:paraId="640CF04D" w14:textId="77777777" w:rsidR="005C338F" w:rsidRPr="00606347" w:rsidRDefault="005C338F" w:rsidP="006549F7">
            <w:pPr>
              <w:rPr>
                <w:b/>
                <w:sz w:val="18"/>
                <w:szCs w:val="18"/>
              </w:rPr>
            </w:pPr>
          </w:p>
        </w:tc>
        <w:tc>
          <w:tcPr>
            <w:tcW w:w="850" w:type="dxa"/>
            <w:shd w:val="clear" w:color="auto" w:fill="D9D9D9" w:themeFill="background1" w:themeFillShade="D9"/>
          </w:tcPr>
          <w:p w14:paraId="5F6BAE69" w14:textId="77777777" w:rsidR="005C338F" w:rsidRPr="00606347" w:rsidRDefault="005C338F" w:rsidP="006549F7">
            <w:pPr>
              <w:rPr>
                <w:b/>
                <w:sz w:val="18"/>
                <w:szCs w:val="18"/>
              </w:rPr>
            </w:pPr>
          </w:p>
        </w:tc>
        <w:tc>
          <w:tcPr>
            <w:tcW w:w="851" w:type="dxa"/>
            <w:shd w:val="clear" w:color="auto" w:fill="D9D9D9" w:themeFill="background1" w:themeFillShade="D9"/>
          </w:tcPr>
          <w:p w14:paraId="410ED653" w14:textId="77777777" w:rsidR="005C338F" w:rsidRPr="00606347" w:rsidRDefault="005C338F" w:rsidP="006549F7">
            <w:pPr>
              <w:rPr>
                <w:b/>
                <w:sz w:val="18"/>
                <w:szCs w:val="18"/>
              </w:rPr>
            </w:pPr>
          </w:p>
        </w:tc>
        <w:tc>
          <w:tcPr>
            <w:tcW w:w="709" w:type="dxa"/>
            <w:shd w:val="clear" w:color="auto" w:fill="D9D9D9" w:themeFill="background1" w:themeFillShade="D9"/>
          </w:tcPr>
          <w:p w14:paraId="7141025E" w14:textId="77777777" w:rsidR="005C338F" w:rsidRPr="00606347" w:rsidRDefault="005C338F" w:rsidP="006549F7">
            <w:pPr>
              <w:rPr>
                <w:b/>
                <w:sz w:val="18"/>
                <w:szCs w:val="18"/>
              </w:rPr>
            </w:pPr>
          </w:p>
        </w:tc>
        <w:tc>
          <w:tcPr>
            <w:tcW w:w="802" w:type="dxa"/>
            <w:shd w:val="clear" w:color="auto" w:fill="D9D9D9" w:themeFill="background1" w:themeFillShade="D9"/>
          </w:tcPr>
          <w:p w14:paraId="6604D6A5" w14:textId="77777777" w:rsidR="005C338F" w:rsidRPr="00606347" w:rsidRDefault="005C338F" w:rsidP="006549F7">
            <w:pPr>
              <w:rPr>
                <w:b/>
                <w:sz w:val="18"/>
                <w:szCs w:val="18"/>
              </w:rPr>
            </w:pPr>
          </w:p>
        </w:tc>
      </w:tr>
      <w:tr w:rsidR="005C338F" w:rsidRPr="00606347" w14:paraId="52872EBE" w14:textId="77777777" w:rsidTr="006549F7">
        <w:trPr>
          <w:trHeight w:val="1284"/>
          <w:jc w:val="center"/>
        </w:trPr>
        <w:tc>
          <w:tcPr>
            <w:tcW w:w="748" w:type="dxa"/>
            <w:shd w:val="clear" w:color="auto" w:fill="auto"/>
            <w:hideMark/>
          </w:tcPr>
          <w:p w14:paraId="61B23439" w14:textId="77777777" w:rsidR="005C338F" w:rsidRPr="00606347" w:rsidRDefault="005C338F" w:rsidP="006549F7">
            <w:pPr>
              <w:rPr>
                <w:color w:val="000000"/>
                <w:sz w:val="18"/>
                <w:szCs w:val="18"/>
              </w:rPr>
            </w:pPr>
            <w:r w:rsidRPr="00606347">
              <w:rPr>
                <w:color w:val="000000"/>
                <w:sz w:val="18"/>
                <w:szCs w:val="18"/>
              </w:rPr>
              <w:t>LO4.01</w:t>
            </w:r>
          </w:p>
        </w:tc>
        <w:tc>
          <w:tcPr>
            <w:tcW w:w="3599" w:type="dxa"/>
            <w:shd w:val="clear" w:color="auto" w:fill="auto"/>
            <w:hideMark/>
          </w:tcPr>
          <w:p w14:paraId="0C8A5849" w14:textId="77777777" w:rsidR="005C338F" w:rsidRPr="00606347" w:rsidRDefault="005C338F" w:rsidP="006549F7">
            <w:pPr>
              <w:rPr>
                <w:color w:val="000000"/>
                <w:sz w:val="18"/>
                <w:szCs w:val="18"/>
              </w:rPr>
            </w:pPr>
            <w:r w:rsidRPr="00606347">
              <w:rPr>
                <w:color w:val="000000"/>
                <w:sz w:val="18"/>
                <w:szCs w:val="18"/>
              </w:rPr>
              <w:t>DSRM01 - Create new understandings and capabilities by using the scientific method (hypothesis, test, and evaluation) or similar engineering research and development methods.</w:t>
            </w:r>
          </w:p>
        </w:tc>
        <w:tc>
          <w:tcPr>
            <w:tcW w:w="850" w:type="dxa"/>
            <w:shd w:val="clear" w:color="auto" w:fill="auto"/>
            <w:noWrap/>
          </w:tcPr>
          <w:p w14:paraId="32699960"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182DBBD6"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D8BD0EB"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7DA887B"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5B2D0F7"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78077E5A" w14:textId="77777777" w:rsidR="005C338F" w:rsidRPr="00606347" w:rsidRDefault="005C338F" w:rsidP="006549F7">
            <w:pPr>
              <w:rPr>
                <w:color w:val="000000"/>
                <w:sz w:val="18"/>
                <w:szCs w:val="18"/>
              </w:rPr>
            </w:pPr>
          </w:p>
        </w:tc>
      </w:tr>
      <w:tr w:rsidR="005C338F" w:rsidRPr="00606347" w14:paraId="6B955278" w14:textId="77777777" w:rsidTr="006549F7">
        <w:trPr>
          <w:trHeight w:val="1440"/>
          <w:jc w:val="center"/>
        </w:trPr>
        <w:tc>
          <w:tcPr>
            <w:tcW w:w="748" w:type="dxa"/>
            <w:shd w:val="clear" w:color="auto" w:fill="auto"/>
            <w:hideMark/>
          </w:tcPr>
          <w:p w14:paraId="2719062B" w14:textId="77777777" w:rsidR="005C338F" w:rsidRPr="00606347" w:rsidRDefault="005C338F" w:rsidP="006549F7">
            <w:pPr>
              <w:rPr>
                <w:color w:val="000000"/>
                <w:sz w:val="18"/>
                <w:szCs w:val="18"/>
              </w:rPr>
            </w:pPr>
            <w:r w:rsidRPr="00606347">
              <w:rPr>
                <w:color w:val="000000"/>
                <w:sz w:val="18"/>
                <w:szCs w:val="18"/>
              </w:rPr>
              <w:t>LO4.02</w:t>
            </w:r>
          </w:p>
        </w:tc>
        <w:tc>
          <w:tcPr>
            <w:tcW w:w="3599" w:type="dxa"/>
            <w:shd w:val="clear" w:color="auto" w:fill="auto"/>
            <w:hideMark/>
          </w:tcPr>
          <w:p w14:paraId="060E5C9E" w14:textId="77777777" w:rsidR="005C338F" w:rsidRPr="00606347" w:rsidRDefault="005C338F" w:rsidP="006549F7">
            <w:pPr>
              <w:rPr>
                <w:color w:val="000000"/>
                <w:sz w:val="18"/>
                <w:szCs w:val="18"/>
              </w:rPr>
            </w:pPr>
            <w:r w:rsidRPr="00606347">
              <w:rPr>
                <w:color w:val="000000"/>
                <w:sz w:val="18"/>
                <w:szCs w:val="18"/>
              </w:rPr>
              <w:t>DSRM02 - Direct systematic study toward a fuller knowledge or understanding of the observable facts, and discovers new approaches to achieve research or organizational goals.</w:t>
            </w:r>
          </w:p>
        </w:tc>
        <w:tc>
          <w:tcPr>
            <w:tcW w:w="850" w:type="dxa"/>
            <w:shd w:val="clear" w:color="auto" w:fill="auto"/>
            <w:noWrap/>
          </w:tcPr>
          <w:p w14:paraId="7003C754"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5C02C89E"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71D72CD6"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6E00CF8"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C5E706B"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E0B890C" w14:textId="77777777" w:rsidR="005C338F" w:rsidRPr="00606347" w:rsidRDefault="005C338F" w:rsidP="006549F7">
            <w:pPr>
              <w:rPr>
                <w:color w:val="000000"/>
                <w:sz w:val="18"/>
                <w:szCs w:val="18"/>
              </w:rPr>
            </w:pPr>
          </w:p>
        </w:tc>
      </w:tr>
      <w:tr w:rsidR="005C338F" w:rsidRPr="00606347" w14:paraId="21A1E582" w14:textId="77777777" w:rsidTr="006549F7">
        <w:trPr>
          <w:trHeight w:val="1440"/>
          <w:jc w:val="center"/>
        </w:trPr>
        <w:tc>
          <w:tcPr>
            <w:tcW w:w="748" w:type="dxa"/>
            <w:shd w:val="clear" w:color="auto" w:fill="auto"/>
            <w:hideMark/>
          </w:tcPr>
          <w:p w14:paraId="5A89BFE0" w14:textId="77777777" w:rsidR="005C338F" w:rsidRPr="00606347" w:rsidRDefault="005C338F" w:rsidP="006549F7">
            <w:pPr>
              <w:rPr>
                <w:color w:val="000000"/>
                <w:sz w:val="18"/>
                <w:szCs w:val="18"/>
              </w:rPr>
            </w:pPr>
            <w:r w:rsidRPr="00606347">
              <w:rPr>
                <w:color w:val="000000"/>
                <w:sz w:val="18"/>
                <w:szCs w:val="18"/>
              </w:rPr>
              <w:t>LO4.03</w:t>
            </w:r>
          </w:p>
        </w:tc>
        <w:tc>
          <w:tcPr>
            <w:tcW w:w="3599" w:type="dxa"/>
            <w:shd w:val="clear" w:color="auto" w:fill="auto"/>
            <w:hideMark/>
          </w:tcPr>
          <w:p w14:paraId="7192DEFF" w14:textId="77777777" w:rsidR="005C338F" w:rsidRPr="00606347" w:rsidRDefault="005C338F" w:rsidP="006549F7">
            <w:pPr>
              <w:rPr>
                <w:color w:val="000000"/>
                <w:sz w:val="18"/>
                <w:szCs w:val="18"/>
              </w:rPr>
            </w:pPr>
            <w:r w:rsidRPr="00606347">
              <w:rPr>
                <w:color w:val="000000"/>
                <w:sz w:val="18"/>
                <w:szCs w:val="18"/>
              </w:rPr>
              <w:t>DSRM03 - Undertakes creative work, making systematic use of investigation or experimentation, to discover or revise knowledge of reality, and uses this knowledge to devise new applications</w:t>
            </w:r>
          </w:p>
        </w:tc>
        <w:tc>
          <w:tcPr>
            <w:tcW w:w="850" w:type="dxa"/>
            <w:shd w:val="clear" w:color="auto" w:fill="auto"/>
            <w:noWrap/>
          </w:tcPr>
          <w:p w14:paraId="2A81C8AF"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4FFCB8B7"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D4727D6"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1DD0110A"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22A6D5F"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0B2ACF4" w14:textId="77777777" w:rsidR="005C338F" w:rsidRPr="00606347" w:rsidRDefault="005C338F" w:rsidP="006549F7">
            <w:pPr>
              <w:rPr>
                <w:color w:val="000000"/>
                <w:sz w:val="18"/>
                <w:szCs w:val="18"/>
              </w:rPr>
            </w:pPr>
          </w:p>
        </w:tc>
      </w:tr>
      <w:tr w:rsidR="005C338F" w:rsidRPr="00606347" w14:paraId="12B0EBC3" w14:textId="77777777" w:rsidTr="006549F7">
        <w:trPr>
          <w:trHeight w:val="576"/>
          <w:jc w:val="center"/>
        </w:trPr>
        <w:tc>
          <w:tcPr>
            <w:tcW w:w="748" w:type="dxa"/>
            <w:shd w:val="clear" w:color="auto" w:fill="auto"/>
            <w:hideMark/>
          </w:tcPr>
          <w:p w14:paraId="5AEE7009" w14:textId="77777777" w:rsidR="005C338F" w:rsidRPr="00606347" w:rsidRDefault="005C338F" w:rsidP="006549F7">
            <w:pPr>
              <w:rPr>
                <w:color w:val="000000"/>
                <w:sz w:val="18"/>
                <w:szCs w:val="18"/>
              </w:rPr>
            </w:pPr>
            <w:r w:rsidRPr="00606347">
              <w:rPr>
                <w:color w:val="000000"/>
                <w:sz w:val="18"/>
                <w:szCs w:val="18"/>
              </w:rPr>
              <w:t>LO4.04</w:t>
            </w:r>
          </w:p>
        </w:tc>
        <w:tc>
          <w:tcPr>
            <w:tcW w:w="3599" w:type="dxa"/>
            <w:shd w:val="clear" w:color="auto" w:fill="auto"/>
            <w:hideMark/>
          </w:tcPr>
          <w:p w14:paraId="084CF1E0" w14:textId="77777777" w:rsidR="005C338F" w:rsidRPr="00606347" w:rsidRDefault="005C338F" w:rsidP="006549F7">
            <w:pPr>
              <w:rPr>
                <w:color w:val="000000"/>
                <w:sz w:val="18"/>
                <w:szCs w:val="18"/>
              </w:rPr>
            </w:pPr>
            <w:r w:rsidRPr="00606347">
              <w:rPr>
                <w:color w:val="000000"/>
                <w:sz w:val="18"/>
                <w:szCs w:val="18"/>
              </w:rPr>
              <w:t>DSRM04 - Ability to translate strategies into action plans and follow through to completion.</w:t>
            </w:r>
          </w:p>
        </w:tc>
        <w:tc>
          <w:tcPr>
            <w:tcW w:w="850" w:type="dxa"/>
            <w:shd w:val="clear" w:color="auto" w:fill="auto"/>
            <w:noWrap/>
          </w:tcPr>
          <w:p w14:paraId="0AE7C15F" w14:textId="77777777" w:rsidR="005C338F" w:rsidRPr="00606347" w:rsidRDefault="005C338F" w:rsidP="006549F7">
            <w:pPr>
              <w:rPr>
                <w:color w:val="000000"/>
                <w:sz w:val="18"/>
                <w:szCs w:val="18"/>
              </w:rPr>
            </w:pPr>
            <w:r>
              <w:rPr>
                <w:color w:val="000000"/>
                <w:sz w:val="18"/>
                <w:szCs w:val="18"/>
              </w:rPr>
              <w:t>1</w:t>
            </w:r>
          </w:p>
        </w:tc>
        <w:tc>
          <w:tcPr>
            <w:tcW w:w="851" w:type="dxa"/>
            <w:shd w:val="clear" w:color="auto" w:fill="D9D9D9" w:themeFill="background1" w:themeFillShade="D9"/>
          </w:tcPr>
          <w:p w14:paraId="77F20651"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1AE9431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1BFB85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30F225E"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66A63E4D" w14:textId="77777777" w:rsidR="005C338F" w:rsidRPr="00606347" w:rsidRDefault="005C338F" w:rsidP="006549F7">
            <w:pPr>
              <w:rPr>
                <w:color w:val="000000"/>
                <w:sz w:val="18"/>
                <w:szCs w:val="18"/>
              </w:rPr>
            </w:pPr>
          </w:p>
        </w:tc>
      </w:tr>
      <w:tr w:rsidR="005C338F" w:rsidRPr="00606347" w14:paraId="359C8357" w14:textId="77777777" w:rsidTr="006549F7">
        <w:trPr>
          <w:trHeight w:val="576"/>
          <w:jc w:val="center"/>
        </w:trPr>
        <w:tc>
          <w:tcPr>
            <w:tcW w:w="748" w:type="dxa"/>
            <w:shd w:val="clear" w:color="auto" w:fill="auto"/>
            <w:hideMark/>
          </w:tcPr>
          <w:p w14:paraId="28515EE0" w14:textId="77777777" w:rsidR="005C338F" w:rsidRPr="00606347" w:rsidRDefault="005C338F" w:rsidP="006549F7">
            <w:pPr>
              <w:rPr>
                <w:color w:val="000000"/>
                <w:sz w:val="18"/>
                <w:szCs w:val="18"/>
              </w:rPr>
            </w:pPr>
            <w:r w:rsidRPr="00606347">
              <w:rPr>
                <w:color w:val="000000"/>
                <w:sz w:val="18"/>
                <w:szCs w:val="18"/>
              </w:rPr>
              <w:t>LO4.05</w:t>
            </w:r>
          </w:p>
        </w:tc>
        <w:tc>
          <w:tcPr>
            <w:tcW w:w="3599" w:type="dxa"/>
            <w:shd w:val="clear" w:color="auto" w:fill="auto"/>
            <w:hideMark/>
          </w:tcPr>
          <w:p w14:paraId="54B17258" w14:textId="77777777" w:rsidR="005C338F" w:rsidRPr="00606347" w:rsidRDefault="005C338F" w:rsidP="006549F7">
            <w:pPr>
              <w:rPr>
                <w:color w:val="000000"/>
                <w:sz w:val="18"/>
                <w:szCs w:val="18"/>
              </w:rPr>
            </w:pPr>
            <w:r w:rsidRPr="00606347">
              <w:rPr>
                <w:color w:val="000000"/>
                <w:sz w:val="18"/>
                <w:szCs w:val="18"/>
              </w:rPr>
              <w:t>DSRM05 - Contribute to and influence the development of organizational objectives.</w:t>
            </w:r>
          </w:p>
        </w:tc>
        <w:tc>
          <w:tcPr>
            <w:tcW w:w="850" w:type="dxa"/>
            <w:shd w:val="clear" w:color="auto" w:fill="auto"/>
            <w:noWrap/>
          </w:tcPr>
          <w:p w14:paraId="367C71EF"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F2BC11A"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C9BF623"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63E6192"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2321B78"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6754A721" w14:textId="77777777" w:rsidR="005C338F" w:rsidRPr="00606347" w:rsidRDefault="005C338F" w:rsidP="006549F7">
            <w:pPr>
              <w:rPr>
                <w:color w:val="000000"/>
                <w:sz w:val="18"/>
                <w:szCs w:val="18"/>
              </w:rPr>
            </w:pPr>
          </w:p>
        </w:tc>
      </w:tr>
      <w:tr w:rsidR="005C338F" w:rsidRPr="00606347" w14:paraId="14937D75" w14:textId="77777777" w:rsidTr="006549F7">
        <w:trPr>
          <w:trHeight w:val="576"/>
          <w:jc w:val="center"/>
        </w:trPr>
        <w:tc>
          <w:tcPr>
            <w:tcW w:w="748" w:type="dxa"/>
            <w:shd w:val="clear" w:color="auto" w:fill="auto"/>
            <w:hideMark/>
          </w:tcPr>
          <w:p w14:paraId="50677F17" w14:textId="77777777" w:rsidR="005C338F" w:rsidRPr="00606347" w:rsidRDefault="005C338F" w:rsidP="006549F7">
            <w:pPr>
              <w:rPr>
                <w:color w:val="000000"/>
                <w:sz w:val="18"/>
                <w:szCs w:val="18"/>
              </w:rPr>
            </w:pPr>
            <w:r w:rsidRPr="00606347">
              <w:rPr>
                <w:color w:val="000000"/>
                <w:sz w:val="18"/>
                <w:szCs w:val="18"/>
              </w:rPr>
              <w:t>LO4.06</w:t>
            </w:r>
          </w:p>
        </w:tc>
        <w:tc>
          <w:tcPr>
            <w:tcW w:w="3599" w:type="dxa"/>
            <w:shd w:val="clear" w:color="auto" w:fill="auto"/>
            <w:hideMark/>
          </w:tcPr>
          <w:p w14:paraId="2D837112" w14:textId="77777777" w:rsidR="005C338F" w:rsidRPr="00606347" w:rsidRDefault="005C338F" w:rsidP="006549F7">
            <w:pPr>
              <w:rPr>
                <w:color w:val="000000"/>
                <w:sz w:val="18"/>
                <w:szCs w:val="18"/>
              </w:rPr>
            </w:pPr>
            <w:r w:rsidRPr="00606347">
              <w:rPr>
                <w:color w:val="000000"/>
                <w:sz w:val="18"/>
                <w:szCs w:val="18"/>
              </w:rPr>
              <w:t>DSRM06 - Apply ingenuity to complex problems, develop innovative ideas</w:t>
            </w:r>
          </w:p>
        </w:tc>
        <w:tc>
          <w:tcPr>
            <w:tcW w:w="850" w:type="dxa"/>
            <w:shd w:val="clear" w:color="auto" w:fill="auto"/>
            <w:noWrap/>
            <w:hideMark/>
          </w:tcPr>
          <w:p w14:paraId="26957F9B"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04D1C66"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39474CA6"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F543CBD"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DAB26F4"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A024811" w14:textId="77777777" w:rsidR="005C338F" w:rsidRPr="00606347" w:rsidRDefault="005C338F" w:rsidP="006549F7">
            <w:pPr>
              <w:rPr>
                <w:color w:val="000000"/>
                <w:sz w:val="18"/>
                <w:szCs w:val="18"/>
              </w:rPr>
            </w:pPr>
          </w:p>
        </w:tc>
      </w:tr>
      <w:tr w:rsidR="005C338F" w:rsidRPr="00606347" w14:paraId="43BA982E" w14:textId="77777777" w:rsidTr="006549F7">
        <w:trPr>
          <w:trHeight w:val="396"/>
          <w:jc w:val="center"/>
        </w:trPr>
        <w:tc>
          <w:tcPr>
            <w:tcW w:w="9260" w:type="dxa"/>
            <w:gridSpan w:val="8"/>
            <w:shd w:val="clear" w:color="auto" w:fill="auto"/>
            <w:hideMark/>
          </w:tcPr>
          <w:p w14:paraId="7940BDB4" w14:textId="77777777" w:rsidR="005C338F" w:rsidRPr="00606347" w:rsidRDefault="005C338F" w:rsidP="006549F7">
            <w:pPr>
              <w:rPr>
                <w:b/>
                <w:bCs/>
                <w:sz w:val="18"/>
                <w:szCs w:val="18"/>
              </w:rPr>
            </w:pPr>
            <w:r w:rsidRPr="00606347">
              <w:rPr>
                <w:b/>
                <w:bCs/>
                <w:sz w:val="18"/>
                <w:szCs w:val="18"/>
              </w:rPr>
              <w:t>Business Process Management</w:t>
            </w:r>
          </w:p>
        </w:tc>
      </w:tr>
      <w:tr w:rsidR="005C338F" w:rsidRPr="009D58E2" w14:paraId="3B86C698" w14:textId="77777777" w:rsidTr="006549F7">
        <w:trPr>
          <w:trHeight w:val="2016"/>
          <w:jc w:val="center"/>
        </w:trPr>
        <w:tc>
          <w:tcPr>
            <w:tcW w:w="748" w:type="dxa"/>
            <w:shd w:val="clear" w:color="auto" w:fill="auto"/>
            <w:hideMark/>
          </w:tcPr>
          <w:p w14:paraId="686CE4DD" w14:textId="77777777" w:rsidR="005C338F" w:rsidRPr="009D58E2" w:rsidRDefault="005C338F" w:rsidP="006549F7">
            <w:pPr>
              <w:rPr>
                <w:b/>
                <w:sz w:val="18"/>
                <w:szCs w:val="18"/>
              </w:rPr>
            </w:pPr>
            <w:r w:rsidRPr="009D58E2">
              <w:rPr>
                <w:b/>
                <w:sz w:val="18"/>
                <w:szCs w:val="18"/>
              </w:rPr>
              <w:t>LO5-BPM</w:t>
            </w:r>
          </w:p>
        </w:tc>
        <w:tc>
          <w:tcPr>
            <w:tcW w:w="3599" w:type="dxa"/>
            <w:shd w:val="clear" w:color="auto" w:fill="auto"/>
            <w:hideMark/>
          </w:tcPr>
          <w:p w14:paraId="3494EF6B" w14:textId="77777777" w:rsidR="005C338F" w:rsidRPr="009D58E2" w:rsidRDefault="005C338F" w:rsidP="006549F7">
            <w:pPr>
              <w:rPr>
                <w:b/>
                <w:sz w:val="18"/>
                <w:szCs w:val="18"/>
              </w:rPr>
            </w:pPr>
            <w:r w:rsidRPr="009D58E2">
              <w:rPr>
                <w:b/>
                <w:sz w:val="18"/>
                <w:szCs w:val="18"/>
              </w:rPr>
              <w:t>DS</w:t>
            </w:r>
            <w:r>
              <w:rPr>
                <w:b/>
                <w:sz w:val="18"/>
                <w:szCs w:val="18"/>
              </w:rPr>
              <w:t>BPM</w:t>
            </w:r>
            <w:r w:rsidRPr="009D58E2">
              <w:rPr>
                <w:b/>
                <w:sz w:val="18"/>
                <w:szCs w:val="18"/>
              </w:rPr>
              <w:t>-BPM - Use domain knowledge (scientific or business) to develop relevant data analytics applications, and adopt general Data Science methods to domain specific data types and presentations, data and process models, organisational roles and relations.</w:t>
            </w:r>
          </w:p>
        </w:tc>
        <w:tc>
          <w:tcPr>
            <w:tcW w:w="850" w:type="dxa"/>
            <w:shd w:val="clear" w:color="auto" w:fill="auto"/>
            <w:noWrap/>
            <w:hideMark/>
          </w:tcPr>
          <w:p w14:paraId="50B19C62" w14:textId="77777777" w:rsidR="005C338F" w:rsidRPr="009D58E2" w:rsidRDefault="005C338F" w:rsidP="006549F7">
            <w:pPr>
              <w:tabs>
                <w:tab w:val="left" w:pos="540"/>
              </w:tabs>
              <w:rPr>
                <w:b/>
                <w:sz w:val="18"/>
                <w:szCs w:val="18"/>
              </w:rPr>
            </w:pPr>
            <w:r w:rsidRPr="009D58E2">
              <w:rPr>
                <w:b/>
                <w:sz w:val="18"/>
                <w:szCs w:val="18"/>
              </w:rPr>
              <w:t>5</w:t>
            </w:r>
          </w:p>
        </w:tc>
        <w:tc>
          <w:tcPr>
            <w:tcW w:w="851" w:type="dxa"/>
            <w:shd w:val="clear" w:color="auto" w:fill="D9D9D9" w:themeFill="background1" w:themeFillShade="D9"/>
          </w:tcPr>
          <w:p w14:paraId="48C94480" w14:textId="77777777" w:rsidR="005C338F" w:rsidRPr="009D58E2" w:rsidRDefault="005C338F" w:rsidP="006549F7">
            <w:pPr>
              <w:rPr>
                <w:b/>
                <w:sz w:val="18"/>
                <w:szCs w:val="18"/>
              </w:rPr>
            </w:pPr>
          </w:p>
        </w:tc>
        <w:tc>
          <w:tcPr>
            <w:tcW w:w="850" w:type="dxa"/>
            <w:shd w:val="clear" w:color="auto" w:fill="D9D9D9" w:themeFill="background1" w:themeFillShade="D9"/>
          </w:tcPr>
          <w:p w14:paraId="6C55C7BA" w14:textId="77777777" w:rsidR="005C338F" w:rsidRPr="009D58E2" w:rsidRDefault="005C338F" w:rsidP="006549F7">
            <w:pPr>
              <w:rPr>
                <w:b/>
                <w:sz w:val="18"/>
                <w:szCs w:val="18"/>
              </w:rPr>
            </w:pPr>
          </w:p>
        </w:tc>
        <w:tc>
          <w:tcPr>
            <w:tcW w:w="851" w:type="dxa"/>
            <w:shd w:val="clear" w:color="auto" w:fill="D9D9D9" w:themeFill="background1" w:themeFillShade="D9"/>
          </w:tcPr>
          <w:p w14:paraId="31DC139F" w14:textId="77777777" w:rsidR="005C338F" w:rsidRPr="009D58E2" w:rsidRDefault="005C338F" w:rsidP="006549F7">
            <w:pPr>
              <w:rPr>
                <w:b/>
                <w:sz w:val="18"/>
                <w:szCs w:val="18"/>
              </w:rPr>
            </w:pPr>
          </w:p>
        </w:tc>
        <w:tc>
          <w:tcPr>
            <w:tcW w:w="709" w:type="dxa"/>
            <w:shd w:val="clear" w:color="auto" w:fill="D9D9D9" w:themeFill="background1" w:themeFillShade="D9"/>
          </w:tcPr>
          <w:p w14:paraId="62E987B6" w14:textId="77777777" w:rsidR="005C338F" w:rsidRPr="009D58E2" w:rsidRDefault="005C338F" w:rsidP="006549F7">
            <w:pPr>
              <w:rPr>
                <w:b/>
                <w:sz w:val="18"/>
                <w:szCs w:val="18"/>
              </w:rPr>
            </w:pPr>
          </w:p>
        </w:tc>
        <w:tc>
          <w:tcPr>
            <w:tcW w:w="802" w:type="dxa"/>
            <w:shd w:val="clear" w:color="auto" w:fill="D9D9D9" w:themeFill="background1" w:themeFillShade="D9"/>
          </w:tcPr>
          <w:p w14:paraId="34083FDD" w14:textId="77777777" w:rsidR="005C338F" w:rsidRPr="009D58E2" w:rsidRDefault="005C338F" w:rsidP="006549F7">
            <w:pPr>
              <w:rPr>
                <w:b/>
                <w:sz w:val="18"/>
                <w:szCs w:val="18"/>
              </w:rPr>
            </w:pPr>
          </w:p>
        </w:tc>
      </w:tr>
      <w:tr w:rsidR="005C338F" w:rsidRPr="00606347" w14:paraId="58D25068" w14:textId="77777777" w:rsidTr="006549F7">
        <w:trPr>
          <w:trHeight w:val="864"/>
          <w:jc w:val="center"/>
        </w:trPr>
        <w:tc>
          <w:tcPr>
            <w:tcW w:w="748" w:type="dxa"/>
            <w:shd w:val="clear" w:color="auto" w:fill="auto"/>
            <w:hideMark/>
          </w:tcPr>
          <w:p w14:paraId="3C7D8FBC" w14:textId="77777777" w:rsidR="005C338F" w:rsidRPr="00606347" w:rsidRDefault="005C338F" w:rsidP="006549F7">
            <w:pPr>
              <w:rPr>
                <w:color w:val="000000"/>
                <w:sz w:val="18"/>
                <w:szCs w:val="18"/>
              </w:rPr>
            </w:pPr>
            <w:r w:rsidRPr="00606347">
              <w:rPr>
                <w:color w:val="000000"/>
                <w:sz w:val="18"/>
                <w:szCs w:val="18"/>
              </w:rPr>
              <w:t>LO5.01</w:t>
            </w:r>
          </w:p>
        </w:tc>
        <w:tc>
          <w:tcPr>
            <w:tcW w:w="3599" w:type="dxa"/>
            <w:shd w:val="clear" w:color="auto" w:fill="auto"/>
            <w:hideMark/>
          </w:tcPr>
          <w:p w14:paraId="37FFE2F5" w14:textId="77777777" w:rsidR="005C338F" w:rsidRPr="00606347" w:rsidRDefault="005C338F" w:rsidP="006549F7">
            <w:pPr>
              <w:rPr>
                <w:color w:val="000000"/>
                <w:sz w:val="18"/>
                <w:szCs w:val="18"/>
              </w:rPr>
            </w:pPr>
            <w:r w:rsidRPr="00606347">
              <w:rPr>
                <w:color w:val="000000"/>
                <w:sz w:val="18"/>
                <w:szCs w:val="18"/>
              </w:rPr>
              <w:t>DSBPM01 - Understand business and provide insight, translate unstructured business problems into an abstract mathematical framework.</w:t>
            </w:r>
          </w:p>
        </w:tc>
        <w:tc>
          <w:tcPr>
            <w:tcW w:w="850" w:type="dxa"/>
            <w:shd w:val="clear" w:color="auto" w:fill="auto"/>
            <w:noWrap/>
          </w:tcPr>
          <w:p w14:paraId="6EB2ABAA"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577090B8"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146CB55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975A3EC"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11E5BFE"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24BBEF26" w14:textId="77777777" w:rsidR="005C338F" w:rsidRPr="00606347" w:rsidRDefault="005C338F" w:rsidP="006549F7">
            <w:pPr>
              <w:rPr>
                <w:color w:val="000000"/>
                <w:sz w:val="18"/>
                <w:szCs w:val="18"/>
              </w:rPr>
            </w:pPr>
          </w:p>
        </w:tc>
      </w:tr>
      <w:tr w:rsidR="005C338F" w:rsidRPr="00606347" w14:paraId="21BDC0EB" w14:textId="77777777" w:rsidTr="006549F7">
        <w:trPr>
          <w:trHeight w:val="576"/>
          <w:jc w:val="center"/>
        </w:trPr>
        <w:tc>
          <w:tcPr>
            <w:tcW w:w="748" w:type="dxa"/>
            <w:shd w:val="clear" w:color="auto" w:fill="auto"/>
            <w:hideMark/>
          </w:tcPr>
          <w:p w14:paraId="17638A30" w14:textId="77777777" w:rsidR="005C338F" w:rsidRPr="00606347" w:rsidRDefault="005C338F" w:rsidP="006549F7">
            <w:pPr>
              <w:rPr>
                <w:color w:val="000000"/>
                <w:sz w:val="18"/>
                <w:szCs w:val="18"/>
              </w:rPr>
            </w:pPr>
            <w:r w:rsidRPr="00606347">
              <w:rPr>
                <w:color w:val="000000"/>
                <w:sz w:val="18"/>
                <w:szCs w:val="18"/>
              </w:rPr>
              <w:t>LO5.02</w:t>
            </w:r>
          </w:p>
        </w:tc>
        <w:tc>
          <w:tcPr>
            <w:tcW w:w="3599" w:type="dxa"/>
            <w:shd w:val="clear" w:color="auto" w:fill="auto"/>
            <w:hideMark/>
          </w:tcPr>
          <w:p w14:paraId="60B91632" w14:textId="77777777" w:rsidR="005C338F" w:rsidRPr="00606347" w:rsidRDefault="005C338F" w:rsidP="006549F7">
            <w:pPr>
              <w:rPr>
                <w:color w:val="000000"/>
                <w:sz w:val="18"/>
                <w:szCs w:val="18"/>
              </w:rPr>
            </w:pPr>
            <w:r w:rsidRPr="00606347">
              <w:rPr>
                <w:color w:val="000000"/>
                <w:sz w:val="18"/>
                <w:szCs w:val="18"/>
              </w:rPr>
              <w:t>DSBPM02 - Use data to improve existing services or develop new services.</w:t>
            </w:r>
          </w:p>
        </w:tc>
        <w:tc>
          <w:tcPr>
            <w:tcW w:w="850" w:type="dxa"/>
            <w:shd w:val="clear" w:color="auto" w:fill="auto"/>
            <w:noWrap/>
          </w:tcPr>
          <w:p w14:paraId="3795764C" w14:textId="77777777" w:rsidR="005C338F" w:rsidRPr="00606347" w:rsidRDefault="005C338F" w:rsidP="006549F7">
            <w:pPr>
              <w:rPr>
                <w:color w:val="000000"/>
                <w:sz w:val="18"/>
                <w:szCs w:val="18"/>
              </w:rPr>
            </w:pPr>
            <w:r>
              <w:rPr>
                <w:color w:val="000000"/>
                <w:sz w:val="18"/>
                <w:szCs w:val="18"/>
              </w:rPr>
              <w:t>1</w:t>
            </w:r>
          </w:p>
        </w:tc>
        <w:tc>
          <w:tcPr>
            <w:tcW w:w="851" w:type="dxa"/>
            <w:shd w:val="clear" w:color="auto" w:fill="D9D9D9" w:themeFill="background1" w:themeFillShade="D9"/>
          </w:tcPr>
          <w:p w14:paraId="7BE81E4B"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12DF178A"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1396B90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1844848E"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79DF49C" w14:textId="77777777" w:rsidR="005C338F" w:rsidRPr="00606347" w:rsidRDefault="005C338F" w:rsidP="006549F7">
            <w:pPr>
              <w:rPr>
                <w:color w:val="000000"/>
                <w:sz w:val="18"/>
                <w:szCs w:val="18"/>
              </w:rPr>
            </w:pPr>
          </w:p>
        </w:tc>
      </w:tr>
      <w:tr w:rsidR="005C338F" w:rsidRPr="00606347" w14:paraId="751485C2" w14:textId="77777777" w:rsidTr="006549F7">
        <w:trPr>
          <w:trHeight w:val="828"/>
          <w:jc w:val="center"/>
        </w:trPr>
        <w:tc>
          <w:tcPr>
            <w:tcW w:w="748" w:type="dxa"/>
            <w:shd w:val="clear" w:color="auto" w:fill="auto"/>
            <w:hideMark/>
          </w:tcPr>
          <w:p w14:paraId="079EAC59" w14:textId="77777777" w:rsidR="005C338F" w:rsidRPr="00606347" w:rsidRDefault="005C338F" w:rsidP="006549F7">
            <w:pPr>
              <w:rPr>
                <w:color w:val="000000"/>
                <w:sz w:val="18"/>
                <w:szCs w:val="18"/>
              </w:rPr>
            </w:pPr>
            <w:r w:rsidRPr="00606347">
              <w:rPr>
                <w:color w:val="000000"/>
                <w:sz w:val="18"/>
                <w:szCs w:val="18"/>
              </w:rPr>
              <w:t>LO5.03</w:t>
            </w:r>
          </w:p>
        </w:tc>
        <w:tc>
          <w:tcPr>
            <w:tcW w:w="3599" w:type="dxa"/>
            <w:shd w:val="clear" w:color="auto" w:fill="auto"/>
            <w:hideMark/>
          </w:tcPr>
          <w:p w14:paraId="6D4695EA" w14:textId="77777777" w:rsidR="005C338F" w:rsidRPr="00606347" w:rsidRDefault="005C338F" w:rsidP="006549F7">
            <w:pPr>
              <w:rPr>
                <w:color w:val="000000"/>
                <w:sz w:val="18"/>
                <w:szCs w:val="18"/>
              </w:rPr>
            </w:pPr>
            <w:r w:rsidRPr="00606347">
              <w:rPr>
                <w:color w:val="000000"/>
                <w:sz w:val="18"/>
                <w:szCs w:val="18"/>
              </w:rPr>
              <w:t>DSBPM03 - Participate strategically and tactically in financial decisions that impact management and organizations.</w:t>
            </w:r>
          </w:p>
        </w:tc>
        <w:tc>
          <w:tcPr>
            <w:tcW w:w="850" w:type="dxa"/>
            <w:shd w:val="clear" w:color="auto" w:fill="auto"/>
            <w:noWrap/>
          </w:tcPr>
          <w:p w14:paraId="47F22C1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30915DF8"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53CECC1C"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3F791FEB"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4CA5ABB"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207820B" w14:textId="77777777" w:rsidR="005C338F" w:rsidRPr="00606347" w:rsidRDefault="005C338F" w:rsidP="006549F7">
            <w:pPr>
              <w:rPr>
                <w:color w:val="000000"/>
                <w:sz w:val="18"/>
                <w:szCs w:val="18"/>
              </w:rPr>
            </w:pPr>
          </w:p>
        </w:tc>
      </w:tr>
      <w:tr w:rsidR="005C338F" w:rsidRPr="00606347" w14:paraId="05017E66" w14:textId="77777777" w:rsidTr="006549F7">
        <w:trPr>
          <w:trHeight w:val="864"/>
          <w:jc w:val="center"/>
        </w:trPr>
        <w:tc>
          <w:tcPr>
            <w:tcW w:w="748" w:type="dxa"/>
            <w:shd w:val="clear" w:color="auto" w:fill="auto"/>
            <w:hideMark/>
          </w:tcPr>
          <w:p w14:paraId="2F5C524D" w14:textId="77777777" w:rsidR="005C338F" w:rsidRPr="00606347" w:rsidRDefault="005C338F" w:rsidP="006549F7">
            <w:pPr>
              <w:rPr>
                <w:color w:val="000000"/>
                <w:sz w:val="18"/>
                <w:szCs w:val="18"/>
              </w:rPr>
            </w:pPr>
            <w:r w:rsidRPr="00606347">
              <w:rPr>
                <w:color w:val="000000"/>
                <w:sz w:val="18"/>
                <w:szCs w:val="18"/>
              </w:rPr>
              <w:t>LO5.04</w:t>
            </w:r>
          </w:p>
        </w:tc>
        <w:tc>
          <w:tcPr>
            <w:tcW w:w="3599" w:type="dxa"/>
            <w:shd w:val="clear" w:color="auto" w:fill="auto"/>
            <w:hideMark/>
          </w:tcPr>
          <w:p w14:paraId="03CE10E5" w14:textId="4CD26A63" w:rsidR="005C338F" w:rsidRPr="00606347" w:rsidRDefault="005C338F" w:rsidP="006549F7">
            <w:pPr>
              <w:rPr>
                <w:color w:val="000000"/>
                <w:sz w:val="18"/>
                <w:szCs w:val="18"/>
              </w:rPr>
            </w:pPr>
            <w:r w:rsidRPr="00606347">
              <w:rPr>
                <w:color w:val="000000"/>
                <w:sz w:val="18"/>
                <w:szCs w:val="18"/>
              </w:rPr>
              <w:t xml:space="preserve">DSBPM04 - Provides scientific, technical, and </w:t>
            </w:r>
            <w:r w:rsidR="00372FAB" w:rsidRPr="00606347">
              <w:rPr>
                <w:color w:val="000000"/>
                <w:sz w:val="18"/>
                <w:szCs w:val="18"/>
              </w:rPr>
              <w:t>analytic support</w:t>
            </w:r>
            <w:r w:rsidRPr="00606347">
              <w:rPr>
                <w:color w:val="000000"/>
                <w:sz w:val="18"/>
                <w:szCs w:val="18"/>
              </w:rPr>
              <w:t xml:space="preserve"> services to other organizational roles.</w:t>
            </w:r>
          </w:p>
        </w:tc>
        <w:tc>
          <w:tcPr>
            <w:tcW w:w="850" w:type="dxa"/>
            <w:shd w:val="clear" w:color="auto" w:fill="auto"/>
            <w:noWrap/>
          </w:tcPr>
          <w:p w14:paraId="136AC828"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028D6B65"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065DB266"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391A91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161053AD"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B66E23A" w14:textId="77777777" w:rsidR="005C338F" w:rsidRPr="00606347" w:rsidRDefault="005C338F" w:rsidP="006549F7">
            <w:pPr>
              <w:rPr>
                <w:color w:val="000000"/>
                <w:sz w:val="18"/>
                <w:szCs w:val="18"/>
              </w:rPr>
            </w:pPr>
          </w:p>
        </w:tc>
      </w:tr>
      <w:tr w:rsidR="005C338F" w:rsidRPr="00606347" w14:paraId="4A35CDA8" w14:textId="77777777" w:rsidTr="006549F7">
        <w:trPr>
          <w:trHeight w:val="636"/>
          <w:jc w:val="center"/>
        </w:trPr>
        <w:tc>
          <w:tcPr>
            <w:tcW w:w="748" w:type="dxa"/>
            <w:shd w:val="clear" w:color="auto" w:fill="auto"/>
            <w:hideMark/>
          </w:tcPr>
          <w:p w14:paraId="255AD2CB" w14:textId="77777777" w:rsidR="005C338F" w:rsidRPr="00606347" w:rsidRDefault="005C338F" w:rsidP="006549F7">
            <w:pPr>
              <w:rPr>
                <w:color w:val="000000"/>
                <w:sz w:val="18"/>
                <w:szCs w:val="18"/>
              </w:rPr>
            </w:pPr>
            <w:r w:rsidRPr="00606347">
              <w:rPr>
                <w:color w:val="000000"/>
                <w:sz w:val="18"/>
                <w:szCs w:val="18"/>
              </w:rPr>
              <w:t>LO5.05</w:t>
            </w:r>
          </w:p>
        </w:tc>
        <w:tc>
          <w:tcPr>
            <w:tcW w:w="3599" w:type="dxa"/>
            <w:shd w:val="clear" w:color="auto" w:fill="auto"/>
            <w:hideMark/>
          </w:tcPr>
          <w:p w14:paraId="28557104" w14:textId="77777777" w:rsidR="005C338F" w:rsidRPr="00606347" w:rsidRDefault="005C338F" w:rsidP="006549F7">
            <w:pPr>
              <w:rPr>
                <w:color w:val="000000"/>
                <w:sz w:val="18"/>
                <w:szCs w:val="18"/>
              </w:rPr>
            </w:pPr>
            <w:r w:rsidRPr="00606347">
              <w:rPr>
                <w:color w:val="000000"/>
                <w:sz w:val="18"/>
                <w:szCs w:val="18"/>
              </w:rPr>
              <w:t>DSBPM05 - Analyse customer data to identify/optimise customer relations actions.</w:t>
            </w:r>
          </w:p>
        </w:tc>
        <w:tc>
          <w:tcPr>
            <w:tcW w:w="850" w:type="dxa"/>
            <w:shd w:val="clear" w:color="auto" w:fill="auto"/>
            <w:noWrap/>
          </w:tcPr>
          <w:p w14:paraId="70DD73ED"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AB54441"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170866E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385F838E"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346B2CE"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A4668F9" w14:textId="77777777" w:rsidR="005C338F" w:rsidRPr="00606347" w:rsidRDefault="005C338F" w:rsidP="006549F7">
            <w:pPr>
              <w:rPr>
                <w:color w:val="000000"/>
                <w:sz w:val="18"/>
                <w:szCs w:val="18"/>
              </w:rPr>
            </w:pPr>
          </w:p>
        </w:tc>
      </w:tr>
      <w:tr w:rsidR="005C338F" w:rsidRPr="00606347" w14:paraId="01BD2F50" w14:textId="77777777" w:rsidTr="006549F7">
        <w:trPr>
          <w:trHeight w:val="552"/>
          <w:jc w:val="center"/>
        </w:trPr>
        <w:tc>
          <w:tcPr>
            <w:tcW w:w="748" w:type="dxa"/>
            <w:shd w:val="clear" w:color="auto" w:fill="auto"/>
            <w:hideMark/>
          </w:tcPr>
          <w:p w14:paraId="0D1F7E86" w14:textId="77777777" w:rsidR="005C338F" w:rsidRPr="00606347" w:rsidRDefault="005C338F" w:rsidP="006549F7">
            <w:pPr>
              <w:rPr>
                <w:color w:val="000000"/>
                <w:sz w:val="18"/>
                <w:szCs w:val="18"/>
              </w:rPr>
            </w:pPr>
            <w:r w:rsidRPr="00606347">
              <w:rPr>
                <w:color w:val="000000"/>
                <w:sz w:val="18"/>
                <w:szCs w:val="18"/>
              </w:rPr>
              <w:t>LO5.06</w:t>
            </w:r>
          </w:p>
        </w:tc>
        <w:tc>
          <w:tcPr>
            <w:tcW w:w="3599" w:type="dxa"/>
            <w:shd w:val="clear" w:color="auto" w:fill="auto"/>
            <w:hideMark/>
          </w:tcPr>
          <w:p w14:paraId="0C45A204" w14:textId="77777777" w:rsidR="005C338F" w:rsidRPr="006727FA" w:rsidRDefault="005C338F" w:rsidP="006549F7">
            <w:pPr>
              <w:rPr>
                <w:color w:val="000000" w:themeColor="text1"/>
                <w:sz w:val="18"/>
                <w:szCs w:val="18"/>
              </w:rPr>
            </w:pPr>
            <w:r w:rsidRPr="006727FA">
              <w:rPr>
                <w:color w:val="000000" w:themeColor="text1"/>
                <w:sz w:val="18"/>
                <w:szCs w:val="18"/>
              </w:rPr>
              <w:t>DSBPM06 - Analyse multiple data sources for marketing purposes.</w:t>
            </w:r>
          </w:p>
        </w:tc>
        <w:tc>
          <w:tcPr>
            <w:tcW w:w="850" w:type="dxa"/>
            <w:shd w:val="clear" w:color="auto" w:fill="auto"/>
            <w:noWrap/>
          </w:tcPr>
          <w:p w14:paraId="666523EE"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1204F4E"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5F8F481D"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16CE662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0731323F"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5615316" w14:textId="77777777" w:rsidR="005C338F" w:rsidRPr="00606347" w:rsidRDefault="005C338F" w:rsidP="006549F7">
            <w:pPr>
              <w:rPr>
                <w:color w:val="000000"/>
                <w:sz w:val="18"/>
                <w:szCs w:val="18"/>
              </w:rPr>
            </w:pPr>
          </w:p>
        </w:tc>
      </w:tr>
    </w:tbl>
    <w:p w14:paraId="51CCCC01" w14:textId="77777777" w:rsidR="005C338F" w:rsidRDefault="005C338F" w:rsidP="005C338F"/>
    <w:p w14:paraId="21D2561F" w14:textId="77777777" w:rsidR="007F2A6E" w:rsidRPr="005C338F" w:rsidRDefault="007F2A6E" w:rsidP="005C338F"/>
    <w:sectPr w:rsidR="007F2A6E" w:rsidRPr="005C338F" w:rsidSect="00994408">
      <w:headerReference w:type="default" r:id="rId38"/>
      <w:footerReference w:type="default" r:id="rId39"/>
      <w:footerReference w:type="first" r:id="rId40"/>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993610" w14:textId="77777777" w:rsidR="0087587D" w:rsidRDefault="0087587D" w:rsidP="00353174">
      <w:r>
        <w:separator/>
      </w:r>
    </w:p>
  </w:endnote>
  <w:endnote w:type="continuationSeparator" w:id="0">
    <w:p w14:paraId="663CF185" w14:textId="77777777" w:rsidR="0087587D" w:rsidRDefault="0087587D" w:rsidP="00353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Gill Sans MT">
    <w:panose1 w:val="020B0502020104020203"/>
    <w:charset w:val="00"/>
    <w:family w:val="swiss"/>
    <w:pitch w:val="variable"/>
    <w:sig w:usb0="00000007" w:usb1="00000000" w:usb2="00000000" w:usb3="00000000" w:csb0="00000003" w:csb1="00000000"/>
  </w:font>
  <w:font w:name="ヒラギノ角ゴ Pro W3">
    <w:charset w:val="4E"/>
    <w:family w:val="auto"/>
    <w:pitch w:val="variable"/>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AE6759" w14:textId="77777777" w:rsidR="001530CE" w:rsidRDefault="001530CE" w:rsidP="00C363D8">
    <w:pPr>
      <w:pStyle w:val="Footer"/>
      <w:framePr w:wrap="around" w:vAnchor="text" w:hAnchor="margin" w:xAlign="right" w:y="1"/>
      <w:rPr>
        <w:rStyle w:val="PageNumber"/>
        <w:rFonts w:eastAsia="Arial Unicode MS"/>
      </w:rPr>
    </w:pPr>
    <w:r>
      <w:rPr>
        <w:rStyle w:val="PageNumber"/>
        <w:rFonts w:eastAsia="Arial Unicode MS"/>
      </w:rPr>
      <w:fldChar w:fldCharType="begin"/>
    </w:r>
    <w:r>
      <w:rPr>
        <w:rStyle w:val="PageNumber"/>
        <w:rFonts w:eastAsia="Arial Unicode MS"/>
      </w:rPr>
      <w:instrText xml:space="preserve">PAGE  </w:instrText>
    </w:r>
    <w:r>
      <w:rPr>
        <w:rStyle w:val="PageNumber"/>
        <w:rFonts w:eastAsia="Arial Unicode MS"/>
      </w:rPr>
      <w:fldChar w:fldCharType="separate"/>
    </w:r>
    <w:r>
      <w:rPr>
        <w:rStyle w:val="PageNumber"/>
        <w:rFonts w:eastAsia="Arial Unicode MS"/>
        <w:noProof/>
      </w:rPr>
      <w:t>9</w:t>
    </w:r>
    <w:r>
      <w:rPr>
        <w:rStyle w:val="PageNumber"/>
        <w:rFonts w:eastAsia="Arial Unicode MS"/>
      </w:rPr>
      <w:fldChar w:fldCharType="end"/>
    </w:r>
  </w:p>
  <w:p w14:paraId="16BF84C5" w14:textId="77777777" w:rsidR="001530CE" w:rsidRDefault="001530CE" w:rsidP="00C363D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6B311C" w14:textId="53259F60" w:rsidR="001530CE" w:rsidRPr="003D2D58" w:rsidRDefault="001530CE" w:rsidP="00C363D8">
    <w:pPr>
      <w:pStyle w:val="Footer"/>
    </w:pPr>
    <w:r>
      <w:tab/>
    </w:r>
    <w:r w:rsidRPr="003D2D58">
      <w:tab/>
      <w:t xml:space="preserve">Page </w:t>
    </w:r>
    <w:r>
      <w:fldChar w:fldCharType="begin"/>
    </w:r>
    <w:r w:rsidRPr="003D2D58">
      <w:instrText xml:space="preserve"> PAGE </w:instrText>
    </w:r>
    <w:r>
      <w:fldChar w:fldCharType="separate"/>
    </w:r>
    <w:r>
      <w:rPr>
        <w:noProof/>
      </w:rPr>
      <w:t>31</w:t>
    </w:r>
    <w:r>
      <w:fldChar w:fldCharType="end"/>
    </w:r>
    <w:r w:rsidRPr="003D2D58">
      <w:t xml:space="preserve"> of </w:t>
    </w:r>
    <w:r>
      <w:fldChar w:fldCharType="begin"/>
    </w:r>
    <w:r w:rsidRPr="003D2D58">
      <w:instrText xml:space="preserve"> NUMPAGES </w:instrText>
    </w:r>
    <w:r>
      <w:fldChar w:fldCharType="separate"/>
    </w:r>
    <w:r>
      <w:rPr>
        <w:noProof/>
      </w:rPr>
      <w:t>60</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A3BEF" w14:textId="00145850" w:rsidR="001530CE" w:rsidRPr="003D2D58" w:rsidRDefault="001530CE" w:rsidP="00353174">
    <w:pPr>
      <w:pStyle w:val="Footer"/>
    </w:pPr>
    <w:r>
      <w:tab/>
    </w:r>
    <w:r w:rsidRPr="003D2D58">
      <w:tab/>
      <w:t xml:space="preserve">Page </w:t>
    </w:r>
    <w:r>
      <w:fldChar w:fldCharType="begin"/>
    </w:r>
    <w:r w:rsidRPr="003D2D58">
      <w:instrText xml:space="preserve"> PAGE </w:instrText>
    </w:r>
    <w:r>
      <w:fldChar w:fldCharType="separate"/>
    </w:r>
    <w:r>
      <w:rPr>
        <w:noProof/>
      </w:rPr>
      <w:t>41</w:t>
    </w:r>
    <w:r>
      <w:fldChar w:fldCharType="end"/>
    </w:r>
    <w:r w:rsidRPr="003D2D58">
      <w:t xml:space="preserve"> of </w:t>
    </w:r>
    <w:r>
      <w:fldChar w:fldCharType="begin"/>
    </w:r>
    <w:r w:rsidRPr="003D2D58">
      <w:instrText xml:space="preserve"> NUMPAGES </w:instrText>
    </w:r>
    <w:r>
      <w:fldChar w:fldCharType="separate"/>
    </w:r>
    <w:r>
      <w:rPr>
        <w:noProof/>
      </w:rPr>
      <w:t>60</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2169F5" w14:textId="5682B59B" w:rsidR="001530CE" w:rsidRDefault="001530CE" w:rsidP="003531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74F1B9" w14:textId="77777777" w:rsidR="0087587D" w:rsidRDefault="0087587D" w:rsidP="00353174">
      <w:r>
        <w:separator/>
      </w:r>
    </w:p>
  </w:footnote>
  <w:footnote w:type="continuationSeparator" w:id="0">
    <w:p w14:paraId="0794B677" w14:textId="77777777" w:rsidR="0087587D" w:rsidRDefault="0087587D" w:rsidP="00353174">
      <w:r>
        <w:continuationSeparator/>
      </w:r>
    </w:p>
  </w:footnote>
  <w:footnote w:id="1">
    <w:p w14:paraId="1EE4CE4F" w14:textId="33E5A232" w:rsidR="001530CE" w:rsidRDefault="001530CE">
      <w:pPr>
        <w:pStyle w:val="FootnoteText"/>
      </w:pPr>
      <w:r>
        <w:rPr>
          <w:rStyle w:val="FootnoteReference"/>
        </w:rPr>
        <w:footnoteRef/>
      </w:r>
      <w:r>
        <w:t xml:space="preserve"> Refer to the EDISON Project Deliverable</w:t>
      </w:r>
      <w:r w:rsidRPr="00606347">
        <w:t xml:space="preserve"> D2.2</w:t>
      </w:r>
      <w:r>
        <w:t xml:space="preserve"> </w:t>
      </w:r>
      <w:r w:rsidRPr="00F22264">
        <w:t>Existing educational and training resources inventory and analysis</w:t>
      </w:r>
      <w:r>
        <w:t>, 31 May 2016 [</w:t>
      </w:r>
      <w:r w:rsidRPr="00712379">
        <w:t>6, 38</w:t>
      </w:r>
      <w:r>
        <w:t xml:space="preserve">] </w:t>
      </w:r>
    </w:p>
  </w:footnote>
  <w:footnote w:id="2">
    <w:p w14:paraId="231FD817" w14:textId="31BC8522" w:rsidR="001530CE" w:rsidRDefault="001530CE" w:rsidP="00EE4991">
      <w:pPr>
        <w:pStyle w:val="FootnoteText"/>
      </w:pPr>
      <w:r>
        <w:rPr>
          <w:rStyle w:val="FootnoteReference"/>
        </w:rPr>
        <w:footnoteRef/>
      </w:r>
      <w:r>
        <w:t xml:space="preserve"> The described Data Science- ecosystem components are defined and piloted in the EDISON project and constitute the project legacy that can be re-used and followed by the community. EDISON Project Deliverable </w:t>
      </w:r>
      <w:r w:rsidRPr="00126DA2">
        <w:t>D3.2 EDISON Online Education Environment, August 2016</w:t>
      </w:r>
      <w:r>
        <w:t xml:space="preserve"> [</w:t>
      </w:r>
      <w:r w:rsidRPr="00936BDA">
        <w:t>7]</w:t>
      </w:r>
    </w:p>
  </w:footnote>
  <w:footnote w:id="3">
    <w:p w14:paraId="054C619B" w14:textId="77777777" w:rsidR="001530CE" w:rsidRDefault="001530CE" w:rsidP="00C363D8">
      <w:pPr>
        <w:pStyle w:val="FootnoteText"/>
      </w:pPr>
      <w:r>
        <w:rPr>
          <w:rStyle w:val="FootnoteReference"/>
        </w:rPr>
        <w:footnoteRef/>
      </w:r>
      <w:r>
        <w:t xml:space="preserve"> </w:t>
      </w:r>
      <w:r w:rsidRPr="005F1643">
        <w:t>CC BY-SA 3.0</w:t>
      </w:r>
      <w:r>
        <w:t xml:space="preserve"> </w:t>
      </w:r>
      <w:r w:rsidRPr="001B607A">
        <w:t>K. Aainsqatsi</w:t>
      </w:r>
    </w:p>
  </w:footnote>
  <w:footnote w:id="4">
    <w:p w14:paraId="640C8DEA" w14:textId="4DB56FA9" w:rsidR="001530CE" w:rsidRDefault="001530CE">
      <w:pPr>
        <w:pStyle w:val="FootnoteText"/>
      </w:pPr>
      <w:r>
        <w:rPr>
          <w:rStyle w:val="FootnoteReference"/>
        </w:rPr>
        <w:footnoteRef/>
      </w:r>
      <w:r>
        <w:t xml:space="preserve"> Importance of work place skills (that also referred to as attitude skills, “soft” skills, or 21st Century skills). These skills are defined as a part of the Data Science Competence Framework, refer to CF-DS document section 4.6 [1]. </w:t>
      </w:r>
    </w:p>
  </w:footnote>
  <w:footnote w:id="5">
    <w:p w14:paraId="5BA0D1D7" w14:textId="27802B97" w:rsidR="001530CE" w:rsidRDefault="001530CE">
      <w:pPr>
        <w:pStyle w:val="FootnoteText"/>
      </w:pPr>
      <w:r>
        <w:rPr>
          <w:rStyle w:val="FootnoteReference"/>
        </w:rPr>
        <w:footnoteRef/>
      </w:r>
      <w:r>
        <w:t xml:space="preserve"> Note, there may not be a direct mapping between mastery, proficiency or qualification levels and Bloom’s Taxonomy as it is primary defined for cognitive processes during learning in the time frame of curricula or individual courses, while proficiency level related to competences is combination of knowledge and experience related to professional activity.</w:t>
      </w:r>
    </w:p>
  </w:footnote>
  <w:footnote w:id="6">
    <w:p w14:paraId="6DB1A527" w14:textId="5196D4A4" w:rsidR="001530CE" w:rsidRDefault="001530CE">
      <w:pPr>
        <w:pStyle w:val="FootnoteText"/>
      </w:pPr>
      <w:r>
        <w:rPr>
          <w:rStyle w:val="FootnoteReference"/>
        </w:rPr>
        <w:footnoteRef/>
      </w:r>
      <w:r>
        <w:t xml:space="preserve"> Acronyms and enumeration used here are according to CF-DS and DS-BoK that are explained in the corresponding documents. Full list of enumerated values and vocabulary currently is maintained in the Excel workbooks at </w:t>
      </w:r>
      <w:r w:rsidRPr="00CD2014">
        <w:t>https://github.com/EDISONcommunity/EDSF</w:t>
      </w:r>
    </w:p>
  </w:footnote>
  <w:footnote w:id="7">
    <w:p w14:paraId="10815F20" w14:textId="4247C014" w:rsidR="001530CE" w:rsidRDefault="001530CE">
      <w:pPr>
        <w:pStyle w:val="FootnoteText"/>
      </w:pPr>
      <w:r>
        <w:rPr>
          <w:rStyle w:val="FootnoteReference"/>
        </w:rPr>
        <w:footnoteRef/>
      </w:r>
      <w:r>
        <w:t xml:space="preserve"> DSDA and DSENG are the most distinguishing for the Data Science curricula, and in particular for the target professional profiles DSP04-DSP09.</w:t>
      </w:r>
    </w:p>
  </w:footnote>
  <w:footnote w:id="8">
    <w:p w14:paraId="3E5FC5AB" w14:textId="742EBE64" w:rsidR="001530CE" w:rsidRDefault="001530CE">
      <w:pPr>
        <w:pStyle w:val="FootnoteText"/>
      </w:pPr>
      <w:r>
        <w:rPr>
          <w:rStyle w:val="FootnoteReference"/>
        </w:rPr>
        <w:footnoteRef/>
      </w:r>
      <w:r>
        <w:t xml:space="preserve"> </w:t>
      </w:r>
      <w:r>
        <w:rPr>
          <w:lang w:val="en-GB"/>
        </w:rPr>
        <w:t>All enumerated values and acronyms related to knowledge areas and units are according to the DS-BoK [2]</w:t>
      </w:r>
    </w:p>
  </w:footnote>
  <w:footnote w:id="9">
    <w:p w14:paraId="32ABBB0B" w14:textId="1E71E9E2" w:rsidR="001530CE" w:rsidRPr="00411728" w:rsidRDefault="001530CE" w:rsidP="00EA4373">
      <w:pPr>
        <w:pStyle w:val="FootnoteText"/>
        <w:rPr>
          <w:sz w:val="18"/>
        </w:rPr>
      </w:pPr>
      <w:r w:rsidRPr="00FF7498">
        <w:rPr>
          <w:rStyle w:val="FootnoteReference"/>
          <w:sz w:val="16"/>
        </w:rPr>
        <w:footnoteRef/>
      </w:r>
      <w:r w:rsidRPr="00FF7498">
        <w:rPr>
          <w:sz w:val="16"/>
        </w:rPr>
        <w:t xml:space="preserve"> </w:t>
      </w:r>
      <w:r w:rsidRPr="00FF7498">
        <w:rPr>
          <w:sz w:val="18"/>
        </w:rPr>
        <w:t xml:space="preserve">This gap </w:t>
      </w:r>
      <w:r>
        <w:rPr>
          <w:sz w:val="18"/>
        </w:rPr>
        <w:t>ha</w:t>
      </w:r>
      <w:r w:rsidRPr="00FF7498">
        <w:rPr>
          <w:sz w:val="18"/>
        </w:rPr>
        <w:t xml:space="preserve">s </w:t>
      </w:r>
      <w:r>
        <w:rPr>
          <w:sz w:val="18"/>
        </w:rPr>
        <w:t xml:space="preserve">been </w:t>
      </w:r>
      <w:r w:rsidRPr="00FF7498">
        <w:rPr>
          <w:sz w:val="18"/>
        </w:rPr>
        <w:t xml:space="preserve">recognized in the project and </w:t>
      </w:r>
      <w:r>
        <w:rPr>
          <w:sz w:val="18"/>
        </w:rPr>
        <w:t xml:space="preserve">recommendations were provided to universities. Also, </w:t>
      </w:r>
      <w:r w:rsidRPr="00FF7498">
        <w:rPr>
          <w:sz w:val="18"/>
        </w:rPr>
        <w:t xml:space="preserve">efforts have been taken to initiate a reference Data Management curriculum and modular course developments </w:t>
      </w:r>
      <w:r>
        <w:rPr>
          <w:sz w:val="18"/>
        </w:rPr>
        <w:t xml:space="preserve">as a part of the </w:t>
      </w:r>
      <w:r w:rsidRPr="00FF7498">
        <w:rPr>
          <w:sz w:val="18"/>
        </w:rPr>
        <w:t xml:space="preserve">Research Data Alliance initiative on Research Data </w:t>
      </w:r>
      <w:r>
        <w:rPr>
          <w:sz w:val="18"/>
        </w:rPr>
        <w:t xml:space="preserve">Alliance Interest Group on Education and Training on Handling Research Data (IG-ETHRD) </w:t>
      </w:r>
      <w:r w:rsidRPr="00942E9D">
        <w:rPr>
          <w:sz w:val="18"/>
        </w:rPr>
        <w:t>https://www.rd-alliance.org/groups/education-and-training-handling-research-data.html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CB1751" w14:textId="174C9AB3" w:rsidR="001530CE" w:rsidRDefault="001530CE" w:rsidP="00E00506">
    <w:pPr>
      <w:pStyle w:val="Header"/>
      <w:tabs>
        <w:tab w:val="clear" w:pos="4153"/>
        <w:tab w:val="clear" w:pos="8306"/>
        <w:tab w:val="left" w:pos="6039"/>
      </w:tabs>
    </w:pPr>
    <w:bookmarkStart w:id="124" w:name="_Hlk486247292"/>
    <w:bookmarkStart w:id="125" w:name="_Hlk486247293"/>
    <w:bookmarkStart w:id="126" w:name="_Hlk486247294"/>
    <w:r>
      <w:t xml:space="preserve">EDSF Release 3: Part 3. Data Science Model Curriculum (MC-DS) </w:t>
    </w:r>
    <w:bookmarkEnd w:id="124"/>
    <w:bookmarkEnd w:id="125"/>
    <w:bookmarkEnd w:id="126"/>
  </w:p>
  <w:p w14:paraId="62AA3CAE" w14:textId="15475900" w:rsidR="001530CE" w:rsidRDefault="001530CE" w:rsidP="00C363D8">
    <w:pPr>
      <w:pStyle w:val="Header"/>
      <w:tabs>
        <w:tab w:val="clear" w:pos="4153"/>
        <w:tab w:val="clear" w:pos="8306"/>
        <w:tab w:val="left" w:pos="1428"/>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D5265E" w14:textId="77777777" w:rsidR="001530CE" w:rsidRDefault="001530CE">
    <w:pPr>
      <w:pStyle w:val="Header"/>
    </w:pPr>
  </w:p>
  <w:p w14:paraId="372DA796" w14:textId="77777777" w:rsidR="001530CE" w:rsidRDefault="001530C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6953C" w14:textId="709052FE" w:rsidR="001530CE" w:rsidRDefault="001530CE" w:rsidP="00353174">
    <w:pPr>
      <w:pStyle w:val="Header"/>
    </w:pPr>
    <w:r>
      <w:t>EDISON - 675419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E65E5"/>
    <w:multiLevelType w:val="hybridMultilevel"/>
    <w:tmpl w:val="B350A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7267B7"/>
    <w:multiLevelType w:val="hybridMultilevel"/>
    <w:tmpl w:val="44DAE6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7322C3"/>
    <w:multiLevelType w:val="hybridMultilevel"/>
    <w:tmpl w:val="8C6A2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7800C1"/>
    <w:multiLevelType w:val="hybridMultilevel"/>
    <w:tmpl w:val="BAC6A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F83744"/>
    <w:multiLevelType w:val="hybridMultilevel"/>
    <w:tmpl w:val="DE726D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CF450D"/>
    <w:multiLevelType w:val="hybridMultilevel"/>
    <w:tmpl w:val="B2781506"/>
    <w:lvl w:ilvl="0" w:tplc="BBBCD494">
      <w:start w:val="1"/>
      <w:numFmt w:val="decimal"/>
      <w:lvlText w:val="(%1)"/>
      <w:lvlJc w:val="left"/>
      <w:pPr>
        <w:ind w:left="760" w:hanging="360"/>
      </w:pPr>
      <w:rPr>
        <w:rFonts w:hint="default"/>
      </w:rPr>
    </w:lvl>
    <w:lvl w:ilvl="1" w:tplc="04090019">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6" w15:restartNumberingAfterBreak="0">
    <w:nsid w:val="2EA364FF"/>
    <w:multiLevelType w:val="hybridMultilevel"/>
    <w:tmpl w:val="C4AEF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3F5308"/>
    <w:multiLevelType w:val="hybridMultilevel"/>
    <w:tmpl w:val="40EAB2A6"/>
    <w:lvl w:ilvl="0" w:tplc="16E83E4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6C7DDA"/>
    <w:multiLevelType w:val="hybridMultilevel"/>
    <w:tmpl w:val="E0E43A7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7E163AF"/>
    <w:multiLevelType w:val="hybridMultilevel"/>
    <w:tmpl w:val="3A6228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8363900"/>
    <w:multiLevelType w:val="hybridMultilevel"/>
    <w:tmpl w:val="D1A89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AFC07BA"/>
    <w:multiLevelType w:val="multilevel"/>
    <w:tmpl w:val="16DA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002C36"/>
    <w:multiLevelType w:val="hybridMultilevel"/>
    <w:tmpl w:val="89C825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0873581"/>
    <w:multiLevelType w:val="hybridMultilevel"/>
    <w:tmpl w:val="CAF819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0FD5FF7"/>
    <w:multiLevelType w:val="hybridMultilevel"/>
    <w:tmpl w:val="76B4716E"/>
    <w:lvl w:ilvl="0" w:tplc="B85880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5B14DF"/>
    <w:multiLevelType w:val="hybridMultilevel"/>
    <w:tmpl w:val="E3C6E1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51B565C"/>
    <w:multiLevelType w:val="hybridMultilevel"/>
    <w:tmpl w:val="827AE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7D034BC"/>
    <w:multiLevelType w:val="hybridMultilevel"/>
    <w:tmpl w:val="A516A6EA"/>
    <w:lvl w:ilvl="0" w:tplc="04100001">
      <w:start w:val="1"/>
      <w:numFmt w:val="bullet"/>
      <w:pStyle w:val="List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93E068F"/>
    <w:multiLevelType w:val="hybridMultilevel"/>
    <w:tmpl w:val="BE8C9D70"/>
    <w:lvl w:ilvl="0" w:tplc="4D38C6DE">
      <w:start w:val="1"/>
      <w:numFmt w:val="bullet"/>
      <w:pStyle w:val="MyList"/>
      <w:lvlText w:val=""/>
      <w:lvlJc w:val="left"/>
      <w:pPr>
        <w:ind w:left="719" w:hanging="360"/>
      </w:pPr>
      <w:rPr>
        <w:rFonts w:ascii="Symbol" w:hAnsi="Symbol" w:hint="default"/>
        <w:lang w:val="en-US"/>
      </w:rPr>
    </w:lvl>
    <w:lvl w:ilvl="1" w:tplc="04080003">
      <w:start w:val="1"/>
      <w:numFmt w:val="bullet"/>
      <w:lvlText w:val="o"/>
      <w:lvlJc w:val="left"/>
      <w:pPr>
        <w:ind w:left="1439" w:hanging="360"/>
      </w:pPr>
      <w:rPr>
        <w:rFonts w:ascii="Courier New" w:hAnsi="Courier New" w:cs="Courier New" w:hint="default"/>
      </w:rPr>
    </w:lvl>
    <w:lvl w:ilvl="2" w:tplc="04080005" w:tentative="1">
      <w:start w:val="1"/>
      <w:numFmt w:val="bullet"/>
      <w:lvlText w:val=""/>
      <w:lvlJc w:val="left"/>
      <w:pPr>
        <w:ind w:left="2159" w:hanging="360"/>
      </w:pPr>
      <w:rPr>
        <w:rFonts w:ascii="Wingdings" w:hAnsi="Wingdings" w:hint="default"/>
      </w:rPr>
    </w:lvl>
    <w:lvl w:ilvl="3" w:tplc="04080001" w:tentative="1">
      <w:start w:val="1"/>
      <w:numFmt w:val="bullet"/>
      <w:lvlText w:val=""/>
      <w:lvlJc w:val="left"/>
      <w:pPr>
        <w:ind w:left="2879" w:hanging="360"/>
      </w:pPr>
      <w:rPr>
        <w:rFonts w:ascii="Symbol" w:hAnsi="Symbol" w:hint="default"/>
      </w:rPr>
    </w:lvl>
    <w:lvl w:ilvl="4" w:tplc="04080003" w:tentative="1">
      <w:start w:val="1"/>
      <w:numFmt w:val="bullet"/>
      <w:lvlText w:val="o"/>
      <w:lvlJc w:val="left"/>
      <w:pPr>
        <w:ind w:left="3599" w:hanging="360"/>
      </w:pPr>
      <w:rPr>
        <w:rFonts w:ascii="Courier New" w:hAnsi="Courier New" w:cs="Courier New" w:hint="default"/>
      </w:rPr>
    </w:lvl>
    <w:lvl w:ilvl="5" w:tplc="04080005" w:tentative="1">
      <w:start w:val="1"/>
      <w:numFmt w:val="bullet"/>
      <w:lvlText w:val=""/>
      <w:lvlJc w:val="left"/>
      <w:pPr>
        <w:ind w:left="4319" w:hanging="360"/>
      </w:pPr>
      <w:rPr>
        <w:rFonts w:ascii="Wingdings" w:hAnsi="Wingdings" w:hint="default"/>
      </w:rPr>
    </w:lvl>
    <w:lvl w:ilvl="6" w:tplc="04080001" w:tentative="1">
      <w:start w:val="1"/>
      <w:numFmt w:val="bullet"/>
      <w:lvlText w:val=""/>
      <w:lvlJc w:val="left"/>
      <w:pPr>
        <w:ind w:left="5039" w:hanging="360"/>
      </w:pPr>
      <w:rPr>
        <w:rFonts w:ascii="Symbol" w:hAnsi="Symbol" w:hint="default"/>
      </w:rPr>
    </w:lvl>
    <w:lvl w:ilvl="7" w:tplc="04080003" w:tentative="1">
      <w:start w:val="1"/>
      <w:numFmt w:val="bullet"/>
      <w:lvlText w:val="o"/>
      <w:lvlJc w:val="left"/>
      <w:pPr>
        <w:ind w:left="5759" w:hanging="360"/>
      </w:pPr>
      <w:rPr>
        <w:rFonts w:ascii="Courier New" w:hAnsi="Courier New" w:cs="Courier New" w:hint="default"/>
      </w:rPr>
    </w:lvl>
    <w:lvl w:ilvl="8" w:tplc="04080005" w:tentative="1">
      <w:start w:val="1"/>
      <w:numFmt w:val="bullet"/>
      <w:lvlText w:val=""/>
      <w:lvlJc w:val="left"/>
      <w:pPr>
        <w:ind w:left="6479" w:hanging="360"/>
      </w:pPr>
      <w:rPr>
        <w:rFonts w:ascii="Wingdings" w:hAnsi="Wingdings" w:hint="default"/>
      </w:rPr>
    </w:lvl>
  </w:abstractNum>
  <w:abstractNum w:abstractNumId="19" w15:restartNumberingAfterBreak="0">
    <w:nsid w:val="52CA544A"/>
    <w:multiLevelType w:val="singleLevel"/>
    <w:tmpl w:val="2F7AB7C2"/>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56DE4997"/>
    <w:multiLevelType w:val="hybridMultilevel"/>
    <w:tmpl w:val="D5862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BFF1896"/>
    <w:multiLevelType w:val="hybridMultilevel"/>
    <w:tmpl w:val="B616F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12E64EE"/>
    <w:multiLevelType w:val="hybridMultilevel"/>
    <w:tmpl w:val="7A022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29A0150"/>
    <w:multiLevelType w:val="hybridMultilevel"/>
    <w:tmpl w:val="F446ADB6"/>
    <w:lvl w:ilvl="0" w:tplc="AA4821CA">
      <w:start w:val="1"/>
      <w:numFmt w:val="bullet"/>
      <w:pStyle w:val="ListTablecompac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63783EF9"/>
    <w:multiLevelType w:val="hybridMultilevel"/>
    <w:tmpl w:val="C5EA2B9A"/>
    <w:lvl w:ilvl="0" w:tplc="72102E84">
      <w:start w:val="1"/>
      <w:numFmt w:val="lowerRoman"/>
      <w:lvlText w:val="%1)"/>
      <w:lvlJc w:val="left"/>
      <w:pPr>
        <w:ind w:left="9" w:hanging="720"/>
      </w:pPr>
      <w:rPr>
        <w:rFonts w:hint="default"/>
      </w:rPr>
    </w:lvl>
    <w:lvl w:ilvl="1" w:tplc="04090019" w:tentative="1">
      <w:start w:val="1"/>
      <w:numFmt w:val="lowerLetter"/>
      <w:lvlText w:val="%2."/>
      <w:lvlJc w:val="left"/>
      <w:pPr>
        <w:ind w:left="369" w:hanging="360"/>
      </w:pPr>
    </w:lvl>
    <w:lvl w:ilvl="2" w:tplc="0409001B" w:tentative="1">
      <w:start w:val="1"/>
      <w:numFmt w:val="lowerRoman"/>
      <w:lvlText w:val="%3."/>
      <w:lvlJc w:val="right"/>
      <w:pPr>
        <w:ind w:left="1089" w:hanging="180"/>
      </w:pPr>
    </w:lvl>
    <w:lvl w:ilvl="3" w:tplc="0409000F" w:tentative="1">
      <w:start w:val="1"/>
      <w:numFmt w:val="decimal"/>
      <w:lvlText w:val="%4."/>
      <w:lvlJc w:val="left"/>
      <w:pPr>
        <w:ind w:left="1809" w:hanging="360"/>
      </w:pPr>
    </w:lvl>
    <w:lvl w:ilvl="4" w:tplc="04090019" w:tentative="1">
      <w:start w:val="1"/>
      <w:numFmt w:val="lowerLetter"/>
      <w:lvlText w:val="%5."/>
      <w:lvlJc w:val="left"/>
      <w:pPr>
        <w:ind w:left="2529" w:hanging="360"/>
      </w:pPr>
    </w:lvl>
    <w:lvl w:ilvl="5" w:tplc="0409001B" w:tentative="1">
      <w:start w:val="1"/>
      <w:numFmt w:val="lowerRoman"/>
      <w:lvlText w:val="%6."/>
      <w:lvlJc w:val="right"/>
      <w:pPr>
        <w:ind w:left="3249" w:hanging="180"/>
      </w:pPr>
    </w:lvl>
    <w:lvl w:ilvl="6" w:tplc="0409000F" w:tentative="1">
      <w:start w:val="1"/>
      <w:numFmt w:val="decimal"/>
      <w:lvlText w:val="%7."/>
      <w:lvlJc w:val="left"/>
      <w:pPr>
        <w:ind w:left="3969" w:hanging="360"/>
      </w:pPr>
    </w:lvl>
    <w:lvl w:ilvl="7" w:tplc="04090019" w:tentative="1">
      <w:start w:val="1"/>
      <w:numFmt w:val="lowerLetter"/>
      <w:lvlText w:val="%8."/>
      <w:lvlJc w:val="left"/>
      <w:pPr>
        <w:ind w:left="4689" w:hanging="360"/>
      </w:pPr>
    </w:lvl>
    <w:lvl w:ilvl="8" w:tplc="0409001B" w:tentative="1">
      <w:start w:val="1"/>
      <w:numFmt w:val="lowerRoman"/>
      <w:lvlText w:val="%9."/>
      <w:lvlJc w:val="right"/>
      <w:pPr>
        <w:ind w:left="5409" w:hanging="180"/>
      </w:pPr>
    </w:lvl>
  </w:abstractNum>
  <w:abstractNum w:abstractNumId="25" w15:restartNumberingAfterBreak="0">
    <w:nsid w:val="638C4E2A"/>
    <w:multiLevelType w:val="multilevel"/>
    <w:tmpl w:val="FA6A764A"/>
    <w:lvl w:ilvl="0">
      <w:start w:val="1"/>
      <w:numFmt w:val="decimal"/>
      <w:pStyle w:val="Heading1"/>
      <w:lvlText w:val="%1"/>
      <w:lvlJc w:val="left"/>
      <w:pPr>
        <w:tabs>
          <w:tab w:val="num" w:pos="432"/>
        </w:tabs>
        <w:ind w:left="432" w:hanging="432"/>
      </w:pPr>
      <w:rPr>
        <w:rFonts w:cs="Times New Roman" w:hint="default"/>
        <w:lang w:val="en-GB"/>
      </w:rPr>
    </w:lvl>
    <w:lvl w:ilvl="1">
      <w:start w:val="1"/>
      <w:numFmt w:val="decimal"/>
      <w:pStyle w:val="Heading2"/>
      <w:lvlText w:val="%1.%2"/>
      <w:lvlJc w:val="left"/>
      <w:pPr>
        <w:tabs>
          <w:tab w:val="num" w:pos="696"/>
        </w:tabs>
        <w:ind w:left="696" w:hanging="576"/>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26" w15:restartNumberingAfterBreak="0">
    <w:nsid w:val="65D60790"/>
    <w:multiLevelType w:val="hybridMultilevel"/>
    <w:tmpl w:val="7EA625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B4871BC"/>
    <w:multiLevelType w:val="hybridMultilevel"/>
    <w:tmpl w:val="1144B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98673D"/>
    <w:multiLevelType w:val="hybridMultilevel"/>
    <w:tmpl w:val="94560D62"/>
    <w:lvl w:ilvl="0" w:tplc="AB52DCEE">
      <w:start w:val="1"/>
      <w:numFmt w:val="decimal"/>
      <w:lvlText w:val="%1."/>
      <w:lvlJc w:val="left"/>
      <w:pPr>
        <w:tabs>
          <w:tab w:val="num" w:pos="360"/>
        </w:tabs>
        <w:ind w:left="360" w:hanging="360"/>
      </w:pPr>
    </w:lvl>
    <w:lvl w:ilvl="1" w:tplc="3E78CE72">
      <w:start w:val="1"/>
      <w:numFmt w:val="decimal"/>
      <w:lvlText w:val="%2."/>
      <w:lvlJc w:val="left"/>
      <w:pPr>
        <w:tabs>
          <w:tab w:val="num" w:pos="1080"/>
        </w:tabs>
        <w:ind w:left="1080" w:hanging="360"/>
      </w:pPr>
    </w:lvl>
    <w:lvl w:ilvl="2" w:tplc="9B766F22" w:tentative="1">
      <w:start w:val="1"/>
      <w:numFmt w:val="decimal"/>
      <w:lvlText w:val="%3."/>
      <w:lvlJc w:val="left"/>
      <w:pPr>
        <w:tabs>
          <w:tab w:val="num" w:pos="1800"/>
        </w:tabs>
        <w:ind w:left="1800" w:hanging="360"/>
      </w:pPr>
    </w:lvl>
    <w:lvl w:ilvl="3" w:tplc="E25A14F0" w:tentative="1">
      <w:start w:val="1"/>
      <w:numFmt w:val="decimal"/>
      <w:lvlText w:val="%4."/>
      <w:lvlJc w:val="left"/>
      <w:pPr>
        <w:tabs>
          <w:tab w:val="num" w:pos="2520"/>
        </w:tabs>
        <w:ind w:left="2520" w:hanging="360"/>
      </w:pPr>
    </w:lvl>
    <w:lvl w:ilvl="4" w:tplc="99527E20" w:tentative="1">
      <w:start w:val="1"/>
      <w:numFmt w:val="decimal"/>
      <w:lvlText w:val="%5."/>
      <w:lvlJc w:val="left"/>
      <w:pPr>
        <w:tabs>
          <w:tab w:val="num" w:pos="3240"/>
        </w:tabs>
        <w:ind w:left="3240" w:hanging="360"/>
      </w:pPr>
    </w:lvl>
    <w:lvl w:ilvl="5" w:tplc="274625FE" w:tentative="1">
      <w:start w:val="1"/>
      <w:numFmt w:val="decimal"/>
      <w:lvlText w:val="%6."/>
      <w:lvlJc w:val="left"/>
      <w:pPr>
        <w:tabs>
          <w:tab w:val="num" w:pos="3960"/>
        </w:tabs>
        <w:ind w:left="3960" w:hanging="360"/>
      </w:pPr>
    </w:lvl>
    <w:lvl w:ilvl="6" w:tplc="F73C7E84" w:tentative="1">
      <w:start w:val="1"/>
      <w:numFmt w:val="decimal"/>
      <w:lvlText w:val="%7."/>
      <w:lvlJc w:val="left"/>
      <w:pPr>
        <w:tabs>
          <w:tab w:val="num" w:pos="4680"/>
        </w:tabs>
        <w:ind w:left="4680" w:hanging="360"/>
      </w:pPr>
    </w:lvl>
    <w:lvl w:ilvl="7" w:tplc="F1CCDA80" w:tentative="1">
      <w:start w:val="1"/>
      <w:numFmt w:val="decimal"/>
      <w:lvlText w:val="%8."/>
      <w:lvlJc w:val="left"/>
      <w:pPr>
        <w:tabs>
          <w:tab w:val="num" w:pos="5400"/>
        </w:tabs>
        <w:ind w:left="5400" w:hanging="360"/>
      </w:pPr>
    </w:lvl>
    <w:lvl w:ilvl="8" w:tplc="DC8C8CE0" w:tentative="1">
      <w:start w:val="1"/>
      <w:numFmt w:val="decimal"/>
      <w:lvlText w:val="%9."/>
      <w:lvlJc w:val="left"/>
      <w:pPr>
        <w:tabs>
          <w:tab w:val="num" w:pos="6120"/>
        </w:tabs>
        <w:ind w:left="6120" w:hanging="360"/>
      </w:pPr>
    </w:lvl>
  </w:abstractNum>
  <w:abstractNum w:abstractNumId="29" w15:restartNumberingAfterBreak="0">
    <w:nsid w:val="6EF341C1"/>
    <w:multiLevelType w:val="hybridMultilevel"/>
    <w:tmpl w:val="2CC8415E"/>
    <w:lvl w:ilvl="0" w:tplc="3C4C92E8">
      <w:start w:val="1"/>
      <w:numFmt w:val="bullet"/>
      <w:pStyle w:val="Bullet1"/>
      <w:lvlText w:val=""/>
      <w:lvlJc w:val="left"/>
      <w:pPr>
        <w:ind w:left="6" w:hanging="360"/>
      </w:pPr>
      <w:rPr>
        <w:rFonts w:ascii="Symbol" w:hAnsi="Symbol" w:hint="default"/>
      </w:rPr>
    </w:lvl>
    <w:lvl w:ilvl="1" w:tplc="04090003" w:tentative="1">
      <w:start w:val="1"/>
      <w:numFmt w:val="bullet"/>
      <w:lvlText w:val="o"/>
      <w:lvlJc w:val="left"/>
      <w:pPr>
        <w:ind w:left="726" w:hanging="360"/>
      </w:pPr>
      <w:rPr>
        <w:rFonts w:ascii="Courier New" w:hAnsi="Courier New" w:cs="Courier New" w:hint="default"/>
      </w:rPr>
    </w:lvl>
    <w:lvl w:ilvl="2" w:tplc="04090005" w:tentative="1">
      <w:start w:val="1"/>
      <w:numFmt w:val="bullet"/>
      <w:lvlText w:val=""/>
      <w:lvlJc w:val="left"/>
      <w:pPr>
        <w:ind w:left="1446" w:hanging="360"/>
      </w:pPr>
      <w:rPr>
        <w:rFonts w:ascii="Wingdings" w:hAnsi="Wingdings" w:hint="default"/>
      </w:rPr>
    </w:lvl>
    <w:lvl w:ilvl="3" w:tplc="04090001" w:tentative="1">
      <w:start w:val="1"/>
      <w:numFmt w:val="bullet"/>
      <w:lvlText w:val=""/>
      <w:lvlJc w:val="left"/>
      <w:pPr>
        <w:ind w:left="2166" w:hanging="360"/>
      </w:pPr>
      <w:rPr>
        <w:rFonts w:ascii="Symbol" w:hAnsi="Symbol" w:hint="default"/>
      </w:rPr>
    </w:lvl>
    <w:lvl w:ilvl="4" w:tplc="04090003" w:tentative="1">
      <w:start w:val="1"/>
      <w:numFmt w:val="bullet"/>
      <w:lvlText w:val="o"/>
      <w:lvlJc w:val="left"/>
      <w:pPr>
        <w:ind w:left="2886" w:hanging="360"/>
      </w:pPr>
      <w:rPr>
        <w:rFonts w:ascii="Courier New" w:hAnsi="Courier New" w:cs="Courier New" w:hint="default"/>
      </w:rPr>
    </w:lvl>
    <w:lvl w:ilvl="5" w:tplc="04090005" w:tentative="1">
      <w:start w:val="1"/>
      <w:numFmt w:val="bullet"/>
      <w:lvlText w:val=""/>
      <w:lvlJc w:val="left"/>
      <w:pPr>
        <w:ind w:left="3606" w:hanging="360"/>
      </w:pPr>
      <w:rPr>
        <w:rFonts w:ascii="Wingdings" w:hAnsi="Wingdings" w:hint="default"/>
      </w:rPr>
    </w:lvl>
    <w:lvl w:ilvl="6" w:tplc="04090001" w:tentative="1">
      <w:start w:val="1"/>
      <w:numFmt w:val="bullet"/>
      <w:lvlText w:val=""/>
      <w:lvlJc w:val="left"/>
      <w:pPr>
        <w:ind w:left="4326" w:hanging="360"/>
      </w:pPr>
      <w:rPr>
        <w:rFonts w:ascii="Symbol" w:hAnsi="Symbol" w:hint="default"/>
      </w:rPr>
    </w:lvl>
    <w:lvl w:ilvl="7" w:tplc="04090003" w:tentative="1">
      <w:start w:val="1"/>
      <w:numFmt w:val="bullet"/>
      <w:lvlText w:val="o"/>
      <w:lvlJc w:val="left"/>
      <w:pPr>
        <w:ind w:left="5046" w:hanging="360"/>
      </w:pPr>
      <w:rPr>
        <w:rFonts w:ascii="Courier New" w:hAnsi="Courier New" w:cs="Courier New" w:hint="default"/>
      </w:rPr>
    </w:lvl>
    <w:lvl w:ilvl="8" w:tplc="04090005" w:tentative="1">
      <w:start w:val="1"/>
      <w:numFmt w:val="bullet"/>
      <w:lvlText w:val=""/>
      <w:lvlJc w:val="left"/>
      <w:pPr>
        <w:ind w:left="5766" w:hanging="360"/>
      </w:pPr>
      <w:rPr>
        <w:rFonts w:ascii="Wingdings" w:hAnsi="Wingdings" w:hint="default"/>
      </w:rPr>
    </w:lvl>
  </w:abstractNum>
  <w:abstractNum w:abstractNumId="30" w15:restartNumberingAfterBreak="0">
    <w:nsid w:val="7A585C50"/>
    <w:multiLevelType w:val="hybridMultilevel"/>
    <w:tmpl w:val="48E637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A9C00B4"/>
    <w:multiLevelType w:val="hybridMultilevel"/>
    <w:tmpl w:val="E2207FB6"/>
    <w:lvl w:ilvl="0" w:tplc="DB1C68A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C144E61"/>
    <w:multiLevelType w:val="hybridMultilevel"/>
    <w:tmpl w:val="2C144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E2103E1"/>
    <w:multiLevelType w:val="hybridMultilevel"/>
    <w:tmpl w:val="E996C88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FF824B9"/>
    <w:multiLevelType w:val="hybridMultilevel"/>
    <w:tmpl w:val="1732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9"/>
  </w:num>
  <w:num w:numId="3">
    <w:abstractNumId w:val="3"/>
  </w:num>
  <w:num w:numId="4">
    <w:abstractNumId w:val="18"/>
  </w:num>
  <w:num w:numId="5">
    <w:abstractNumId w:val="17"/>
  </w:num>
  <w:num w:numId="6">
    <w:abstractNumId w:val="23"/>
  </w:num>
  <w:num w:numId="7">
    <w:abstractNumId w:val="8"/>
  </w:num>
  <w:num w:numId="8">
    <w:abstractNumId w:val="7"/>
  </w:num>
  <w:num w:numId="9">
    <w:abstractNumId w:val="9"/>
  </w:num>
  <w:num w:numId="10">
    <w:abstractNumId w:val="29"/>
  </w:num>
  <w:num w:numId="11">
    <w:abstractNumId w:val="28"/>
  </w:num>
  <w:num w:numId="12">
    <w:abstractNumId w:val="5"/>
  </w:num>
  <w:num w:numId="13">
    <w:abstractNumId w:val="34"/>
  </w:num>
  <w:num w:numId="14">
    <w:abstractNumId w:val="24"/>
  </w:num>
  <w:num w:numId="15">
    <w:abstractNumId w:val="6"/>
  </w:num>
  <w:num w:numId="16">
    <w:abstractNumId w:val="11"/>
  </w:num>
  <w:num w:numId="17">
    <w:abstractNumId w:val="14"/>
  </w:num>
  <w:num w:numId="18">
    <w:abstractNumId w:val="31"/>
  </w:num>
  <w:num w:numId="19">
    <w:abstractNumId w:val="13"/>
  </w:num>
  <w:num w:numId="20">
    <w:abstractNumId w:val="1"/>
  </w:num>
  <w:num w:numId="21">
    <w:abstractNumId w:val="32"/>
  </w:num>
  <w:num w:numId="22">
    <w:abstractNumId w:val="0"/>
  </w:num>
  <w:num w:numId="23">
    <w:abstractNumId w:val="16"/>
  </w:num>
  <w:num w:numId="24">
    <w:abstractNumId w:val="21"/>
  </w:num>
  <w:num w:numId="25">
    <w:abstractNumId w:val="27"/>
  </w:num>
  <w:num w:numId="26">
    <w:abstractNumId w:val="15"/>
  </w:num>
  <w:num w:numId="27">
    <w:abstractNumId w:val="26"/>
  </w:num>
  <w:num w:numId="28">
    <w:abstractNumId w:val="20"/>
  </w:num>
  <w:num w:numId="29">
    <w:abstractNumId w:val="10"/>
  </w:num>
  <w:num w:numId="30">
    <w:abstractNumId w:val="30"/>
  </w:num>
  <w:num w:numId="31">
    <w:abstractNumId w:val="2"/>
  </w:num>
  <w:num w:numId="32">
    <w:abstractNumId w:val="12"/>
  </w:num>
  <w:num w:numId="33">
    <w:abstractNumId w:val="4"/>
  </w:num>
  <w:num w:numId="34">
    <w:abstractNumId w:val="22"/>
  </w:num>
  <w:num w:numId="35">
    <w:abstractNumId w:val="33"/>
  </w:num>
  <w:numIdMacAtCleanup w:val="3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emch">
    <w15:presenceInfo w15:providerId="None" w15:userId="dem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60"/>
  <w:proofState w:spelling="clean" w:grammar="clean"/>
  <w:attachedTemplate r:id="rId1"/>
  <w:trackRevisions/>
  <w:defaultTabStop w:val="708"/>
  <w:hyphenationZone w:val="425"/>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D58"/>
    <w:rsid w:val="000020F4"/>
    <w:rsid w:val="0000454A"/>
    <w:rsid w:val="0001270E"/>
    <w:rsid w:val="00013608"/>
    <w:rsid w:val="00013FD0"/>
    <w:rsid w:val="00015835"/>
    <w:rsid w:val="00016ADE"/>
    <w:rsid w:val="00020E5A"/>
    <w:rsid w:val="00023ED8"/>
    <w:rsid w:val="00027480"/>
    <w:rsid w:val="00032E2D"/>
    <w:rsid w:val="00044297"/>
    <w:rsid w:val="00044652"/>
    <w:rsid w:val="00046785"/>
    <w:rsid w:val="00046963"/>
    <w:rsid w:val="00047F6F"/>
    <w:rsid w:val="00053D3B"/>
    <w:rsid w:val="00053F93"/>
    <w:rsid w:val="000546D3"/>
    <w:rsid w:val="00060B65"/>
    <w:rsid w:val="00060D97"/>
    <w:rsid w:val="00064AA6"/>
    <w:rsid w:val="00070B6B"/>
    <w:rsid w:val="00071611"/>
    <w:rsid w:val="00072566"/>
    <w:rsid w:val="00073376"/>
    <w:rsid w:val="00073F71"/>
    <w:rsid w:val="000740D0"/>
    <w:rsid w:val="00074AED"/>
    <w:rsid w:val="00074FE0"/>
    <w:rsid w:val="00076319"/>
    <w:rsid w:val="000776AD"/>
    <w:rsid w:val="00077891"/>
    <w:rsid w:val="00077E91"/>
    <w:rsid w:val="00081402"/>
    <w:rsid w:val="00082E9D"/>
    <w:rsid w:val="000A1C84"/>
    <w:rsid w:val="000A27AA"/>
    <w:rsid w:val="000A41ED"/>
    <w:rsid w:val="000A4867"/>
    <w:rsid w:val="000A5FC7"/>
    <w:rsid w:val="000B1894"/>
    <w:rsid w:val="000B5323"/>
    <w:rsid w:val="000B6466"/>
    <w:rsid w:val="000C147E"/>
    <w:rsid w:val="000C1F14"/>
    <w:rsid w:val="000C42CF"/>
    <w:rsid w:val="000D4E3D"/>
    <w:rsid w:val="000D79AB"/>
    <w:rsid w:val="000E014F"/>
    <w:rsid w:val="000E0193"/>
    <w:rsid w:val="000E0BFC"/>
    <w:rsid w:val="000E255B"/>
    <w:rsid w:val="000E3048"/>
    <w:rsid w:val="000E60C9"/>
    <w:rsid w:val="000E77B5"/>
    <w:rsid w:val="000F1D2A"/>
    <w:rsid w:val="000F3682"/>
    <w:rsid w:val="000F5555"/>
    <w:rsid w:val="000F5CFB"/>
    <w:rsid w:val="000F6087"/>
    <w:rsid w:val="00110913"/>
    <w:rsid w:val="001225A5"/>
    <w:rsid w:val="00126D2F"/>
    <w:rsid w:val="00127906"/>
    <w:rsid w:val="0013404F"/>
    <w:rsid w:val="00142D14"/>
    <w:rsid w:val="00150A00"/>
    <w:rsid w:val="001530CE"/>
    <w:rsid w:val="001560CA"/>
    <w:rsid w:val="00156A2F"/>
    <w:rsid w:val="00162DE0"/>
    <w:rsid w:val="0016341A"/>
    <w:rsid w:val="001642F8"/>
    <w:rsid w:val="00165C68"/>
    <w:rsid w:val="00167EAD"/>
    <w:rsid w:val="00170281"/>
    <w:rsid w:val="00171382"/>
    <w:rsid w:val="00172589"/>
    <w:rsid w:val="00172647"/>
    <w:rsid w:val="0017379E"/>
    <w:rsid w:val="00181756"/>
    <w:rsid w:val="00182625"/>
    <w:rsid w:val="001829A9"/>
    <w:rsid w:val="00184D01"/>
    <w:rsid w:val="00184F8E"/>
    <w:rsid w:val="001879F5"/>
    <w:rsid w:val="00191267"/>
    <w:rsid w:val="00192B07"/>
    <w:rsid w:val="001939C9"/>
    <w:rsid w:val="00196E25"/>
    <w:rsid w:val="001A29EB"/>
    <w:rsid w:val="001A30D7"/>
    <w:rsid w:val="001A3ACF"/>
    <w:rsid w:val="001A7024"/>
    <w:rsid w:val="001B6199"/>
    <w:rsid w:val="001B7AB1"/>
    <w:rsid w:val="001B7D3D"/>
    <w:rsid w:val="001C0D2C"/>
    <w:rsid w:val="001C4A92"/>
    <w:rsid w:val="001D0BDB"/>
    <w:rsid w:val="001D0D7E"/>
    <w:rsid w:val="001D4E75"/>
    <w:rsid w:val="001D4ED2"/>
    <w:rsid w:val="001D5286"/>
    <w:rsid w:val="001E21F9"/>
    <w:rsid w:val="001E4CD5"/>
    <w:rsid w:val="001E5FBE"/>
    <w:rsid w:val="001E76DF"/>
    <w:rsid w:val="001E77F6"/>
    <w:rsid w:val="001F1FC8"/>
    <w:rsid w:val="001F2879"/>
    <w:rsid w:val="001F774C"/>
    <w:rsid w:val="00200C50"/>
    <w:rsid w:val="00203389"/>
    <w:rsid w:val="0020353C"/>
    <w:rsid w:val="0020393F"/>
    <w:rsid w:val="002056DB"/>
    <w:rsid w:val="00212624"/>
    <w:rsid w:val="0021320F"/>
    <w:rsid w:val="00214DC6"/>
    <w:rsid w:val="00216D35"/>
    <w:rsid w:val="00216F0A"/>
    <w:rsid w:val="0022009A"/>
    <w:rsid w:val="00220B8D"/>
    <w:rsid w:val="00221323"/>
    <w:rsid w:val="00222217"/>
    <w:rsid w:val="00225829"/>
    <w:rsid w:val="00225D27"/>
    <w:rsid w:val="00230FD6"/>
    <w:rsid w:val="00232D6F"/>
    <w:rsid w:val="00242459"/>
    <w:rsid w:val="0025077F"/>
    <w:rsid w:val="00255023"/>
    <w:rsid w:val="0025569E"/>
    <w:rsid w:val="00256CB0"/>
    <w:rsid w:val="00256D77"/>
    <w:rsid w:val="002609BD"/>
    <w:rsid w:val="00261E8F"/>
    <w:rsid w:val="002669D4"/>
    <w:rsid w:val="00267061"/>
    <w:rsid w:val="002670CE"/>
    <w:rsid w:val="00270ADA"/>
    <w:rsid w:val="00276FE3"/>
    <w:rsid w:val="00283225"/>
    <w:rsid w:val="0028348D"/>
    <w:rsid w:val="00287EB9"/>
    <w:rsid w:val="00292C02"/>
    <w:rsid w:val="00293875"/>
    <w:rsid w:val="00296100"/>
    <w:rsid w:val="00296923"/>
    <w:rsid w:val="002A03AB"/>
    <w:rsid w:val="002A081C"/>
    <w:rsid w:val="002A0F2C"/>
    <w:rsid w:val="002B048A"/>
    <w:rsid w:val="002B10FB"/>
    <w:rsid w:val="002B5B90"/>
    <w:rsid w:val="002B794E"/>
    <w:rsid w:val="002C0BF2"/>
    <w:rsid w:val="002C0F0D"/>
    <w:rsid w:val="002C1F67"/>
    <w:rsid w:val="002C3FE1"/>
    <w:rsid w:val="002C5801"/>
    <w:rsid w:val="002D5691"/>
    <w:rsid w:val="002D7F34"/>
    <w:rsid w:val="002E04E2"/>
    <w:rsid w:val="002E0AE7"/>
    <w:rsid w:val="002E1B40"/>
    <w:rsid w:val="002F173D"/>
    <w:rsid w:val="002F5760"/>
    <w:rsid w:val="002F7C7D"/>
    <w:rsid w:val="003020C2"/>
    <w:rsid w:val="003103F5"/>
    <w:rsid w:val="00313932"/>
    <w:rsid w:val="0031491E"/>
    <w:rsid w:val="00316D88"/>
    <w:rsid w:val="00317813"/>
    <w:rsid w:val="003239E2"/>
    <w:rsid w:val="003300B8"/>
    <w:rsid w:val="00330582"/>
    <w:rsid w:val="00331DDB"/>
    <w:rsid w:val="00334519"/>
    <w:rsid w:val="00337E04"/>
    <w:rsid w:val="00340077"/>
    <w:rsid w:val="00343736"/>
    <w:rsid w:val="003452FD"/>
    <w:rsid w:val="00346D6B"/>
    <w:rsid w:val="0034747D"/>
    <w:rsid w:val="003501E0"/>
    <w:rsid w:val="00353174"/>
    <w:rsid w:val="00355AF2"/>
    <w:rsid w:val="003566B7"/>
    <w:rsid w:val="0036171F"/>
    <w:rsid w:val="00367342"/>
    <w:rsid w:val="003673C3"/>
    <w:rsid w:val="00367DB3"/>
    <w:rsid w:val="0037064B"/>
    <w:rsid w:val="00370893"/>
    <w:rsid w:val="003711D9"/>
    <w:rsid w:val="00371752"/>
    <w:rsid w:val="00372832"/>
    <w:rsid w:val="00372BCC"/>
    <w:rsid w:val="00372FAB"/>
    <w:rsid w:val="00374F93"/>
    <w:rsid w:val="0037557C"/>
    <w:rsid w:val="00377698"/>
    <w:rsid w:val="00381612"/>
    <w:rsid w:val="00382698"/>
    <w:rsid w:val="0038566A"/>
    <w:rsid w:val="00387E56"/>
    <w:rsid w:val="003902E7"/>
    <w:rsid w:val="00390579"/>
    <w:rsid w:val="00391242"/>
    <w:rsid w:val="00393550"/>
    <w:rsid w:val="003A11EC"/>
    <w:rsid w:val="003A4D21"/>
    <w:rsid w:val="003B0FC9"/>
    <w:rsid w:val="003B166D"/>
    <w:rsid w:val="003B1E29"/>
    <w:rsid w:val="003B3C7A"/>
    <w:rsid w:val="003B5DA5"/>
    <w:rsid w:val="003B6F8B"/>
    <w:rsid w:val="003B77E8"/>
    <w:rsid w:val="003B7C73"/>
    <w:rsid w:val="003B7DC1"/>
    <w:rsid w:val="003C4711"/>
    <w:rsid w:val="003C6200"/>
    <w:rsid w:val="003D2D58"/>
    <w:rsid w:val="003D4AB3"/>
    <w:rsid w:val="003D5CEA"/>
    <w:rsid w:val="003D754B"/>
    <w:rsid w:val="003D7D6A"/>
    <w:rsid w:val="003E1510"/>
    <w:rsid w:val="003F3DB7"/>
    <w:rsid w:val="00402E18"/>
    <w:rsid w:val="004039DA"/>
    <w:rsid w:val="00403C86"/>
    <w:rsid w:val="0040514E"/>
    <w:rsid w:val="00406B0B"/>
    <w:rsid w:val="004077D9"/>
    <w:rsid w:val="004128BA"/>
    <w:rsid w:val="00421CAE"/>
    <w:rsid w:val="00423260"/>
    <w:rsid w:val="00426CB9"/>
    <w:rsid w:val="0042710D"/>
    <w:rsid w:val="00435140"/>
    <w:rsid w:val="0043756C"/>
    <w:rsid w:val="004405AF"/>
    <w:rsid w:val="00440B93"/>
    <w:rsid w:val="004415B7"/>
    <w:rsid w:val="004419CA"/>
    <w:rsid w:val="00443672"/>
    <w:rsid w:val="004436C2"/>
    <w:rsid w:val="00444706"/>
    <w:rsid w:val="00444B65"/>
    <w:rsid w:val="00454A51"/>
    <w:rsid w:val="00454BB5"/>
    <w:rsid w:val="0045697A"/>
    <w:rsid w:val="004576A3"/>
    <w:rsid w:val="00460E8F"/>
    <w:rsid w:val="00464CC9"/>
    <w:rsid w:val="00465C2C"/>
    <w:rsid w:val="00466E34"/>
    <w:rsid w:val="0046780C"/>
    <w:rsid w:val="00473863"/>
    <w:rsid w:val="004750EE"/>
    <w:rsid w:val="00476220"/>
    <w:rsid w:val="004804B5"/>
    <w:rsid w:val="00480FCD"/>
    <w:rsid w:val="0048166C"/>
    <w:rsid w:val="00484196"/>
    <w:rsid w:val="00484200"/>
    <w:rsid w:val="004860D9"/>
    <w:rsid w:val="00497D93"/>
    <w:rsid w:val="004A25B0"/>
    <w:rsid w:val="004A4680"/>
    <w:rsid w:val="004A4CA4"/>
    <w:rsid w:val="004A5C41"/>
    <w:rsid w:val="004A75A4"/>
    <w:rsid w:val="004A769B"/>
    <w:rsid w:val="004B06C4"/>
    <w:rsid w:val="004B294C"/>
    <w:rsid w:val="004D7F8F"/>
    <w:rsid w:val="004E53CC"/>
    <w:rsid w:val="004F0430"/>
    <w:rsid w:val="004F0D13"/>
    <w:rsid w:val="004F2DE8"/>
    <w:rsid w:val="004F3D8F"/>
    <w:rsid w:val="004F6BF0"/>
    <w:rsid w:val="004F7C66"/>
    <w:rsid w:val="0050377D"/>
    <w:rsid w:val="00504CF0"/>
    <w:rsid w:val="0051040F"/>
    <w:rsid w:val="00510763"/>
    <w:rsid w:val="00510B77"/>
    <w:rsid w:val="00511A99"/>
    <w:rsid w:val="0051236F"/>
    <w:rsid w:val="00514028"/>
    <w:rsid w:val="0051487F"/>
    <w:rsid w:val="00517545"/>
    <w:rsid w:val="00517AE9"/>
    <w:rsid w:val="00521466"/>
    <w:rsid w:val="0052236E"/>
    <w:rsid w:val="00524B75"/>
    <w:rsid w:val="00530758"/>
    <w:rsid w:val="005344ED"/>
    <w:rsid w:val="00541352"/>
    <w:rsid w:val="0054182E"/>
    <w:rsid w:val="005451AC"/>
    <w:rsid w:val="0054769C"/>
    <w:rsid w:val="00550F28"/>
    <w:rsid w:val="0055127B"/>
    <w:rsid w:val="00551681"/>
    <w:rsid w:val="00553DC3"/>
    <w:rsid w:val="00555A96"/>
    <w:rsid w:val="00560EAD"/>
    <w:rsid w:val="005647FE"/>
    <w:rsid w:val="00573A1C"/>
    <w:rsid w:val="005744F6"/>
    <w:rsid w:val="005764AF"/>
    <w:rsid w:val="005768B4"/>
    <w:rsid w:val="005839C8"/>
    <w:rsid w:val="00586D59"/>
    <w:rsid w:val="005939D7"/>
    <w:rsid w:val="005946C2"/>
    <w:rsid w:val="00594DDE"/>
    <w:rsid w:val="00595270"/>
    <w:rsid w:val="0059553C"/>
    <w:rsid w:val="00597E55"/>
    <w:rsid w:val="005A150A"/>
    <w:rsid w:val="005A1CB2"/>
    <w:rsid w:val="005C07C3"/>
    <w:rsid w:val="005C338F"/>
    <w:rsid w:val="005C4A1D"/>
    <w:rsid w:val="005C589C"/>
    <w:rsid w:val="005C7661"/>
    <w:rsid w:val="005D0E5E"/>
    <w:rsid w:val="005D1028"/>
    <w:rsid w:val="005D5B90"/>
    <w:rsid w:val="005D6736"/>
    <w:rsid w:val="005D7388"/>
    <w:rsid w:val="005D7B31"/>
    <w:rsid w:val="005E1F9A"/>
    <w:rsid w:val="005E3CED"/>
    <w:rsid w:val="005F13CD"/>
    <w:rsid w:val="005F3F32"/>
    <w:rsid w:val="005F5A70"/>
    <w:rsid w:val="00605B37"/>
    <w:rsid w:val="00607988"/>
    <w:rsid w:val="00610BE8"/>
    <w:rsid w:val="00613588"/>
    <w:rsid w:val="00615FD6"/>
    <w:rsid w:val="006212C2"/>
    <w:rsid w:val="00621DA8"/>
    <w:rsid w:val="0062460C"/>
    <w:rsid w:val="006262DF"/>
    <w:rsid w:val="006267C1"/>
    <w:rsid w:val="00634B98"/>
    <w:rsid w:val="00634F5A"/>
    <w:rsid w:val="00637311"/>
    <w:rsid w:val="0064013B"/>
    <w:rsid w:val="00642813"/>
    <w:rsid w:val="0064355B"/>
    <w:rsid w:val="00644B4C"/>
    <w:rsid w:val="00645459"/>
    <w:rsid w:val="0065328D"/>
    <w:rsid w:val="006548DC"/>
    <w:rsid w:val="006549F7"/>
    <w:rsid w:val="00655030"/>
    <w:rsid w:val="006600B0"/>
    <w:rsid w:val="006624D5"/>
    <w:rsid w:val="00662DA6"/>
    <w:rsid w:val="00663411"/>
    <w:rsid w:val="00664051"/>
    <w:rsid w:val="00675BB1"/>
    <w:rsid w:val="00677A1B"/>
    <w:rsid w:val="0068687C"/>
    <w:rsid w:val="006868BD"/>
    <w:rsid w:val="00686D7E"/>
    <w:rsid w:val="00687190"/>
    <w:rsid w:val="0069133C"/>
    <w:rsid w:val="00693115"/>
    <w:rsid w:val="00694A26"/>
    <w:rsid w:val="00696B31"/>
    <w:rsid w:val="006A13EC"/>
    <w:rsid w:val="006A2B05"/>
    <w:rsid w:val="006A3DA6"/>
    <w:rsid w:val="006A5E3D"/>
    <w:rsid w:val="006B18B5"/>
    <w:rsid w:val="006B493B"/>
    <w:rsid w:val="006B6173"/>
    <w:rsid w:val="006C2AA6"/>
    <w:rsid w:val="006C4081"/>
    <w:rsid w:val="006C6427"/>
    <w:rsid w:val="006D02D2"/>
    <w:rsid w:val="006D0608"/>
    <w:rsid w:val="006D196A"/>
    <w:rsid w:val="006D2F78"/>
    <w:rsid w:val="006D34E5"/>
    <w:rsid w:val="006D3B67"/>
    <w:rsid w:val="006D6948"/>
    <w:rsid w:val="006E0AA5"/>
    <w:rsid w:val="006E241B"/>
    <w:rsid w:val="006E33EE"/>
    <w:rsid w:val="006E47FC"/>
    <w:rsid w:val="006E5BB8"/>
    <w:rsid w:val="006E6454"/>
    <w:rsid w:val="006E6E5D"/>
    <w:rsid w:val="007001B1"/>
    <w:rsid w:val="00706451"/>
    <w:rsid w:val="007071D8"/>
    <w:rsid w:val="007111EA"/>
    <w:rsid w:val="007122AE"/>
    <w:rsid w:val="00712379"/>
    <w:rsid w:val="0071433C"/>
    <w:rsid w:val="007154D9"/>
    <w:rsid w:val="00716724"/>
    <w:rsid w:val="00724964"/>
    <w:rsid w:val="00725CA6"/>
    <w:rsid w:val="00727487"/>
    <w:rsid w:val="00731343"/>
    <w:rsid w:val="00732663"/>
    <w:rsid w:val="0073269B"/>
    <w:rsid w:val="007343F4"/>
    <w:rsid w:val="0073722E"/>
    <w:rsid w:val="00746215"/>
    <w:rsid w:val="007611C3"/>
    <w:rsid w:val="00762930"/>
    <w:rsid w:val="00774B1B"/>
    <w:rsid w:val="0078299B"/>
    <w:rsid w:val="00785109"/>
    <w:rsid w:val="0079127C"/>
    <w:rsid w:val="007928F2"/>
    <w:rsid w:val="00792B00"/>
    <w:rsid w:val="00793BFF"/>
    <w:rsid w:val="007940AC"/>
    <w:rsid w:val="00794F82"/>
    <w:rsid w:val="00796B1C"/>
    <w:rsid w:val="007A06B9"/>
    <w:rsid w:val="007A11A0"/>
    <w:rsid w:val="007A51D5"/>
    <w:rsid w:val="007A7589"/>
    <w:rsid w:val="007B1775"/>
    <w:rsid w:val="007B4070"/>
    <w:rsid w:val="007B42B1"/>
    <w:rsid w:val="007B4A9C"/>
    <w:rsid w:val="007B5BC4"/>
    <w:rsid w:val="007B5E7B"/>
    <w:rsid w:val="007C1746"/>
    <w:rsid w:val="007C3D09"/>
    <w:rsid w:val="007C4423"/>
    <w:rsid w:val="007C4BD5"/>
    <w:rsid w:val="007D2DB9"/>
    <w:rsid w:val="007D3198"/>
    <w:rsid w:val="007D5439"/>
    <w:rsid w:val="007D6196"/>
    <w:rsid w:val="007D62E2"/>
    <w:rsid w:val="007D7DDC"/>
    <w:rsid w:val="007E189B"/>
    <w:rsid w:val="007E1A7D"/>
    <w:rsid w:val="007E5A39"/>
    <w:rsid w:val="007E6A26"/>
    <w:rsid w:val="007E7133"/>
    <w:rsid w:val="007E769F"/>
    <w:rsid w:val="007F2A6E"/>
    <w:rsid w:val="0080164F"/>
    <w:rsid w:val="00801657"/>
    <w:rsid w:val="00801CE8"/>
    <w:rsid w:val="008025DE"/>
    <w:rsid w:val="008042D4"/>
    <w:rsid w:val="008067FB"/>
    <w:rsid w:val="0080729E"/>
    <w:rsid w:val="00807BB1"/>
    <w:rsid w:val="00810868"/>
    <w:rsid w:val="0081208F"/>
    <w:rsid w:val="0081305B"/>
    <w:rsid w:val="00814B97"/>
    <w:rsid w:val="0081601E"/>
    <w:rsid w:val="0081654F"/>
    <w:rsid w:val="00816ECD"/>
    <w:rsid w:val="00820C90"/>
    <w:rsid w:val="00823759"/>
    <w:rsid w:val="008258E6"/>
    <w:rsid w:val="00826955"/>
    <w:rsid w:val="00827EF8"/>
    <w:rsid w:val="008357E5"/>
    <w:rsid w:val="008370DD"/>
    <w:rsid w:val="008406AE"/>
    <w:rsid w:val="00841ADE"/>
    <w:rsid w:val="00845E98"/>
    <w:rsid w:val="00850941"/>
    <w:rsid w:val="00860546"/>
    <w:rsid w:val="008650AB"/>
    <w:rsid w:val="0086545F"/>
    <w:rsid w:val="00866780"/>
    <w:rsid w:val="00867222"/>
    <w:rsid w:val="008714C3"/>
    <w:rsid w:val="008720AB"/>
    <w:rsid w:val="00873D1C"/>
    <w:rsid w:val="0087587D"/>
    <w:rsid w:val="008809D8"/>
    <w:rsid w:val="00883D4B"/>
    <w:rsid w:val="00885FA5"/>
    <w:rsid w:val="00893275"/>
    <w:rsid w:val="00893C11"/>
    <w:rsid w:val="00894910"/>
    <w:rsid w:val="00895745"/>
    <w:rsid w:val="008958BD"/>
    <w:rsid w:val="00896D71"/>
    <w:rsid w:val="00897631"/>
    <w:rsid w:val="008A0727"/>
    <w:rsid w:val="008A1673"/>
    <w:rsid w:val="008A183B"/>
    <w:rsid w:val="008A1A19"/>
    <w:rsid w:val="008A1C85"/>
    <w:rsid w:val="008A24EF"/>
    <w:rsid w:val="008A2903"/>
    <w:rsid w:val="008A2D85"/>
    <w:rsid w:val="008A4415"/>
    <w:rsid w:val="008A5415"/>
    <w:rsid w:val="008A7A61"/>
    <w:rsid w:val="008B2BD3"/>
    <w:rsid w:val="008B30E8"/>
    <w:rsid w:val="008B4137"/>
    <w:rsid w:val="008B4F38"/>
    <w:rsid w:val="008B5F6D"/>
    <w:rsid w:val="008B72D4"/>
    <w:rsid w:val="008C14DA"/>
    <w:rsid w:val="008C19B7"/>
    <w:rsid w:val="008C1A81"/>
    <w:rsid w:val="008C21BD"/>
    <w:rsid w:val="008C64D8"/>
    <w:rsid w:val="008D7095"/>
    <w:rsid w:val="008E1093"/>
    <w:rsid w:val="008E6141"/>
    <w:rsid w:val="008E6D04"/>
    <w:rsid w:val="008E6D3B"/>
    <w:rsid w:val="008F1434"/>
    <w:rsid w:val="008F1DF6"/>
    <w:rsid w:val="008F6751"/>
    <w:rsid w:val="008F7BAC"/>
    <w:rsid w:val="00901ACA"/>
    <w:rsid w:val="00903616"/>
    <w:rsid w:val="0090382D"/>
    <w:rsid w:val="009043B5"/>
    <w:rsid w:val="009127FC"/>
    <w:rsid w:val="009138D0"/>
    <w:rsid w:val="009146B9"/>
    <w:rsid w:val="00916E48"/>
    <w:rsid w:val="00920903"/>
    <w:rsid w:val="00921019"/>
    <w:rsid w:val="00925F2C"/>
    <w:rsid w:val="00931B77"/>
    <w:rsid w:val="00932135"/>
    <w:rsid w:val="0093358E"/>
    <w:rsid w:val="00933604"/>
    <w:rsid w:val="0093497B"/>
    <w:rsid w:val="0093643A"/>
    <w:rsid w:val="00936BDA"/>
    <w:rsid w:val="00937D52"/>
    <w:rsid w:val="00942E9D"/>
    <w:rsid w:val="00942FFB"/>
    <w:rsid w:val="0094334E"/>
    <w:rsid w:val="0094348F"/>
    <w:rsid w:val="0095310D"/>
    <w:rsid w:val="00953D88"/>
    <w:rsid w:val="00954044"/>
    <w:rsid w:val="009606FC"/>
    <w:rsid w:val="00964EA7"/>
    <w:rsid w:val="00967174"/>
    <w:rsid w:val="00973B9F"/>
    <w:rsid w:val="009742F1"/>
    <w:rsid w:val="00977ECB"/>
    <w:rsid w:val="0098215E"/>
    <w:rsid w:val="00984119"/>
    <w:rsid w:val="00984DBB"/>
    <w:rsid w:val="00986E05"/>
    <w:rsid w:val="009943BD"/>
    <w:rsid w:val="00994408"/>
    <w:rsid w:val="009A0E07"/>
    <w:rsid w:val="009A1675"/>
    <w:rsid w:val="009A1B1F"/>
    <w:rsid w:val="009A2FAE"/>
    <w:rsid w:val="009A3E89"/>
    <w:rsid w:val="009A4A1F"/>
    <w:rsid w:val="009A56BD"/>
    <w:rsid w:val="009A5C66"/>
    <w:rsid w:val="009B0B7D"/>
    <w:rsid w:val="009C0FDA"/>
    <w:rsid w:val="009C60F5"/>
    <w:rsid w:val="009D0542"/>
    <w:rsid w:val="009E092F"/>
    <w:rsid w:val="009E0AD5"/>
    <w:rsid w:val="009E221F"/>
    <w:rsid w:val="009E2DD5"/>
    <w:rsid w:val="009E69B0"/>
    <w:rsid w:val="009E796F"/>
    <w:rsid w:val="009F72C3"/>
    <w:rsid w:val="00A01C98"/>
    <w:rsid w:val="00A02A5B"/>
    <w:rsid w:val="00A03873"/>
    <w:rsid w:val="00A046B0"/>
    <w:rsid w:val="00A06695"/>
    <w:rsid w:val="00A0744B"/>
    <w:rsid w:val="00A07B5B"/>
    <w:rsid w:val="00A1080C"/>
    <w:rsid w:val="00A14537"/>
    <w:rsid w:val="00A16952"/>
    <w:rsid w:val="00A1722B"/>
    <w:rsid w:val="00A20E39"/>
    <w:rsid w:val="00A21835"/>
    <w:rsid w:val="00A2549C"/>
    <w:rsid w:val="00A25772"/>
    <w:rsid w:val="00A30240"/>
    <w:rsid w:val="00A30EAB"/>
    <w:rsid w:val="00A33281"/>
    <w:rsid w:val="00A34729"/>
    <w:rsid w:val="00A37C33"/>
    <w:rsid w:val="00A4045F"/>
    <w:rsid w:val="00A42221"/>
    <w:rsid w:val="00A445DF"/>
    <w:rsid w:val="00A46E98"/>
    <w:rsid w:val="00A50832"/>
    <w:rsid w:val="00A57C81"/>
    <w:rsid w:val="00A6028E"/>
    <w:rsid w:val="00A638A1"/>
    <w:rsid w:val="00A64341"/>
    <w:rsid w:val="00A644A5"/>
    <w:rsid w:val="00A65C0D"/>
    <w:rsid w:val="00A66A7B"/>
    <w:rsid w:val="00A66C6F"/>
    <w:rsid w:val="00A72220"/>
    <w:rsid w:val="00A741A3"/>
    <w:rsid w:val="00A74941"/>
    <w:rsid w:val="00A76F5D"/>
    <w:rsid w:val="00A8067E"/>
    <w:rsid w:val="00A84D98"/>
    <w:rsid w:val="00A85894"/>
    <w:rsid w:val="00A858D6"/>
    <w:rsid w:val="00A85B84"/>
    <w:rsid w:val="00A86803"/>
    <w:rsid w:val="00A90B76"/>
    <w:rsid w:val="00A923FA"/>
    <w:rsid w:val="00A94DB0"/>
    <w:rsid w:val="00AA0B42"/>
    <w:rsid w:val="00AA1E90"/>
    <w:rsid w:val="00AA376D"/>
    <w:rsid w:val="00AB0E10"/>
    <w:rsid w:val="00AB1F2A"/>
    <w:rsid w:val="00AB74D5"/>
    <w:rsid w:val="00AC24FF"/>
    <w:rsid w:val="00AC2895"/>
    <w:rsid w:val="00AC29BE"/>
    <w:rsid w:val="00AC6338"/>
    <w:rsid w:val="00AC6689"/>
    <w:rsid w:val="00AC732A"/>
    <w:rsid w:val="00AD054A"/>
    <w:rsid w:val="00AD0676"/>
    <w:rsid w:val="00AD21F9"/>
    <w:rsid w:val="00AD2A23"/>
    <w:rsid w:val="00AD3734"/>
    <w:rsid w:val="00AD3DCC"/>
    <w:rsid w:val="00AD674F"/>
    <w:rsid w:val="00AE55E7"/>
    <w:rsid w:val="00AF00CC"/>
    <w:rsid w:val="00AF153E"/>
    <w:rsid w:val="00AF15B0"/>
    <w:rsid w:val="00AF202F"/>
    <w:rsid w:val="00AF30E8"/>
    <w:rsid w:val="00AF4576"/>
    <w:rsid w:val="00AF6205"/>
    <w:rsid w:val="00AF723B"/>
    <w:rsid w:val="00B00A02"/>
    <w:rsid w:val="00B00E27"/>
    <w:rsid w:val="00B01D92"/>
    <w:rsid w:val="00B0595C"/>
    <w:rsid w:val="00B075C4"/>
    <w:rsid w:val="00B131FB"/>
    <w:rsid w:val="00B13BC0"/>
    <w:rsid w:val="00B17C21"/>
    <w:rsid w:val="00B17C63"/>
    <w:rsid w:val="00B25243"/>
    <w:rsid w:val="00B258CA"/>
    <w:rsid w:val="00B25970"/>
    <w:rsid w:val="00B26868"/>
    <w:rsid w:val="00B31CF0"/>
    <w:rsid w:val="00B34362"/>
    <w:rsid w:val="00B37DD5"/>
    <w:rsid w:val="00B43346"/>
    <w:rsid w:val="00B46EEA"/>
    <w:rsid w:val="00B5231F"/>
    <w:rsid w:val="00B575FE"/>
    <w:rsid w:val="00B606B3"/>
    <w:rsid w:val="00B61D2E"/>
    <w:rsid w:val="00B6294D"/>
    <w:rsid w:val="00B62B7C"/>
    <w:rsid w:val="00B648DF"/>
    <w:rsid w:val="00B654C0"/>
    <w:rsid w:val="00B66535"/>
    <w:rsid w:val="00B6722A"/>
    <w:rsid w:val="00B74CDA"/>
    <w:rsid w:val="00B753F9"/>
    <w:rsid w:val="00B75EF3"/>
    <w:rsid w:val="00B83567"/>
    <w:rsid w:val="00B90E85"/>
    <w:rsid w:val="00B911D6"/>
    <w:rsid w:val="00B919B1"/>
    <w:rsid w:val="00B952BD"/>
    <w:rsid w:val="00B97810"/>
    <w:rsid w:val="00BA27B9"/>
    <w:rsid w:val="00BA47AE"/>
    <w:rsid w:val="00BA4F2A"/>
    <w:rsid w:val="00BB0E60"/>
    <w:rsid w:val="00BB5F13"/>
    <w:rsid w:val="00BB6220"/>
    <w:rsid w:val="00BC0328"/>
    <w:rsid w:val="00BC185F"/>
    <w:rsid w:val="00BC521A"/>
    <w:rsid w:val="00BC64C3"/>
    <w:rsid w:val="00BD0C25"/>
    <w:rsid w:val="00BD1117"/>
    <w:rsid w:val="00BD53B8"/>
    <w:rsid w:val="00BE0E60"/>
    <w:rsid w:val="00BE2560"/>
    <w:rsid w:val="00BE4191"/>
    <w:rsid w:val="00BE616D"/>
    <w:rsid w:val="00BE6276"/>
    <w:rsid w:val="00BE64C6"/>
    <w:rsid w:val="00BF3513"/>
    <w:rsid w:val="00BF4995"/>
    <w:rsid w:val="00BF6C45"/>
    <w:rsid w:val="00C007A4"/>
    <w:rsid w:val="00C016C6"/>
    <w:rsid w:val="00C01B62"/>
    <w:rsid w:val="00C02D0F"/>
    <w:rsid w:val="00C04037"/>
    <w:rsid w:val="00C04BCE"/>
    <w:rsid w:val="00C076FC"/>
    <w:rsid w:val="00C110AE"/>
    <w:rsid w:val="00C11A37"/>
    <w:rsid w:val="00C13A50"/>
    <w:rsid w:val="00C247E8"/>
    <w:rsid w:val="00C24875"/>
    <w:rsid w:val="00C336C5"/>
    <w:rsid w:val="00C336CA"/>
    <w:rsid w:val="00C35CC6"/>
    <w:rsid w:val="00C36040"/>
    <w:rsid w:val="00C363D8"/>
    <w:rsid w:val="00C43762"/>
    <w:rsid w:val="00C44CE3"/>
    <w:rsid w:val="00C4571C"/>
    <w:rsid w:val="00C45802"/>
    <w:rsid w:val="00C5226C"/>
    <w:rsid w:val="00C54FCE"/>
    <w:rsid w:val="00C5680B"/>
    <w:rsid w:val="00C56DF6"/>
    <w:rsid w:val="00C60888"/>
    <w:rsid w:val="00C623FB"/>
    <w:rsid w:val="00C64A28"/>
    <w:rsid w:val="00C654C4"/>
    <w:rsid w:val="00C723A7"/>
    <w:rsid w:val="00C7340B"/>
    <w:rsid w:val="00C76050"/>
    <w:rsid w:val="00C77D26"/>
    <w:rsid w:val="00C87AE7"/>
    <w:rsid w:val="00C90663"/>
    <w:rsid w:val="00C93094"/>
    <w:rsid w:val="00C93351"/>
    <w:rsid w:val="00C93800"/>
    <w:rsid w:val="00C96E53"/>
    <w:rsid w:val="00C97079"/>
    <w:rsid w:val="00CA1D4A"/>
    <w:rsid w:val="00CA48F9"/>
    <w:rsid w:val="00CA6849"/>
    <w:rsid w:val="00CB09D9"/>
    <w:rsid w:val="00CB10B4"/>
    <w:rsid w:val="00CB4AC8"/>
    <w:rsid w:val="00CB79D5"/>
    <w:rsid w:val="00CC2BB4"/>
    <w:rsid w:val="00CC4437"/>
    <w:rsid w:val="00CC44E2"/>
    <w:rsid w:val="00CC5DFE"/>
    <w:rsid w:val="00CC60E8"/>
    <w:rsid w:val="00CC68D5"/>
    <w:rsid w:val="00CD2014"/>
    <w:rsid w:val="00CD771D"/>
    <w:rsid w:val="00CE0729"/>
    <w:rsid w:val="00CE0B78"/>
    <w:rsid w:val="00CE15BB"/>
    <w:rsid w:val="00CE18C6"/>
    <w:rsid w:val="00CE27FD"/>
    <w:rsid w:val="00CE3315"/>
    <w:rsid w:val="00CE387E"/>
    <w:rsid w:val="00CE6FA1"/>
    <w:rsid w:val="00CF6202"/>
    <w:rsid w:val="00CF6DEF"/>
    <w:rsid w:val="00CF6ECE"/>
    <w:rsid w:val="00D01F07"/>
    <w:rsid w:val="00D02A6C"/>
    <w:rsid w:val="00D033CE"/>
    <w:rsid w:val="00D07D47"/>
    <w:rsid w:val="00D1096D"/>
    <w:rsid w:val="00D12257"/>
    <w:rsid w:val="00D13F1D"/>
    <w:rsid w:val="00D2053A"/>
    <w:rsid w:val="00D224A8"/>
    <w:rsid w:val="00D25F6B"/>
    <w:rsid w:val="00D322FE"/>
    <w:rsid w:val="00D3395C"/>
    <w:rsid w:val="00D33BAE"/>
    <w:rsid w:val="00D35214"/>
    <w:rsid w:val="00D43406"/>
    <w:rsid w:val="00D47B34"/>
    <w:rsid w:val="00D51B21"/>
    <w:rsid w:val="00D53115"/>
    <w:rsid w:val="00D551A9"/>
    <w:rsid w:val="00D55948"/>
    <w:rsid w:val="00D56357"/>
    <w:rsid w:val="00D57E29"/>
    <w:rsid w:val="00D614C8"/>
    <w:rsid w:val="00D618BC"/>
    <w:rsid w:val="00D61E56"/>
    <w:rsid w:val="00D62316"/>
    <w:rsid w:val="00D644F6"/>
    <w:rsid w:val="00D64CB3"/>
    <w:rsid w:val="00D650EF"/>
    <w:rsid w:val="00D76A67"/>
    <w:rsid w:val="00D773E6"/>
    <w:rsid w:val="00D82079"/>
    <w:rsid w:val="00D82F13"/>
    <w:rsid w:val="00D85091"/>
    <w:rsid w:val="00D8543E"/>
    <w:rsid w:val="00D87EAB"/>
    <w:rsid w:val="00D9134A"/>
    <w:rsid w:val="00D955A0"/>
    <w:rsid w:val="00DA2BB3"/>
    <w:rsid w:val="00DB322C"/>
    <w:rsid w:val="00DB550A"/>
    <w:rsid w:val="00DB6D0E"/>
    <w:rsid w:val="00DB6F83"/>
    <w:rsid w:val="00DC124A"/>
    <w:rsid w:val="00DC3D72"/>
    <w:rsid w:val="00DE18D9"/>
    <w:rsid w:val="00DE2506"/>
    <w:rsid w:val="00DE5C1D"/>
    <w:rsid w:val="00DF226B"/>
    <w:rsid w:val="00DF3494"/>
    <w:rsid w:val="00DF3D55"/>
    <w:rsid w:val="00DF3DB8"/>
    <w:rsid w:val="00E00506"/>
    <w:rsid w:val="00E016FA"/>
    <w:rsid w:val="00E044E5"/>
    <w:rsid w:val="00E102A9"/>
    <w:rsid w:val="00E11DC5"/>
    <w:rsid w:val="00E1218D"/>
    <w:rsid w:val="00E13C17"/>
    <w:rsid w:val="00E14668"/>
    <w:rsid w:val="00E177F2"/>
    <w:rsid w:val="00E20CEC"/>
    <w:rsid w:val="00E22CCC"/>
    <w:rsid w:val="00E22FA1"/>
    <w:rsid w:val="00E2323A"/>
    <w:rsid w:val="00E23374"/>
    <w:rsid w:val="00E23A62"/>
    <w:rsid w:val="00E25788"/>
    <w:rsid w:val="00E25C11"/>
    <w:rsid w:val="00E32BF4"/>
    <w:rsid w:val="00E542D2"/>
    <w:rsid w:val="00E5512E"/>
    <w:rsid w:val="00E60986"/>
    <w:rsid w:val="00E61515"/>
    <w:rsid w:val="00E63C8E"/>
    <w:rsid w:val="00E713FB"/>
    <w:rsid w:val="00E722FE"/>
    <w:rsid w:val="00E723B5"/>
    <w:rsid w:val="00E778F7"/>
    <w:rsid w:val="00E853FF"/>
    <w:rsid w:val="00E87D11"/>
    <w:rsid w:val="00E87E89"/>
    <w:rsid w:val="00E917D8"/>
    <w:rsid w:val="00E9653F"/>
    <w:rsid w:val="00EA285E"/>
    <w:rsid w:val="00EA3174"/>
    <w:rsid w:val="00EA4373"/>
    <w:rsid w:val="00EB06AD"/>
    <w:rsid w:val="00EB078B"/>
    <w:rsid w:val="00EB1CF2"/>
    <w:rsid w:val="00EB2BCD"/>
    <w:rsid w:val="00EB33DF"/>
    <w:rsid w:val="00EB35EB"/>
    <w:rsid w:val="00EB3BA8"/>
    <w:rsid w:val="00EB6EDF"/>
    <w:rsid w:val="00EB72D1"/>
    <w:rsid w:val="00EB73EF"/>
    <w:rsid w:val="00EC11B3"/>
    <w:rsid w:val="00EC3AF3"/>
    <w:rsid w:val="00EC43AF"/>
    <w:rsid w:val="00EC50B1"/>
    <w:rsid w:val="00EC5DD8"/>
    <w:rsid w:val="00ED0053"/>
    <w:rsid w:val="00ED00E3"/>
    <w:rsid w:val="00ED27DF"/>
    <w:rsid w:val="00ED29FC"/>
    <w:rsid w:val="00ED744D"/>
    <w:rsid w:val="00EE1A84"/>
    <w:rsid w:val="00EE1F29"/>
    <w:rsid w:val="00EE4991"/>
    <w:rsid w:val="00EE4C17"/>
    <w:rsid w:val="00EE4E57"/>
    <w:rsid w:val="00EE598B"/>
    <w:rsid w:val="00EE6FAE"/>
    <w:rsid w:val="00EE72BB"/>
    <w:rsid w:val="00EF6D2F"/>
    <w:rsid w:val="00F03632"/>
    <w:rsid w:val="00F040FF"/>
    <w:rsid w:val="00F13920"/>
    <w:rsid w:val="00F15C21"/>
    <w:rsid w:val="00F1705C"/>
    <w:rsid w:val="00F17742"/>
    <w:rsid w:val="00F17F3E"/>
    <w:rsid w:val="00F201E2"/>
    <w:rsid w:val="00F2095B"/>
    <w:rsid w:val="00F21F0A"/>
    <w:rsid w:val="00F22264"/>
    <w:rsid w:val="00F22DAE"/>
    <w:rsid w:val="00F234B9"/>
    <w:rsid w:val="00F35B3B"/>
    <w:rsid w:val="00F35B83"/>
    <w:rsid w:val="00F369F2"/>
    <w:rsid w:val="00F37423"/>
    <w:rsid w:val="00F40D8E"/>
    <w:rsid w:val="00F445BD"/>
    <w:rsid w:val="00F4697D"/>
    <w:rsid w:val="00F46E46"/>
    <w:rsid w:val="00F5560D"/>
    <w:rsid w:val="00F56ADD"/>
    <w:rsid w:val="00F6035B"/>
    <w:rsid w:val="00F60E54"/>
    <w:rsid w:val="00F6263C"/>
    <w:rsid w:val="00F626EC"/>
    <w:rsid w:val="00F62931"/>
    <w:rsid w:val="00F62EB9"/>
    <w:rsid w:val="00F70A81"/>
    <w:rsid w:val="00F72D22"/>
    <w:rsid w:val="00F82F6A"/>
    <w:rsid w:val="00F86F2F"/>
    <w:rsid w:val="00F90F4D"/>
    <w:rsid w:val="00F9465C"/>
    <w:rsid w:val="00F955B1"/>
    <w:rsid w:val="00F97BC3"/>
    <w:rsid w:val="00FA373C"/>
    <w:rsid w:val="00FA5CF0"/>
    <w:rsid w:val="00FB2E90"/>
    <w:rsid w:val="00FC403D"/>
    <w:rsid w:val="00FC56E1"/>
    <w:rsid w:val="00FD0C82"/>
    <w:rsid w:val="00FD3A06"/>
    <w:rsid w:val="00FE06EC"/>
    <w:rsid w:val="00FE6F1A"/>
    <w:rsid w:val="00FE7E63"/>
    <w:rsid w:val="00FF2C71"/>
    <w:rsid w:val="00FF37D2"/>
    <w:rsid w:val="00FF48AD"/>
    <w:rsid w:val="00FF4934"/>
    <w:rsid w:val="00FF6392"/>
    <w:rsid w:val="00FF6F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73E87ED"/>
  <w14:defaultImageDpi w14:val="300"/>
  <w15:docId w15:val="{23D3F27A-0CB3-4EF2-A588-37EEF1223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5">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1" w:semiHidden="1" w:uiPriority="99" w:unhideWhenUsed="1"/>
    <w:lsdException w:name="footer" w:semiHidden="1" w:unhideWhenUsed="1"/>
    <w:lsdException w:name="index heading" w:semiHidden="1" w:unhideWhenUsed="1"/>
    <w:lsdException w:name="caption" w:locked="1" w:semiHidden="1" w:uiPriority="99" w:unhideWhenUsed="1" w:qFormat="1"/>
    <w:lsdException w:name="table of figures" w:locked="1"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locked="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locked="1" w:uiPriority="99"/>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0"/>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E53CC"/>
    <w:rPr>
      <w:rFonts w:asciiTheme="minorHAnsi" w:hAnsiTheme="minorHAnsi"/>
      <w:szCs w:val="24"/>
      <w:lang w:eastAsia="en-US"/>
    </w:rPr>
  </w:style>
  <w:style w:type="paragraph" w:styleId="Heading1">
    <w:name w:val="heading 1"/>
    <w:basedOn w:val="TOC1"/>
    <w:next w:val="Normal"/>
    <w:link w:val="Heading1Char"/>
    <w:qFormat/>
    <w:rsid w:val="00BA47AE"/>
    <w:pPr>
      <w:keepNext/>
      <w:pageBreakBefore/>
      <w:numPr>
        <w:numId w:val="1"/>
      </w:numPr>
      <w:spacing w:before="240" w:after="60"/>
      <w:ind w:left="431" w:hanging="431"/>
      <w:outlineLvl w:val="0"/>
    </w:pPr>
    <w:rPr>
      <w:b/>
      <w:bCs/>
      <w:kern w:val="32"/>
      <w:sz w:val="28"/>
      <w:szCs w:val="32"/>
    </w:rPr>
  </w:style>
  <w:style w:type="paragraph" w:styleId="Heading2">
    <w:name w:val="heading 2"/>
    <w:basedOn w:val="TOC2"/>
    <w:next w:val="normaltext"/>
    <w:link w:val="Heading2Char"/>
    <w:qFormat/>
    <w:rsid w:val="00BA47AE"/>
    <w:pPr>
      <w:keepNext/>
      <w:numPr>
        <w:ilvl w:val="1"/>
        <w:numId w:val="1"/>
      </w:numPr>
      <w:spacing w:before="240" w:after="60"/>
      <w:outlineLvl w:val="1"/>
    </w:pPr>
    <w:rPr>
      <w:b/>
      <w:bCs/>
      <w:iCs/>
      <w:sz w:val="24"/>
      <w:szCs w:val="28"/>
    </w:rPr>
  </w:style>
  <w:style w:type="paragraph" w:styleId="Heading3">
    <w:name w:val="heading 3"/>
    <w:basedOn w:val="TOC3"/>
    <w:next w:val="Normal"/>
    <w:link w:val="Heading3Char"/>
    <w:qFormat/>
    <w:rsid w:val="00BA47AE"/>
    <w:pPr>
      <w:keepNext/>
      <w:numPr>
        <w:ilvl w:val="2"/>
        <w:numId w:val="1"/>
      </w:numPr>
      <w:spacing w:before="240" w:after="60"/>
      <w:outlineLvl w:val="2"/>
    </w:pPr>
    <w:rPr>
      <w:b/>
      <w:bCs/>
      <w:sz w:val="22"/>
      <w:szCs w:val="26"/>
    </w:rPr>
  </w:style>
  <w:style w:type="paragraph" w:styleId="Heading4">
    <w:name w:val="heading 4"/>
    <w:basedOn w:val="TOC4"/>
    <w:next w:val="normaltext"/>
    <w:qFormat/>
    <w:rsid w:val="004436C2"/>
    <w:pPr>
      <w:keepNext/>
      <w:numPr>
        <w:ilvl w:val="3"/>
        <w:numId w:val="1"/>
      </w:numPr>
      <w:spacing w:before="240" w:after="60"/>
      <w:outlineLvl w:val="3"/>
    </w:pPr>
    <w:rPr>
      <w:b/>
      <w:bCs/>
      <w:szCs w:val="28"/>
    </w:rPr>
  </w:style>
  <w:style w:type="paragraph" w:styleId="Heading5">
    <w:name w:val="heading 5"/>
    <w:basedOn w:val="TOC5"/>
    <w:next w:val="normaltext"/>
    <w:qFormat/>
    <w:rsid w:val="004436C2"/>
    <w:pPr>
      <w:numPr>
        <w:ilvl w:val="4"/>
        <w:numId w:val="1"/>
      </w:numPr>
      <w:spacing w:before="240" w:after="60"/>
      <w:outlineLvl w:val="4"/>
    </w:pPr>
    <w:rPr>
      <w:b/>
      <w:bCs/>
      <w:i/>
      <w:iCs/>
      <w:sz w:val="26"/>
      <w:szCs w:val="26"/>
    </w:rPr>
  </w:style>
  <w:style w:type="paragraph" w:styleId="Heading6">
    <w:name w:val="heading 6"/>
    <w:basedOn w:val="Normal"/>
    <w:next w:val="normaltext"/>
    <w:qFormat/>
    <w:rsid w:val="004436C2"/>
    <w:pPr>
      <w:numPr>
        <w:ilvl w:val="5"/>
        <w:numId w:val="1"/>
      </w:numPr>
      <w:spacing w:before="240" w:after="60"/>
      <w:outlineLvl w:val="5"/>
    </w:pPr>
    <w:rPr>
      <w:b/>
      <w:bCs/>
      <w:szCs w:val="22"/>
    </w:rPr>
  </w:style>
  <w:style w:type="paragraph" w:styleId="Heading7">
    <w:name w:val="heading 7"/>
    <w:basedOn w:val="Normal"/>
    <w:next w:val="Normal"/>
    <w:qFormat/>
    <w:rsid w:val="004436C2"/>
    <w:pPr>
      <w:numPr>
        <w:ilvl w:val="6"/>
        <w:numId w:val="1"/>
      </w:numPr>
      <w:spacing w:before="240" w:after="60"/>
      <w:outlineLvl w:val="6"/>
    </w:pPr>
  </w:style>
  <w:style w:type="paragraph" w:styleId="Heading8">
    <w:name w:val="heading 8"/>
    <w:basedOn w:val="Normal"/>
    <w:next w:val="Normal"/>
    <w:qFormat/>
    <w:rsid w:val="004436C2"/>
    <w:pPr>
      <w:numPr>
        <w:ilvl w:val="7"/>
        <w:numId w:val="1"/>
      </w:numPr>
      <w:spacing w:before="240" w:after="60"/>
      <w:outlineLvl w:val="7"/>
    </w:pPr>
    <w:rPr>
      <w:i/>
      <w:iCs/>
    </w:rPr>
  </w:style>
  <w:style w:type="paragraph" w:styleId="Heading9">
    <w:name w:val="heading 9"/>
    <w:basedOn w:val="Normal"/>
    <w:next w:val="Normal"/>
    <w:qFormat/>
    <w:rsid w:val="004436C2"/>
    <w:pPr>
      <w:numPr>
        <w:ilvl w:val="8"/>
        <w:numId w:val="1"/>
      </w:numPr>
      <w:spacing w:before="240" w:after="60"/>
      <w:outlineLvl w:val="8"/>
    </w:pPr>
    <w:rPr>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4436C2"/>
  </w:style>
  <w:style w:type="character" w:customStyle="1" w:styleId="Heading1Char">
    <w:name w:val="Heading 1 Char"/>
    <w:link w:val="Heading1"/>
    <w:locked/>
    <w:rsid w:val="00BA47AE"/>
    <w:rPr>
      <w:rFonts w:asciiTheme="minorHAnsi" w:hAnsiTheme="minorHAnsi"/>
      <w:b/>
      <w:bCs/>
      <w:kern w:val="32"/>
      <w:sz w:val="28"/>
      <w:szCs w:val="32"/>
      <w:lang w:eastAsia="en-US"/>
    </w:rPr>
  </w:style>
  <w:style w:type="paragraph" w:styleId="TOC2">
    <w:name w:val="toc 2"/>
    <w:basedOn w:val="Normal"/>
    <w:next w:val="Normal"/>
    <w:autoRedefine/>
    <w:uiPriority w:val="39"/>
    <w:rsid w:val="004436C2"/>
    <w:pPr>
      <w:ind w:left="240"/>
    </w:pPr>
  </w:style>
  <w:style w:type="paragraph" w:customStyle="1" w:styleId="normaltext">
    <w:name w:val="normal text"/>
    <w:basedOn w:val="Normal"/>
    <w:autoRedefine/>
    <w:rsid w:val="00F70A81"/>
    <w:rPr>
      <w:sz w:val="24"/>
      <w:lang w:val="de-DE"/>
    </w:rPr>
  </w:style>
  <w:style w:type="character" w:customStyle="1" w:styleId="Heading2Char">
    <w:name w:val="Heading 2 Char"/>
    <w:basedOn w:val="DefaultParagraphFont"/>
    <w:link w:val="Heading2"/>
    <w:rsid w:val="00BA47AE"/>
    <w:rPr>
      <w:rFonts w:asciiTheme="minorHAnsi" w:hAnsiTheme="minorHAnsi"/>
      <w:b/>
      <w:bCs/>
      <w:iCs/>
      <w:sz w:val="24"/>
      <w:szCs w:val="28"/>
      <w:lang w:eastAsia="en-US"/>
    </w:rPr>
  </w:style>
  <w:style w:type="paragraph" w:styleId="TOC3">
    <w:name w:val="toc 3"/>
    <w:basedOn w:val="Normal"/>
    <w:next w:val="Normal"/>
    <w:autoRedefine/>
    <w:uiPriority w:val="39"/>
    <w:rsid w:val="004436C2"/>
    <w:pPr>
      <w:ind w:left="480"/>
    </w:pPr>
  </w:style>
  <w:style w:type="character" w:customStyle="1" w:styleId="Heading3Char">
    <w:name w:val="Heading 3 Char"/>
    <w:link w:val="Heading3"/>
    <w:rsid w:val="00212624"/>
    <w:rPr>
      <w:rFonts w:asciiTheme="minorHAnsi" w:hAnsiTheme="minorHAnsi"/>
      <w:b/>
      <w:bCs/>
      <w:sz w:val="22"/>
      <w:szCs w:val="26"/>
      <w:lang w:eastAsia="en-US"/>
    </w:rPr>
  </w:style>
  <w:style w:type="paragraph" w:styleId="TOC4">
    <w:name w:val="toc 4"/>
    <w:basedOn w:val="Normal"/>
    <w:next w:val="Normal"/>
    <w:autoRedefine/>
    <w:semiHidden/>
    <w:rsid w:val="004436C2"/>
    <w:pPr>
      <w:ind w:left="720"/>
    </w:pPr>
  </w:style>
  <w:style w:type="paragraph" w:styleId="TOC5">
    <w:name w:val="toc 5"/>
    <w:basedOn w:val="Normal"/>
    <w:next w:val="Normal"/>
    <w:autoRedefine/>
    <w:semiHidden/>
    <w:rsid w:val="004436C2"/>
    <w:pPr>
      <w:ind w:left="960"/>
    </w:pPr>
  </w:style>
  <w:style w:type="paragraph" w:customStyle="1" w:styleId="Dynanetstext">
    <w:name w:val="Dynanets text"/>
    <w:basedOn w:val="Normal"/>
    <w:rsid w:val="004436C2"/>
    <w:rPr>
      <w:szCs w:val="22"/>
    </w:rPr>
  </w:style>
  <w:style w:type="table" w:styleId="TableGrid">
    <w:name w:val="Table Grid"/>
    <w:basedOn w:val="TableNormal"/>
    <w:uiPriority w:val="59"/>
    <w:rsid w:val="004436C2"/>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6A2B05"/>
    <w:pPr>
      <w:tabs>
        <w:tab w:val="center" w:pos="4153"/>
        <w:tab w:val="right" w:pos="8306"/>
      </w:tabs>
    </w:pPr>
  </w:style>
  <w:style w:type="character" w:customStyle="1" w:styleId="HeaderChar">
    <w:name w:val="Header Char"/>
    <w:link w:val="Header"/>
    <w:uiPriority w:val="99"/>
    <w:locked/>
    <w:rsid w:val="00517AE9"/>
    <w:rPr>
      <w:rFonts w:cs="Times New Roman"/>
      <w:sz w:val="24"/>
      <w:szCs w:val="24"/>
      <w:lang w:val="nl-NL" w:eastAsia="nl-NL"/>
    </w:rPr>
  </w:style>
  <w:style w:type="paragraph" w:styleId="Footer">
    <w:name w:val="footer"/>
    <w:basedOn w:val="Normal"/>
    <w:link w:val="FooterChar"/>
    <w:rsid w:val="006A2B05"/>
    <w:pPr>
      <w:tabs>
        <w:tab w:val="center" w:pos="4153"/>
        <w:tab w:val="right" w:pos="8306"/>
      </w:tabs>
    </w:pPr>
  </w:style>
  <w:style w:type="character" w:customStyle="1" w:styleId="FooterChar">
    <w:name w:val="Footer Char"/>
    <w:basedOn w:val="DefaultParagraphFont"/>
    <w:link w:val="Footer"/>
    <w:rsid w:val="00212624"/>
    <w:rPr>
      <w:rFonts w:asciiTheme="minorHAnsi" w:hAnsiTheme="minorHAnsi"/>
      <w:szCs w:val="24"/>
      <w:lang w:eastAsia="en-US"/>
    </w:rPr>
  </w:style>
  <w:style w:type="character" w:styleId="Hyperlink">
    <w:name w:val="Hyperlink"/>
    <w:uiPriority w:val="99"/>
    <w:rsid w:val="00E713FB"/>
    <w:rPr>
      <w:rFonts w:cs="Times New Roman"/>
      <w:color w:val="0000FF"/>
      <w:u w:val="single"/>
    </w:rPr>
  </w:style>
  <w:style w:type="paragraph" w:customStyle="1" w:styleId="StyleHeading2Left0cmFirstline0cm">
    <w:name w:val="Style Heading 2 + Left:  0 cm First line:  0 cm"/>
    <w:basedOn w:val="Heading2"/>
    <w:next w:val="normaltext"/>
    <w:rsid w:val="00E713FB"/>
    <w:pPr>
      <w:ind w:left="0" w:firstLine="0"/>
    </w:pPr>
    <w:rPr>
      <w:iCs w:val="0"/>
      <w:szCs w:val="20"/>
    </w:rPr>
  </w:style>
  <w:style w:type="paragraph" w:styleId="BalloonText">
    <w:name w:val="Balloon Text"/>
    <w:basedOn w:val="Normal"/>
    <w:link w:val="BalloonTextChar"/>
    <w:rsid w:val="00517AE9"/>
    <w:rPr>
      <w:rFonts w:ascii="Tahoma" w:hAnsi="Tahoma" w:cs="Tahoma"/>
      <w:sz w:val="16"/>
      <w:szCs w:val="16"/>
    </w:rPr>
  </w:style>
  <w:style w:type="character" w:customStyle="1" w:styleId="BalloonTextChar">
    <w:name w:val="Balloon Text Char"/>
    <w:link w:val="BalloonText"/>
    <w:locked/>
    <w:rsid w:val="00517AE9"/>
    <w:rPr>
      <w:rFonts w:ascii="Tahoma" w:hAnsi="Tahoma" w:cs="Tahoma"/>
      <w:sz w:val="16"/>
      <w:szCs w:val="16"/>
      <w:lang w:val="nl-NL" w:eastAsia="nl-NL"/>
    </w:rPr>
  </w:style>
  <w:style w:type="paragraph" w:customStyle="1" w:styleId="ViroLabStandard">
    <w:name w:val="ViroLab Standard"/>
    <w:basedOn w:val="Normal"/>
    <w:link w:val="ViroLabStandardZchn"/>
    <w:rsid w:val="00517AE9"/>
    <w:rPr>
      <w:rFonts w:ascii="Verdana" w:hAnsi="Verdana"/>
    </w:rPr>
  </w:style>
  <w:style w:type="character" w:customStyle="1" w:styleId="ViroLabStandardZchn">
    <w:name w:val="ViroLab Standard Zchn"/>
    <w:link w:val="ViroLabStandard"/>
    <w:locked/>
    <w:rsid w:val="00517AE9"/>
    <w:rPr>
      <w:rFonts w:ascii="Verdana" w:hAnsi="Verdana" w:cs="Times New Roman"/>
      <w:sz w:val="24"/>
      <w:szCs w:val="24"/>
      <w:lang w:val="x-none" w:eastAsia="en-US"/>
    </w:rPr>
  </w:style>
  <w:style w:type="paragraph" w:customStyle="1" w:styleId="Lijstalinea1">
    <w:name w:val="Lijstalinea1"/>
    <w:basedOn w:val="Normal"/>
    <w:rsid w:val="00F72D22"/>
    <w:pPr>
      <w:spacing w:after="200" w:line="276" w:lineRule="auto"/>
      <w:ind w:left="720"/>
      <w:contextualSpacing/>
    </w:pPr>
    <w:rPr>
      <w:rFonts w:ascii="Calibri" w:hAnsi="Calibri"/>
      <w:szCs w:val="22"/>
    </w:rPr>
  </w:style>
  <w:style w:type="paragraph" w:styleId="CommentText">
    <w:name w:val="annotation text"/>
    <w:basedOn w:val="Normal"/>
    <w:link w:val="CommentTextChar"/>
    <w:semiHidden/>
    <w:rsid w:val="00F72D22"/>
    <w:pPr>
      <w:spacing w:after="200" w:line="276" w:lineRule="auto"/>
    </w:pPr>
    <w:rPr>
      <w:rFonts w:ascii="Calibri" w:hAnsi="Calibri"/>
      <w:szCs w:val="20"/>
    </w:rPr>
  </w:style>
  <w:style w:type="character" w:customStyle="1" w:styleId="CommentTextChar">
    <w:name w:val="Comment Text Char"/>
    <w:link w:val="CommentText"/>
    <w:semiHidden/>
    <w:locked/>
    <w:rsid w:val="00F72D22"/>
    <w:rPr>
      <w:rFonts w:ascii="Calibri" w:hAnsi="Calibri" w:cs="Times New Roman"/>
      <w:lang w:val="en-GB" w:eastAsia="en-US" w:bidi="ar-SA"/>
    </w:rPr>
  </w:style>
  <w:style w:type="paragraph" w:styleId="Caption">
    <w:name w:val="caption"/>
    <w:basedOn w:val="Normal"/>
    <w:next w:val="Normal"/>
    <w:link w:val="CaptionChar"/>
    <w:uiPriority w:val="99"/>
    <w:qFormat/>
    <w:rsid w:val="00E9653F"/>
    <w:pPr>
      <w:shd w:val="solid" w:color="FFFFFF" w:fill="auto"/>
    </w:pPr>
    <w:rPr>
      <w:b/>
      <w:bCs/>
      <w:color w:val="000000"/>
      <w:szCs w:val="20"/>
      <w:shd w:val="solid" w:color="FFFFFF" w:fill="auto"/>
      <w:lang w:val="ru-RU" w:eastAsia="ru-RU"/>
    </w:rPr>
  </w:style>
  <w:style w:type="character" w:customStyle="1" w:styleId="CaptionChar">
    <w:name w:val="Caption Char"/>
    <w:link w:val="Caption"/>
    <w:locked/>
    <w:rsid w:val="00E9653F"/>
    <w:rPr>
      <w:rFonts w:cs="Times New Roman"/>
      <w:b/>
      <w:bCs/>
      <w:color w:val="000000"/>
      <w:shd w:val="solid" w:color="FFFFFF" w:fill="auto"/>
      <w:lang w:val="ru-RU" w:eastAsia="ru-RU" w:bidi="ar-SA"/>
    </w:rPr>
  </w:style>
  <w:style w:type="paragraph" w:styleId="TableofFigures">
    <w:name w:val="table of figures"/>
    <w:basedOn w:val="Caption"/>
    <w:next w:val="Normal"/>
    <w:rsid w:val="00E9653F"/>
    <w:pPr>
      <w:shd w:val="clear" w:color="auto" w:fill="auto"/>
      <w:ind w:left="480" w:hanging="480"/>
    </w:pPr>
    <w:rPr>
      <w:color w:val="auto"/>
      <w:shd w:val="clear" w:color="auto" w:fill="auto"/>
      <w:lang w:val="nl-NL" w:eastAsia="nl-NL"/>
    </w:rPr>
  </w:style>
  <w:style w:type="paragraph" w:customStyle="1" w:styleId="ColorfulList-Accent11">
    <w:name w:val="Colorful List - Accent 11"/>
    <w:basedOn w:val="Normal"/>
    <w:qFormat/>
    <w:rsid w:val="00E722FE"/>
    <w:pPr>
      <w:ind w:left="720"/>
    </w:pPr>
  </w:style>
  <w:style w:type="paragraph" w:styleId="ListParagraph">
    <w:name w:val="List Paragraph"/>
    <w:basedOn w:val="Normal"/>
    <w:link w:val="ListParagraphChar"/>
    <w:qFormat/>
    <w:rsid w:val="00BD53B8"/>
    <w:pPr>
      <w:ind w:left="720"/>
      <w:contextualSpacing/>
    </w:pPr>
  </w:style>
  <w:style w:type="character" w:customStyle="1" w:styleId="ListParagraphChar">
    <w:name w:val="List Paragraph Char"/>
    <w:link w:val="ListParagraph"/>
    <w:uiPriority w:val="34"/>
    <w:locked/>
    <w:rsid w:val="00541352"/>
    <w:rPr>
      <w:rFonts w:asciiTheme="minorHAnsi" w:hAnsiTheme="minorHAnsi"/>
      <w:sz w:val="22"/>
      <w:szCs w:val="24"/>
      <w:lang w:val="en-GB" w:eastAsia="nl-NL"/>
    </w:rPr>
  </w:style>
  <w:style w:type="paragraph" w:customStyle="1" w:styleId="StandardText">
    <w:name w:val="Standard Text"/>
    <w:basedOn w:val="Normal"/>
    <w:rsid w:val="00203389"/>
    <w:pPr>
      <w:suppressAutoHyphens/>
      <w:autoSpaceDE w:val="0"/>
    </w:pPr>
    <w:rPr>
      <w:rFonts w:eastAsia="SimSun"/>
      <w:bCs/>
      <w:spacing w:val="-3"/>
      <w:szCs w:val="22"/>
      <w:lang w:eastAsia="ar-SA"/>
    </w:rPr>
  </w:style>
  <w:style w:type="character" w:styleId="CommentReference">
    <w:name w:val="annotation reference"/>
    <w:basedOn w:val="DefaultParagraphFont"/>
    <w:rsid w:val="00A923FA"/>
    <w:rPr>
      <w:sz w:val="16"/>
      <w:szCs w:val="16"/>
    </w:rPr>
  </w:style>
  <w:style w:type="paragraph" w:styleId="CommentSubject">
    <w:name w:val="annotation subject"/>
    <w:basedOn w:val="CommentText"/>
    <w:next w:val="CommentText"/>
    <w:link w:val="CommentSubjectChar"/>
    <w:rsid w:val="00A923FA"/>
    <w:pPr>
      <w:spacing w:after="0" w:line="240" w:lineRule="auto"/>
    </w:pPr>
    <w:rPr>
      <w:rFonts w:ascii="Arial" w:hAnsi="Arial"/>
      <w:b/>
      <w:bCs/>
      <w:lang w:eastAsia="nl-NL"/>
    </w:rPr>
  </w:style>
  <w:style w:type="character" w:customStyle="1" w:styleId="CommentSubjectChar">
    <w:name w:val="Comment Subject Char"/>
    <w:basedOn w:val="CommentTextChar"/>
    <w:link w:val="CommentSubject"/>
    <w:rsid w:val="00A923FA"/>
    <w:rPr>
      <w:rFonts w:ascii="Arial" w:hAnsi="Arial" w:cs="Times New Roman"/>
      <w:b/>
      <w:bCs/>
      <w:lang w:val="en-GB" w:eastAsia="nl-NL" w:bidi="ar-SA"/>
    </w:rPr>
  </w:style>
  <w:style w:type="table" w:styleId="LightShading-Accent1">
    <w:name w:val="Light Shading Accent 1"/>
    <w:basedOn w:val="TableNormal"/>
    <w:uiPriority w:val="60"/>
    <w:rsid w:val="00C654C4"/>
    <w:rPr>
      <w:rFonts w:ascii="Cambria" w:eastAsiaTheme="minorHAnsi" w:hAnsi="Cambria"/>
      <w:color w:val="365F91" w:themeColor="accent1" w:themeShade="BF"/>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MeetingTitle">
    <w:name w:val="Meeting Title"/>
    <w:basedOn w:val="Normal"/>
    <w:qFormat/>
    <w:rsid w:val="00E63C8E"/>
    <w:pPr>
      <w:spacing w:before="320"/>
      <w:outlineLvl w:val="1"/>
    </w:pPr>
    <w:rPr>
      <w:rFonts w:eastAsiaTheme="minorHAnsi" w:cstheme="minorBidi"/>
      <w:b/>
      <w:sz w:val="18"/>
      <w:szCs w:val="22"/>
    </w:rPr>
  </w:style>
  <w:style w:type="paragraph" w:customStyle="1" w:styleId="Event">
    <w:name w:val="Event"/>
    <w:basedOn w:val="Normal"/>
    <w:qFormat/>
    <w:rsid w:val="00F90F4D"/>
    <w:pPr>
      <w:spacing w:after="80"/>
    </w:pPr>
    <w:rPr>
      <w:rFonts w:eastAsiaTheme="minorHAnsi" w:cstheme="minorBidi"/>
      <w:sz w:val="18"/>
      <w:szCs w:val="22"/>
    </w:rPr>
  </w:style>
  <w:style w:type="paragraph" w:customStyle="1" w:styleId="Default">
    <w:name w:val="Default"/>
    <w:rsid w:val="00053F93"/>
    <w:pPr>
      <w:widowControl w:val="0"/>
      <w:autoSpaceDE w:val="0"/>
      <w:autoSpaceDN w:val="0"/>
      <w:adjustRightInd w:val="0"/>
    </w:pPr>
    <w:rPr>
      <w:rFonts w:ascii="Calibri" w:hAnsi="Calibri" w:cs="Calibri"/>
      <w:color w:val="000000"/>
      <w:sz w:val="24"/>
      <w:szCs w:val="24"/>
    </w:rPr>
  </w:style>
  <w:style w:type="paragraph" w:styleId="Title">
    <w:name w:val="Title"/>
    <w:basedOn w:val="Normal"/>
    <w:next w:val="Normal"/>
    <w:link w:val="TitleChar"/>
    <w:qFormat/>
    <w:locked/>
    <w:rsid w:val="00072566"/>
    <w:pPr>
      <w:contextualSpacing/>
    </w:pPr>
    <w:rPr>
      <w:rFonts w:eastAsiaTheme="majorEastAsia" w:cstheme="majorBidi"/>
      <w:spacing w:val="-10"/>
      <w:kern w:val="28"/>
      <w:sz w:val="36"/>
      <w:szCs w:val="56"/>
    </w:rPr>
  </w:style>
  <w:style w:type="character" w:customStyle="1" w:styleId="TitleChar">
    <w:name w:val="Title Char"/>
    <w:basedOn w:val="DefaultParagraphFont"/>
    <w:link w:val="Title"/>
    <w:rsid w:val="00072566"/>
    <w:rPr>
      <w:rFonts w:ascii="Arial" w:eastAsiaTheme="majorEastAsia" w:hAnsi="Arial" w:cstheme="majorBidi"/>
      <w:spacing w:val="-10"/>
      <w:kern w:val="28"/>
      <w:sz w:val="36"/>
      <w:szCs w:val="56"/>
      <w:lang w:val="en-GB" w:eastAsia="nl-NL"/>
    </w:rPr>
  </w:style>
  <w:style w:type="paragraph" w:styleId="FootnoteText">
    <w:name w:val="footnote text"/>
    <w:basedOn w:val="Normal"/>
    <w:link w:val="FootnoteTextChar"/>
    <w:unhideWhenUsed/>
    <w:rsid w:val="00A85894"/>
    <w:rPr>
      <w:szCs w:val="20"/>
    </w:rPr>
  </w:style>
  <w:style w:type="character" w:customStyle="1" w:styleId="FootnoteTextChar">
    <w:name w:val="Footnote Text Char"/>
    <w:basedOn w:val="DefaultParagraphFont"/>
    <w:link w:val="FootnoteText"/>
    <w:rsid w:val="00A85894"/>
    <w:rPr>
      <w:rFonts w:ascii="Arial" w:hAnsi="Arial" w:cs="Arial"/>
      <w:lang w:val="en-GB" w:eastAsia="nl-NL"/>
    </w:rPr>
  </w:style>
  <w:style w:type="character" w:styleId="FootnoteReference">
    <w:name w:val="footnote reference"/>
    <w:basedOn w:val="DefaultParagraphFont"/>
    <w:unhideWhenUsed/>
    <w:rsid w:val="00A85894"/>
    <w:rPr>
      <w:vertAlign w:val="superscript"/>
    </w:rPr>
  </w:style>
  <w:style w:type="paragraph" w:customStyle="1" w:styleId="references">
    <w:name w:val="references"/>
    <w:link w:val="referencesChar"/>
    <w:rsid w:val="0098215E"/>
    <w:pPr>
      <w:numPr>
        <w:numId w:val="2"/>
      </w:numPr>
      <w:spacing w:after="50" w:line="180" w:lineRule="exact"/>
      <w:jc w:val="both"/>
    </w:pPr>
    <w:rPr>
      <w:rFonts w:eastAsia="MS Mincho"/>
      <w:noProof/>
      <w:sz w:val="16"/>
      <w:szCs w:val="16"/>
      <w:lang w:eastAsia="en-US"/>
    </w:rPr>
  </w:style>
  <w:style w:type="character" w:customStyle="1" w:styleId="referencesChar">
    <w:name w:val="references Char"/>
    <w:basedOn w:val="DefaultParagraphFont"/>
    <w:link w:val="references"/>
    <w:rsid w:val="00796B1C"/>
    <w:rPr>
      <w:rFonts w:eastAsia="MS Mincho"/>
      <w:noProof/>
      <w:sz w:val="16"/>
      <w:szCs w:val="16"/>
      <w:lang w:eastAsia="en-US"/>
    </w:rPr>
  </w:style>
  <w:style w:type="paragraph" w:styleId="BodyText">
    <w:name w:val="Body Text"/>
    <w:basedOn w:val="Normal"/>
    <w:link w:val="BodyTextChar"/>
    <w:rsid w:val="003020C2"/>
    <w:pPr>
      <w:spacing w:line="228" w:lineRule="auto"/>
      <w:ind w:firstLine="288"/>
    </w:pPr>
    <w:rPr>
      <w:rFonts w:ascii="Times New Roman" w:eastAsia="SimSun" w:hAnsi="Times New Roman"/>
      <w:spacing w:val="-1"/>
      <w:szCs w:val="20"/>
    </w:rPr>
  </w:style>
  <w:style w:type="character" w:customStyle="1" w:styleId="BodyTextChar">
    <w:name w:val="Body Text Char"/>
    <w:basedOn w:val="DefaultParagraphFont"/>
    <w:link w:val="BodyText"/>
    <w:rsid w:val="003020C2"/>
    <w:rPr>
      <w:rFonts w:eastAsia="SimSun"/>
      <w:spacing w:val="-1"/>
      <w:lang w:eastAsia="en-US"/>
    </w:rPr>
  </w:style>
  <w:style w:type="paragraph" w:customStyle="1" w:styleId="References0">
    <w:name w:val="References"/>
    <w:basedOn w:val="references"/>
    <w:link w:val="ReferencesChar0"/>
    <w:qFormat/>
    <w:rsid w:val="00796B1C"/>
    <w:pPr>
      <w:spacing w:after="0" w:line="240" w:lineRule="auto"/>
      <w:ind w:left="357" w:hanging="357"/>
    </w:pPr>
    <w:rPr>
      <w:sz w:val="20"/>
      <w:szCs w:val="20"/>
    </w:rPr>
  </w:style>
  <w:style w:type="character" w:customStyle="1" w:styleId="ReferencesChar0">
    <w:name w:val="References Char"/>
    <w:basedOn w:val="referencesChar"/>
    <w:link w:val="References0"/>
    <w:rsid w:val="00796B1C"/>
    <w:rPr>
      <w:rFonts w:eastAsia="MS Mincho"/>
      <w:noProof/>
      <w:sz w:val="16"/>
      <w:szCs w:val="16"/>
      <w:lang w:eastAsia="en-US"/>
    </w:rPr>
  </w:style>
  <w:style w:type="character" w:customStyle="1" w:styleId="apple-converted-space">
    <w:name w:val="apple-converted-space"/>
    <w:basedOn w:val="DefaultParagraphFont"/>
    <w:rsid w:val="00796B1C"/>
  </w:style>
  <w:style w:type="character" w:customStyle="1" w:styleId="link-external">
    <w:name w:val="link-external"/>
    <w:basedOn w:val="DefaultParagraphFont"/>
    <w:rsid w:val="003B0FC9"/>
  </w:style>
  <w:style w:type="character" w:styleId="Emphasis">
    <w:name w:val="Emphasis"/>
    <w:basedOn w:val="DefaultParagraphFont"/>
    <w:uiPriority w:val="20"/>
    <w:qFormat/>
    <w:locked/>
    <w:rsid w:val="00212624"/>
    <w:rPr>
      <w:i/>
      <w:iCs/>
    </w:rPr>
  </w:style>
  <w:style w:type="paragraph" w:customStyle="1" w:styleId="Contents-Title">
    <w:name w:val="Contents - Title"/>
    <w:basedOn w:val="Heading1"/>
    <w:next w:val="Textbody"/>
    <w:autoRedefine/>
    <w:rsid w:val="00212624"/>
    <w:pPr>
      <w:numPr>
        <w:numId w:val="0"/>
      </w:numPr>
      <w:tabs>
        <w:tab w:val="center" w:pos="4932"/>
      </w:tabs>
      <w:spacing w:before="360" w:after="560" w:line="560" w:lineRule="atLeast"/>
      <w:ind w:right="1191"/>
      <w:jc w:val="both"/>
    </w:pPr>
    <w:rPr>
      <w:rFonts w:ascii="Calibri" w:eastAsia="Batang" w:hAnsi="Calibri" w:cs="Arial"/>
      <w:bCs w:val="0"/>
      <w:snapToGrid w:val="0"/>
      <w:color w:val="595959"/>
      <w:sz w:val="44"/>
      <w:szCs w:val="44"/>
      <w:lang w:val="en-GB" w:eastAsia="ko-KR"/>
    </w:rPr>
  </w:style>
  <w:style w:type="paragraph" w:customStyle="1" w:styleId="Textbody">
    <w:name w:val="Text body"/>
    <w:basedOn w:val="Normal"/>
    <w:link w:val="TextbodyCarattere"/>
    <w:qFormat/>
    <w:rsid w:val="00212624"/>
    <w:pPr>
      <w:spacing w:after="120"/>
      <w:jc w:val="both"/>
    </w:pPr>
    <w:rPr>
      <w:rFonts w:eastAsiaTheme="minorEastAsia" w:cstheme="minorBidi"/>
      <w:sz w:val="22"/>
      <w:szCs w:val="22"/>
      <w:lang w:val="en-GB" w:eastAsia="ko-KR"/>
    </w:rPr>
  </w:style>
  <w:style w:type="character" w:customStyle="1" w:styleId="TextbodyCarattere">
    <w:name w:val="Text body Carattere"/>
    <w:basedOn w:val="DefaultParagraphFont"/>
    <w:link w:val="Textbody"/>
    <w:rsid w:val="00212624"/>
    <w:rPr>
      <w:rFonts w:asciiTheme="minorHAnsi" w:eastAsiaTheme="minorEastAsia" w:hAnsiTheme="minorHAnsi" w:cstheme="minorBidi"/>
      <w:sz w:val="22"/>
      <w:szCs w:val="22"/>
      <w:lang w:val="en-GB" w:eastAsia="ko-KR"/>
    </w:rPr>
  </w:style>
  <w:style w:type="paragraph" w:customStyle="1" w:styleId="CellHeading">
    <w:name w:val="Cell Heading"/>
    <w:basedOn w:val="BodyText"/>
    <w:rsid w:val="00212624"/>
    <w:pPr>
      <w:overflowPunct w:val="0"/>
      <w:autoSpaceDE w:val="0"/>
      <w:autoSpaceDN w:val="0"/>
      <w:adjustRightInd w:val="0"/>
      <w:spacing w:before="120" w:after="120" w:line="240" w:lineRule="auto"/>
      <w:ind w:firstLine="0"/>
      <w:jc w:val="both"/>
      <w:textAlignment w:val="baseline"/>
    </w:pPr>
    <w:rPr>
      <w:rFonts w:ascii="Arial" w:eastAsia="Times New Roman" w:hAnsi="Arial"/>
      <w:b/>
      <w:spacing w:val="0"/>
      <w:sz w:val="18"/>
      <w:szCs w:val="18"/>
    </w:rPr>
  </w:style>
  <w:style w:type="paragraph" w:customStyle="1" w:styleId="CellBodySmall">
    <w:name w:val="Cell Body Small"/>
    <w:basedOn w:val="Normal"/>
    <w:rsid w:val="00212624"/>
    <w:pPr>
      <w:spacing w:before="60" w:after="60"/>
      <w:jc w:val="both"/>
    </w:pPr>
    <w:rPr>
      <w:rFonts w:ascii="Arial" w:hAnsi="Arial"/>
      <w:sz w:val="14"/>
      <w:szCs w:val="14"/>
    </w:rPr>
  </w:style>
  <w:style w:type="paragraph" w:customStyle="1" w:styleId="MyList">
    <w:name w:val="MyList"/>
    <w:basedOn w:val="ListParagraph"/>
    <w:link w:val="MyListChar"/>
    <w:qFormat/>
    <w:rsid w:val="003E1510"/>
    <w:pPr>
      <w:numPr>
        <w:numId w:val="4"/>
      </w:numPr>
      <w:ind w:left="425" w:hanging="357"/>
      <w:contextualSpacing w:val="0"/>
      <w:jc w:val="both"/>
    </w:pPr>
    <w:rPr>
      <w:rFonts w:eastAsiaTheme="minorEastAsia" w:cstheme="minorBidi"/>
      <w:szCs w:val="22"/>
      <w:lang w:val="en-GB" w:eastAsia="ko-KR"/>
    </w:rPr>
  </w:style>
  <w:style w:type="character" w:customStyle="1" w:styleId="MyListChar">
    <w:name w:val="MyList Char"/>
    <w:basedOn w:val="TextbodyCarattere"/>
    <w:link w:val="MyList"/>
    <w:rsid w:val="003E1510"/>
    <w:rPr>
      <w:rFonts w:asciiTheme="minorHAnsi" w:eastAsiaTheme="minorEastAsia" w:hAnsiTheme="minorHAnsi" w:cstheme="minorBidi"/>
      <w:sz w:val="22"/>
      <w:szCs w:val="22"/>
      <w:lang w:val="en-GB" w:eastAsia="ko-KR"/>
    </w:rPr>
  </w:style>
  <w:style w:type="paragraph" w:customStyle="1" w:styleId="Heading13">
    <w:name w:val="Heading 13"/>
    <w:next w:val="ListBullet"/>
    <w:rsid w:val="00212624"/>
    <w:pPr>
      <w:keepNext/>
      <w:spacing w:before="240" w:after="240"/>
      <w:outlineLvl w:val="0"/>
    </w:pPr>
    <w:rPr>
      <w:rFonts w:ascii="Gill Sans MT" w:eastAsia="ヒラギノ角ゴ Pro W3" w:hAnsi="Gill Sans MT"/>
      <w:color w:val="000000"/>
      <w:sz w:val="32"/>
      <w:lang w:val="it-IT" w:eastAsia="en-US"/>
    </w:rPr>
  </w:style>
  <w:style w:type="paragraph" w:styleId="ListBullet">
    <w:name w:val="List Bullet"/>
    <w:basedOn w:val="Normal"/>
    <w:semiHidden/>
    <w:unhideWhenUsed/>
    <w:rsid w:val="00212624"/>
    <w:pPr>
      <w:numPr>
        <w:numId w:val="5"/>
      </w:numPr>
      <w:contextualSpacing/>
      <w:jc w:val="both"/>
    </w:pPr>
  </w:style>
  <w:style w:type="paragraph" w:styleId="Revision">
    <w:name w:val="Revision"/>
    <w:hidden/>
    <w:uiPriority w:val="71"/>
    <w:semiHidden/>
    <w:rsid w:val="00212624"/>
    <w:rPr>
      <w:rFonts w:asciiTheme="minorHAnsi" w:hAnsiTheme="minorHAnsi"/>
      <w:szCs w:val="24"/>
      <w:lang w:eastAsia="en-US"/>
    </w:rPr>
  </w:style>
  <w:style w:type="paragraph" w:styleId="Subtitle">
    <w:name w:val="Subtitle"/>
    <w:basedOn w:val="Normal"/>
    <w:next w:val="Normal"/>
    <w:link w:val="SubtitleChar"/>
    <w:qFormat/>
    <w:locked/>
    <w:rsid w:val="00212624"/>
    <w:pPr>
      <w:numPr>
        <w:ilvl w:val="1"/>
      </w:numPr>
      <w:spacing w:after="160"/>
      <w:jc w:val="both"/>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rsid w:val="00212624"/>
    <w:rPr>
      <w:rFonts w:asciiTheme="minorHAnsi" w:eastAsiaTheme="minorEastAsia" w:hAnsiTheme="minorHAnsi" w:cstheme="minorBidi"/>
      <w:color w:val="5A5A5A" w:themeColor="text1" w:themeTint="A5"/>
      <w:spacing w:val="15"/>
      <w:sz w:val="22"/>
      <w:szCs w:val="22"/>
      <w:lang w:eastAsia="en-US"/>
    </w:rPr>
  </w:style>
  <w:style w:type="paragraph" w:customStyle="1" w:styleId="ListTablecompact">
    <w:name w:val="List Table compact"/>
    <w:basedOn w:val="ListParagraph"/>
    <w:link w:val="ListTablecompactChar"/>
    <w:qFormat/>
    <w:rsid w:val="00212624"/>
    <w:pPr>
      <w:numPr>
        <w:numId w:val="6"/>
      </w:numPr>
      <w:ind w:left="227" w:hanging="227"/>
      <w:jc w:val="both"/>
    </w:pPr>
    <w:rPr>
      <w:sz w:val="22"/>
      <w:lang w:val="en-GB"/>
    </w:rPr>
  </w:style>
  <w:style w:type="character" w:customStyle="1" w:styleId="ListTablecompactChar">
    <w:name w:val="List Table compact Char"/>
    <w:basedOn w:val="ListParagraphChar"/>
    <w:link w:val="ListTablecompact"/>
    <w:rsid w:val="00212624"/>
    <w:rPr>
      <w:rFonts w:asciiTheme="minorHAnsi" w:hAnsiTheme="minorHAnsi"/>
      <w:sz w:val="22"/>
      <w:szCs w:val="24"/>
      <w:lang w:val="en-GB" w:eastAsia="en-US"/>
    </w:rPr>
  </w:style>
  <w:style w:type="table" w:styleId="MediumList1">
    <w:name w:val="Medium List 1"/>
    <w:basedOn w:val="TableNormal"/>
    <w:uiPriority w:val="99"/>
    <w:rsid w:val="00A03873"/>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customStyle="1" w:styleId="Articletext">
    <w:name w:val="Article text"/>
    <w:basedOn w:val="Normal"/>
    <w:link w:val="ArticletextChar"/>
    <w:qFormat/>
    <w:rsid w:val="000E014F"/>
    <w:pPr>
      <w:suppressAutoHyphens/>
      <w:spacing w:after="200" w:line="276" w:lineRule="auto"/>
    </w:pPr>
    <w:rPr>
      <w:rFonts w:ascii="Arial" w:eastAsia="Arial Unicode MS" w:hAnsi="Arial"/>
      <w:sz w:val="22"/>
      <w:szCs w:val="22"/>
      <w:lang w:eastAsia="ja-JP"/>
    </w:rPr>
  </w:style>
  <w:style w:type="character" w:customStyle="1" w:styleId="ArticletextChar">
    <w:name w:val="Article text Char"/>
    <w:basedOn w:val="DefaultParagraphFont"/>
    <w:link w:val="Articletext"/>
    <w:rsid w:val="000E014F"/>
    <w:rPr>
      <w:rFonts w:ascii="Arial" w:eastAsia="Arial Unicode MS" w:hAnsi="Arial"/>
      <w:sz w:val="22"/>
      <w:szCs w:val="22"/>
      <w:lang w:eastAsia="ja-JP"/>
    </w:rPr>
  </w:style>
  <w:style w:type="paragraph" w:customStyle="1" w:styleId="Bullet1">
    <w:name w:val="Bullet 1"/>
    <w:basedOn w:val="Articletext"/>
    <w:link w:val="Bullet1Char"/>
    <w:qFormat/>
    <w:rsid w:val="000E014F"/>
    <w:pPr>
      <w:numPr>
        <w:numId w:val="10"/>
      </w:numPr>
      <w:spacing w:after="0" w:line="240" w:lineRule="auto"/>
      <w:ind w:left="357" w:hanging="357"/>
    </w:pPr>
  </w:style>
  <w:style w:type="character" w:customStyle="1" w:styleId="Bullet1Char">
    <w:name w:val="Bullet 1 Char"/>
    <w:basedOn w:val="ArticletextChar"/>
    <w:link w:val="Bullet1"/>
    <w:rsid w:val="000E014F"/>
    <w:rPr>
      <w:rFonts w:ascii="Arial" w:eastAsia="Arial Unicode MS" w:hAnsi="Arial"/>
      <w:sz w:val="22"/>
      <w:szCs w:val="22"/>
      <w:lang w:eastAsia="ja-JP"/>
    </w:rPr>
  </w:style>
  <w:style w:type="paragraph" w:customStyle="1" w:styleId="Textindented">
    <w:name w:val="Text indented"/>
    <w:basedOn w:val="Normal"/>
    <w:link w:val="TextindentedChar"/>
    <w:qFormat/>
    <w:rsid w:val="00192B07"/>
    <w:pPr>
      <w:ind w:left="340"/>
      <w:jc w:val="both"/>
    </w:pPr>
  </w:style>
  <w:style w:type="character" w:customStyle="1" w:styleId="TextindentedChar">
    <w:name w:val="Text indented Char"/>
    <w:basedOn w:val="DefaultParagraphFont"/>
    <w:link w:val="Textindented"/>
    <w:rsid w:val="00192B07"/>
    <w:rPr>
      <w:rFonts w:asciiTheme="minorHAnsi" w:hAnsiTheme="minorHAnsi"/>
      <w:szCs w:val="24"/>
      <w:lang w:eastAsia="en-US"/>
    </w:rPr>
  </w:style>
  <w:style w:type="character" w:styleId="PageNumber">
    <w:name w:val="page number"/>
    <w:basedOn w:val="DefaultParagraphFont"/>
    <w:uiPriority w:val="99"/>
    <w:semiHidden/>
    <w:unhideWhenUsed/>
    <w:rsid w:val="00994408"/>
  </w:style>
  <w:style w:type="paragraph" w:styleId="TOC6">
    <w:name w:val="toc 6"/>
    <w:basedOn w:val="Normal"/>
    <w:next w:val="Normal"/>
    <w:autoRedefine/>
    <w:unhideWhenUsed/>
    <w:rsid w:val="00C363D8"/>
    <w:pPr>
      <w:ind w:left="1000"/>
      <w:jc w:val="both"/>
    </w:pPr>
    <w:rPr>
      <w:rFonts w:ascii="Calibri" w:hAnsi="Calibri"/>
      <w:szCs w:val="20"/>
    </w:rPr>
  </w:style>
  <w:style w:type="paragraph" w:styleId="TOC7">
    <w:name w:val="toc 7"/>
    <w:basedOn w:val="Normal"/>
    <w:next w:val="Normal"/>
    <w:autoRedefine/>
    <w:unhideWhenUsed/>
    <w:rsid w:val="00C363D8"/>
    <w:pPr>
      <w:ind w:left="1200"/>
      <w:jc w:val="both"/>
    </w:pPr>
    <w:rPr>
      <w:rFonts w:ascii="Calibri" w:hAnsi="Calibri"/>
      <w:szCs w:val="20"/>
    </w:rPr>
  </w:style>
  <w:style w:type="paragraph" w:styleId="TOC8">
    <w:name w:val="toc 8"/>
    <w:basedOn w:val="Normal"/>
    <w:next w:val="Normal"/>
    <w:autoRedefine/>
    <w:unhideWhenUsed/>
    <w:rsid w:val="00C363D8"/>
    <w:pPr>
      <w:ind w:left="1400"/>
      <w:jc w:val="both"/>
    </w:pPr>
    <w:rPr>
      <w:rFonts w:ascii="Calibri" w:hAnsi="Calibri"/>
      <w:szCs w:val="20"/>
    </w:rPr>
  </w:style>
  <w:style w:type="paragraph" w:styleId="TOC9">
    <w:name w:val="toc 9"/>
    <w:basedOn w:val="Normal"/>
    <w:next w:val="Normal"/>
    <w:autoRedefine/>
    <w:unhideWhenUsed/>
    <w:rsid w:val="00C363D8"/>
    <w:pPr>
      <w:ind w:left="1600"/>
      <w:jc w:val="both"/>
    </w:pPr>
    <w:rPr>
      <w:rFonts w:ascii="Calibri" w:hAnsi="Calibri"/>
      <w:szCs w:val="20"/>
    </w:rPr>
  </w:style>
  <w:style w:type="character" w:styleId="FollowedHyperlink">
    <w:name w:val="FollowedHyperlink"/>
    <w:basedOn w:val="DefaultParagraphFont"/>
    <w:unhideWhenUsed/>
    <w:rsid w:val="00C363D8"/>
    <w:rPr>
      <w:color w:val="800080" w:themeColor="followedHyperlink"/>
      <w:u w:val="single"/>
    </w:rPr>
  </w:style>
  <w:style w:type="character" w:customStyle="1" w:styleId="reference-accessdate">
    <w:name w:val="reference-accessdate"/>
    <w:basedOn w:val="DefaultParagraphFont"/>
    <w:rsid w:val="00C363D8"/>
  </w:style>
  <w:style w:type="character" w:customStyle="1" w:styleId="nowrap">
    <w:name w:val="nowrap"/>
    <w:basedOn w:val="DefaultParagraphFont"/>
    <w:rsid w:val="00C363D8"/>
  </w:style>
  <w:style w:type="paragraph" w:styleId="NormalWeb">
    <w:name w:val="Normal (Web)"/>
    <w:basedOn w:val="Normal"/>
    <w:uiPriority w:val="99"/>
    <w:semiHidden/>
    <w:unhideWhenUsed/>
    <w:rsid w:val="005C338F"/>
    <w:pPr>
      <w:spacing w:before="100" w:beforeAutospacing="1" w:after="100" w:afterAutospacing="1"/>
      <w:jc w:val="both"/>
    </w:pPr>
    <w:rPr>
      <w:rFonts w:ascii="Calibri" w:hAnsi="Calibri"/>
      <w:szCs w:val="20"/>
    </w:rPr>
  </w:style>
  <w:style w:type="paragraph" w:customStyle="1" w:styleId="ListTable21">
    <w:name w:val="List Table 21"/>
    <w:basedOn w:val="ListTablecompact"/>
    <w:link w:val="Listtable2Char"/>
    <w:qFormat/>
    <w:rsid w:val="0073722E"/>
    <w:pPr>
      <w:numPr>
        <w:numId w:val="0"/>
      </w:numPr>
      <w:ind w:left="432" w:hanging="216"/>
      <w:jc w:val="left"/>
    </w:pPr>
    <w:rPr>
      <w:rFonts w:cstheme="minorHAnsi"/>
    </w:rPr>
  </w:style>
  <w:style w:type="paragraph" w:customStyle="1" w:styleId="ListTable31">
    <w:name w:val="List Table 31"/>
    <w:basedOn w:val="ListTable21"/>
    <w:link w:val="Listtable3Char"/>
    <w:qFormat/>
    <w:rsid w:val="0073722E"/>
    <w:pPr>
      <w:ind w:left="504"/>
    </w:pPr>
  </w:style>
  <w:style w:type="character" w:customStyle="1" w:styleId="Listtable2Char">
    <w:name w:val="List table 2 Char"/>
    <w:basedOn w:val="ListTablecompactChar"/>
    <w:link w:val="ListTable21"/>
    <w:rsid w:val="0073722E"/>
    <w:rPr>
      <w:rFonts w:asciiTheme="minorHAnsi" w:hAnsiTheme="minorHAnsi" w:cstheme="minorHAnsi"/>
      <w:sz w:val="22"/>
      <w:szCs w:val="24"/>
      <w:lang w:val="en-GB" w:eastAsia="en-US"/>
    </w:rPr>
  </w:style>
  <w:style w:type="character" w:customStyle="1" w:styleId="Listtable3Char">
    <w:name w:val="List table 3 Char"/>
    <w:basedOn w:val="Listtable2Char"/>
    <w:link w:val="ListTable31"/>
    <w:rsid w:val="0073722E"/>
    <w:rPr>
      <w:rFonts w:asciiTheme="minorHAnsi" w:hAnsiTheme="minorHAnsi" w:cstheme="minorHAnsi"/>
      <w:sz w:val="22"/>
      <w:szCs w:val="24"/>
      <w:lang w:val="en-GB" w:eastAsia="en-US"/>
    </w:rPr>
  </w:style>
  <w:style w:type="character" w:styleId="UnresolvedMention">
    <w:name w:val="Unresolved Mention"/>
    <w:basedOn w:val="DefaultParagraphFont"/>
    <w:uiPriority w:val="99"/>
    <w:semiHidden/>
    <w:unhideWhenUsed/>
    <w:rsid w:val="00C930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46434">
      <w:bodyDiv w:val="1"/>
      <w:marLeft w:val="0"/>
      <w:marRight w:val="0"/>
      <w:marTop w:val="0"/>
      <w:marBottom w:val="0"/>
      <w:divBdr>
        <w:top w:val="none" w:sz="0" w:space="0" w:color="auto"/>
        <w:left w:val="none" w:sz="0" w:space="0" w:color="auto"/>
        <w:bottom w:val="none" w:sz="0" w:space="0" w:color="auto"/>
        <w:right w:val="none" w:sz="0" w:space="0" w:color="auto"/>
      </w:divBdr>
      <w:divsChild>
        <w:div w:id="690645938">
          <w:marLeft w:val="547"/>
          <w:marRight w:val="0"/>
          <w:marTop w:val="144"/>
          <w:marBottom w:val="0"/>
          <w:divBdr>
            <w:top w:val="none" w:sz="0" w:space="0" w:color="auto"/>
            <w:left w:val="none" w:sz="0" w:space="0" w:color="auto"/>
            <w:bottom w:val="none" w:sz="0" w:space="0" w:color="auto"/>
            <w:right w:val="none" w:sz="0" w:space="0" w:color="auto"/>
          </w:divBdr>
        </w:div>
        <w:div w:id="803547556">
          <w:marLeft w:val="547"/>
          <w:marRight w:val="0"/>
          <w:marTop w:val="144"/>
          <w:marBottom w:val="0"/>
          <w:divBdr>
            <w:top w:val="none" w:sz="0" w:space="0" w:color="auto"/>
            <w:left w:val="none" w:sz="0" w:space="0" w:color="auto"/>
            <w:bottom w:val="none" w:sz="0" w:space="0" w:color="auto"/>
            <w:right w:val="none" w:sz="0" w:space="0" w:color="auto"/>
          </w:divBdr>
        </w:div>
        <w:div w:id="881597559">
          <w:marLeft w:val="547"/>
          <w:marRight w:val="0"/>
          <w:marTop w:val="144"/>
          <w:marBottom w:val="0"/>
          <w:divBdr>
            <w:top w:val="none" w:sz="0" w:space="0" w:color="auto"/>
            <w:left w:val="none" w:sz="0" w:space="0" w:color="auto"/>
            <w:bottom w:val="none" w:sz="0" w:space="0" w:color="auto"/>
            <w:right w:val="none" w:sz="0" w:space="0" w:color="auto"/>
          </w:divBdr>
        </w:div>
        <w:div w:id="1354569452">
          <w:marLeft w:val="547"/>
          <w:marRight w:val="0"/>
          <w:marTop w:val="144"/>
          <w:marBottom w:val="0"/>
          <w:divBdr>
            <w:top w:val="none" w:sz="0" w:space="0" w:color="auto"/>
            <w:left w:val="none" w:sz="0" w:space="0" w:color="auto"/>
            <w:bottom w:val="none" w:sz="0" w:space="0" w:color="auto"/>
            <w:right w:val="none" w:sz="0" w:space="0" w:color="auto"/>
          </w:divBdr>
        </w:div>
        <w:div w:id="1692104427">
          <w:marLeft w:val="547"/>
          <w:marRight w:val="0"/>
          <w:marTop w:val="144"/>
          <w:marBottom w:val="0"/>
          <w:divBdr>
            <w:top w:val="none" w:sz="0" w:space="0" w:color="auto"/>
            <w:left w:val="none" w:sz="0" w:space="0" w:color="auto"/>
            <w:bottom w:val="none" w:sz="0" w:space="0" w:color="auto"/>
            <w:right w:val="none" w:sz="0" w:space="0" w:color="auto"/>
          </w:divBdr>
        </w:div>
      </w:divsChild>
    </w:div>
    <w:div w:id="91824944">
      <w:bodyDiv w:val="1"/>
      <w:marLeft w:val="0"/>
      <w:marRight w:val="0"/>
      <w:marTop w:val="0"/>
      <w:marBottom w:val="0"/>
      <w:divBdr>
        <w:top w:val="none" w:sz="0" w:space="0" w:color="auto"/>
        <w:left w:val="none" w:sz="0" w:space="0" w:color="auto"/>
        <w:bottom w:val="none" w:sz="0" w:space="0" w:color="auto"/>
        <w:right w:val="none" w:sz="0" w:space="0" w:color="auto"/>
      </w:divBdr>
    </w:div>
    <w:div w:id="108283775">
      <w:bodyDiv w:val="1"/>
      <w:marLeft w:val="0"/>
      <w:marRight w:val="0"/>
      <w:marTop w:val="0"/>
      <w:marBottom w:val="0"/>
      <w:divBdr>
        <w:top w:val="none" w:sz="0" w:space="0" w:color="auto"/>
        <w:left w:val="none" w:sz="0" w:space="0" w:color="auto"/>
        <w:bottom w:val="none" w:sz="0" w:space="0" w:color="auto"/>
        <w:right w:val="none" w:sz="0" w:space="0" w:color="auto"/>
      </w:divBdr>
    </w:div>
    <w:div w:id="119613003">
      <w:bodyDiv w:val="1"/>
      <w:marLeft w:val="0"/>
      <w:marRight w:val="0"/>
      <w:marTop w:val="0"/>
      <w:marBottom w:val="0"/>
      <w:divBdr>
        <w:top w:val="none" w:sz="0" w:space="0" w:color="auto"/>
        <w:left w:val="none" w:sz="0" w:space="0" w:color="auto"/>
        <w:bottom w:val="none" w:sz="0" w:space="0" w:color="auto"/>
        <w:right w:val="none" w:sz="0" w:space="0" w:color="auto"/>
      </w:divBdr>
    </w:div>
    <w:div w:id="241530785">
      <w:bodyDiv w:val="1"/>
      <w:marLeft w:val="0"/>
      <w:marRight w:val="0"/>
      <w:marTop w:val="0"/>
      <w:marBottom w:val="0"/>
      <w:divBdr>
        <w:top w:val="none" w:sz="0" w:space="0" w:color="auto"/>
        <w:left w:val="none" w:sz="0" w:space="0" w:color="auto"/>
        <w:bottom w:val="none" w:sz="0" w:space="0" w:color="auto"/>
        <w:right w:val="none" w:sz="0" w:space="0" w:color="auto"/>
      </w:divBdr>
    </w:div>
    <w:div w:id="259139907">
      <w:bodyDiv w:val="1"/>
      <w:marLeft w:val="0"/>
      <w:marRight w:val="0"/>
      <w:marTop w:val="0"/>
      <w:marBottom w:val="0"/>
      <w:divBdr>
        <w:top w:val="none" w:sz="0" w:space="0" w:color="auto"/>
        <w:left w:val="none" w:sz="0" w:space="0" w:color="auto"/>
        <w:bottom w:val="none" w:sz="0" w:space="0" w:color="auto"/>
        <w:right w:val="none" w:sz="0" w:space="0" w:color="auto"/>
      </w:divBdr>
      <w:divsChild>
        <w:div w:id="202910617">
          <w:marLeft w:val="1166"/>
          <w:marRight w:val="0"/>
          <w:marTop w:val="86"/>
          <w:marBottom w:val="0"/>
          <w:divBdr>
            <w:top w:val="none" w:sz="0" w:space="0" w:color="auto"/>
            <w:left w:val="none" w:sz="0" w:space="0" w:color="auto"/>
            <w:bottom w:val="none" w:sz="0" w:space="0" w:color="auto"/>
            <w:right w:val="none" w:sz="0" w:space="0" w:color="auto"/>
          </w:divBdr>
        </w:div>
        <w:div w:id="728042419">
          <w:marLeft w:val="1166"/>
          <w:marRight w:val="0"/>
          <w:marTop w:val="86"/>
          <w:marBottom w:val="0"/>
          <w:divBdr>
            <w:top w:val="none" w:sz="0" w:space="0" w:color="auto"/>
            <w:left w:val="none" w:sz="0" w:space="0" w:color="auto"/>
            <w:bottom w:val="none" w:sz="0" w:space="0" w:color="auto"/>
            <w:right w:val="none" w:sz="0" w:space="0" w:color="auto"/>
          </w:divBdr>
        </w:div>
        <w:div w:id="806898962">
          <w:marLeft w:val="547"/>
          <w:marRight w:val="0"/>
          <w:marTop w:val="86"/>
          <w:marBottom w:val="0"/>
          <w:divBdr>
            <w:top w:val="none" w:sz="0" w:space="0" w:color="auto"/>
            <w:left w:val="none" w:sz="0" w:space="0" w:color="auto"/>
            <w:bottom w:val="none" w:sz="0" w:space="0" w:color="auto"/>
            <w:right w:val="none" w:sz="0" w:space="0" w:color="auto"/>
          </w:divBdr>
        </w:div>
        <w:div w:id="834955859">
          <w:marLeft w:val="1166"/>
          <w:marRight w:val="0"/>
          <w:marTop w:val="86"/>
          <w:marBottom w:val="0"/>
          <w:divBdr>
            <w:top w:val="none" w:sz="0" w:space="0" w:color="auto"/>
            <w:left w:val="none" w:sz="0" w:space="0" w:color="auto"/>
            <w:bottom w:val="none" w:sz="0" w:space="0" w:color="auto"/>
            <w:right w:val="none" w:sz="0" w:space="0" w:color="auto"/>
          </w:divBdr>
        </w:div>
        <w:div w:id="970331013">
          <w:marLeft w:val="1166"/>
          <w:marRight w:val="0"/>
          <w:marTop w:val="86"/>
          <w:marBottom w:val="0"/>
          <w:divBdr>
            <w:top w:val="none" w:sz="0" w:space="0" w:color="auto"/>
            <w:left w:val="none" w:sz="0" w:space="0" w:color="auto"/>
            <w:bottom w:val="none" w:sz="0" w:space="0" w:color="auto"/>
            <w:right w:val="none" w:sz="0" w:space="0" w:color="auto"/>
          </w:divBdr>
        </w:div>
        <w:div w:id="987248651">
          <w:marLeft w:val="1166"/>
          <w:marRight w:val="0"/>
          <w:marTop w:val="86"/>
          <w:marBottom w:val="0"/>
          <w:divBdr>
            <w:top w:val="none" w:sz="0" w:space="0" w:color="auto"/>
            <w:left w:val="none" w:sz="0" w:space="0" w:color="auto"/>
            <w:bottom w:val="none" w:sz="0" w:space="0" w:color="auto"/>
            <w:right w:val="none" w:sz="0" w:space="0" w:color="auto"/>
          </w:divBdr>
        </w:div>
        <w:div w:id="995769453">
          <w:marLeft w:val="547"/>
          <w:marRight w:val="0"/>
          <w:marTop w:val="86"/>
          <w:marBottom w:val="0"/>
          <w:divBdr>
            <w:top w:val="none" w:sz="0" w:space="0" w:color="auto"/>
            <w:left w:val="none" w:sz="0" w:space="0" w:color="auto"/>
            <w:bottom w:val="none" w:sz="0" w:space="0" w:color="auto"/>
            <w:right w:val="none" w:sz="0" w:space="0" w:color="auto"/>
          </w:divBdr>
        </w:div>
        <w:div w:id="1231499041">
          <w:marLeft w:val="547"/>
          <w:marRight w:val="0"/>
          <w:marTop w:val="86"/>
          <w:marBottom w:val="0"/>
          <w:divBdr>
            <w:top w:val="none" w:sz="0" w:space="0" w:color="auto"/>
            <w:left w:val="none" w:sz="0" w:space="0" w:color="auto"/>
            <w:bottom w:val="none" w:sz="0" w:space="0" w:color="auto"/>
            <w:right w:val="none" w:sz="0" w:space="0" w:color="auto"/>
          </w:divBdr>
        </w:div>
        <w:div w:id="1233857752">
          <w:marLeft w:val="1166"/>
          <w:marRight w:val="0"/>
          <w:marTop w:val="86"/>
          <w:marBottom w:val="0"/>
          <w:divBdr>
            <w:top w:val="none" w:sz="0" w:space="0" w:color="auto"/>
            <w:left w:val="none" w:sz="0" w:space="0" w:color="auto"/>
            <w:bottom w:val="none" w:sz="0" w:space="0" w:color="auto"/>
            <w:right w:val="none" w:sz="0" w:space="0" w:color="auto"/>
          </w:divBdr>
        </w:div>
        <w:div w:id="1425804192">
          <w:marLeft w:val="1166"/>
          <w:marRight w:val="0"/>
          <w:marTop w:val="86"/>
          <w:marBottom w:val="0"/>
          <w:divBdr>
            <w:top w:val="none" w:sz="0" w:space="0" w:color="auto"/>
            <w:left w:val="none" w:sz="0" w:space="0" w:color="auto"/>
            <w:bottom w:val="none" w:sz="0" w:space="0" w:color="auto"/>
            <w:right w:val="none" w:sz="0" w:space="0" w:color="auto"/>
          </w:divBdr>
        </w:div>
        <w:div w:id="1795363403">
          <w:marLeft w:val="1166"/>
          <w:marRight w:val="0"/>
          <w:marTop w:val="86"/>
          <w:marBottom w:val="0"/>
          <w:divBdr>
            <w:top w:val="none" w:sz="0" w:space="0" w:color="auto"/>
            <w:left w:val="none" w:sz="0" w:space="0" w:color="auto"/>
            <w:bottom w:val="none" w:sz="0" w:space="0" w:color="auto"/>
            <w:right w:val="none" w:sz="0" w:space="0" w:color="auto"/>
          </w:divBdr>
        </w:div>
        <w:div w:id="2066295522">
          <w:marLeft w:val="1166"/>
          <w:marRight w:val="0"/>
          <w:marTop w:val="86"/>
          <w:marBottom w:val="0"/>
          <w:divBdr>
            <w:top w:val="none" w:sz="0" w:space="0" w:color="auto"/>
            <w:left w:val="none" w:sz="0" w:space="0" w:color="auto"/>
            <w:bottom w:val="none" w:sz="0" w:space="0" w:color="auto"/>
            <w:right w:val="none" w:sz="0" w:space="0" w:color="auto"/>
          </w:divBdr>
        </w:div>
      </w:divsChild>
    </w:div>
    <w:div w:id="298731322">
      <w:bodyDiv w:val="1"/>
      <w:marLeft w:val="0"/>
      <w:marRight w:val="0"/>
      <w:marTop w:val="0"/>
      <w:marBottom w:val="0"/>
      <w:divBdr>
        <w:top w:val="none" w:sz="0" w:space="0" w:color="auto"/>
        <w:left w:val="none" w:sz="0" w:space="0" w:color="auto"/>
        <w:bottom w:val="none" w:sz="0" w:space="0" w:color="auto"/>
        <w:right w:val="none" w:sz="0" w:space="0" w:color="auto"/>
      </w:divBdr>
    </w:div>
    <w:div w:id="368992004">
      <w:bodyDiv w:val="1"/>
      <w:marLeft w:val="0"/>
      <w:marRight w:val="0"/>
      <w:marTop w:val="0"/>
      <w:marBottom w:val="0"/>
      <w:divBdr>
        <w:top w:val="none" w:sz="0" w:space="0" w:color="auto"/>
        <w:left w:val="none" w:sz="0" w:space="0" w:color="auto"/>
        <w:bottom w:val="none" w:sz="0" w:space="0" w:color="auto"/>
        <w:right w:val="none" w:sz="0" w:space="0" w:color="auto"/>
      </w:divBdr>
      <w:divsChild>
        <w:div w:id="303582798">
          <w:marLeft w:val="547"/>
          <w:marRight w:val="0"/>
          <w:marTop w:val="106"/>
          <w:marBottom w:val="240"/>
          <w:divBdr>
            <w:top w:val="none" w:sz="0" w:space="0" w:color="auto"/>
            <w:left w:val="none" w:sz="0" w:space="0" w:color="auto"/>
            <w:bottom w:val="none" w:sz="0" w:space="0" w:color="auto"/>
            <w:right w:val="none" w:sz="0" w:space="0" w:color="auto"/>
          </w:divBdr>
        </w:div>
        <w:div w:id="335765023">
          <w:marLeft w:val="547"/>
          <w:marRight w:val="0"/>
          <w:marTop w:val="106"/>
          <w:marBottom w:val="240"/>
          <w:divBdr>
            <w:top w:val="none" w:sz="0" w:space="0" w:color="auto"/>
            <w:left w:val="none" w:sz="0" w:space="0" w:color="auto"/>
            <w:bottom w:val="none" w:sz="0" w:space="0" w:color="auto"/>
            <w:right w:val="none" w:sz="0" w:space="0" w:color="auto"/>
          </w:divBdr>
        </w:div>
        <w:div w:id="604583699">
          <w:marLeft w:val="547"/>
          <w:marRight w:val="0"/>
          <w:marTop w:val="106"/>
          <w:marBottom w:val="240"/>
          <w:divBdr>
            <w:top w:val="none" w:sz="0" w:space="0" w:color="auto"/>
            <w:left w:val="none" w:sz="0" w:space="0" w:color="auto"/>
            <w:bottom w:val="none" w:sz="0" w:space="0" w:color="auto"/>
            <w:right w:val="none" w:sz="0" w:space="0" w:color="auto"/>
          </w:divBdr>
        </w:div>
        <w:div w:id="2000377177">
          <w:marLeft w:val="547"/>
          <w:marRight w:val="0"/>
          <w:marTop w:val="106"/>
          <w:marBottom w:val="240"/>
          <w:divBdr>
            <w:top w:val="none" w:sz="0" w:space="0" w:color="auto"/>
            <w:left w:val="none" w:sz="0" w:space="0" w:color="auto"/>
            <w:bottom w:val="none" w:sz="0" w:space="0" w:color="auto"/>
            <w:right w:val="none" w:sz="0" w:space="0" w:color="auto"/>
          </w:divBdr>
        </w:div>
      </w:divsChild>
    </w:div>
    <w:div w:id="387608828">
      <w:bodyDiv w:val="1"/>
      <w:marLeft w:val="0"/>
      <w:marRight w:val="0"/>
      <w:marTop w:val="0"/>
      <w:marBottom w:val="0"/>
      <w:divBdr>
        <w:top w:val="none" w:sz="0" w:space="0" w:color="auto"/>
        <w:left w:val="none" w:sz="0" w:space="0" w:color="auto"/>
        <w:bottom w:val="none" w:sz="0" w:space="0" w:color="auto"/>
        <w:right w:val="none" w:sz="0" w:space="0" w:color="auto"/>
      </w:divBdr>
      <w:divsChild>
        <w:div w:id="1140684156">
          <w:marLeft w:val="547"/>
          <w:marRight w:val="0"/>
          <w:marTop w:val="134"/>
          <w:marBottom w:val="0"/>
          <w:divBdr>
            <w:top w:val="none" w:sz="0" w:space="0" w:color="auto"/>
            <w:left w:val="none" w:sz="0" w:space="0" w:color="auto"/>
            <w:bottom w:val="none" w:sz="0" w:space="0" w:color="auto"/>
            <w:right w:val="none" w:sz="0" w:space="0" w:color="auto"/>
          </w:divBdr>
        </w:div>
        <w:div w:id="1985620832">
          <w:marLeft w:val="547"/>
          <w:marRight w:val="0"/>
          <w:marTop w:val="134"/>
          <w:marBottom w:val="0"/>
          <w:divBdr>
            <w:top w:val="none" w:sz="0" w:space="0" w:color="auto"/>
            <w:left w:val="none" w:sz="0" w:space="0" w:color="auto"/>
            <w:bottom w:val="none" w:sz="0" w:space="0" w:color="auto"/>
            <w:right w:val="none" w:sz="0" w:space="0" w:color="auto"/>
          </w:divBdr>
        </w:div>
      </w:divsChild>
    </w:div>
    <w:div w:id="449587213">
      <w:bodyDiv w:val="1"/>
      <w:marLeft w:val="0"/>
      <w:marRight w:val="0"/>
      <w:marTop w:val="0"/>
      <w:marBottom w:val="0"/>
      <w:divBdr>
        <w:top w:val="none" w:sz="0" w:space="0" w:color="auto"/>
        <w:left w:val="none" w:sz="0" w:space="0" w:color="auto"/>
        <w:bottom w:val="none" w:sz="0" w:space="0" w:color="auto"/>
        <w:right w:val="none" w:sz="0" w:space="0" w:color="auto"/>
      </w:divBdr>
    </w:div>
    <w:div w:id="550264809">
      <w:bodyDiv w:val="1"/>
      <w:marLeft w:val="0"/>
      <w:marRight w:val="0"/>
      <w:marTop w:val="0"/>
      <w:marBottom w:val="0"/>
      <w:divBdr>
        <w:top w:val="none" w:sz="0" w:space="0" w:color="auto"/>
        <w:left w:val="none" w:sz="0" w:space="0" w:color="auto"/>
        <w:bottom w:val="none" w:sz="0" w:space="0" w:color="auto"/>
        <w:right w:val="none" w:sz="0" w:space="0" w:color="auto"/>
      </w:divBdr>
      <w:divsChild>
        <w:div w:id="72555995">
          <w:marLeft w:val="1166"/>
          <w:marRight w:val="0"/>
          <w:marTop w:val="115"/>
          <w:marBottom w:val="0"/>
          <w:divBdr>
            <w:top w:val="none" w:sz="0" w:space="0" w:color="auto"/>
            <w:left w:val="none" w:sz="0" w:space="0" w:color="auto"/>
            <w:bottom w:val="none" w:sz="0" w:space="0" w:color="auto"/>
            <w:right w:val="none" w:sz="0" w:space="0" w:color="auto"/>
          </w:divBdr>
        </w:div>
        <w:div w:id="240795026">
          <w:marLeft w:val="1166"/>
          <w:marRight w:val="0"/>
          <w:marTop w:val="115"/>
          <w:marBottom w:val="0"/>
          <w:divBdr>
            <w:top w:val="none" w:sz="0" w:space="0" w:color="auto"/>
            <w:left w:val="none" w:sz="0" w:space="0" w:color="auto"/>
            <w:bottom w:val="none" w:sz="0" w:space="0" w:color="auto"/>
            <w:right w:val="none" w:sz="0" w:space="0" w:color="auto"/>
          </w:divBdr>
        </w:div>
        <w:div w:id="833029822">
          <w:marLeft w:val="1166"/>
          <w:marRight w:val="0"/>
          <w:marTop w:val="115"/>
          <w:marBottom w:val="0"/>
          <w:divBdr>
            <w:top w:val="none" w:sz="0" w:space="0" w:color="auto"/>
            <w:left w:val="none" w:sz="0" w:space="0" w:color="auto"/>
            <w:bottom w:val="none" w:sz="0" w:space="0" w:color="auto"/>
            <w:right w:val="none" w:sz="0" w:space="0" w:color="auto"/>
          </w:divBdr>
        </w:div>
        <w:div w:id="992097591">
          <w:marLeft w:val="1166"/>
          <w:marRight w:val="0"/>
          <w:marTop w:val="115"/>
          <w:marBottom w:val="0"/>
          <w:divBdr>
            <w:top w:val="none" w:sz="0" w:space="0" w:color="auto"/>
            <w:left w:val="none" w:sz="0" w:space="0" w:color="auto"/>
            <w:bottom w:val="none" w:sz="0" w:space="0" w:color="auto"/>
            <w:right w:val="none" w:sz="0" w:space="0" w:color="auto"/>
          </w:divBdr>
        </w:div>
        <w:div w:id="1193419855">
          <w:marLeft w:val="1166"/>
          <w:marRight w:val="0"/>
          <w:marTop w:val="115"/>
          <w:marBottom w:val="0"/>
          <w:divBdr>
            <w:top w:val="none" w:sz="0" w:space="0" w:color="auto"/>
            <w:left w:val="none" w:sz="0" w:space="0" w:color="auto"/>
            <w:bottom w:val="none" w:sz="0" w:space="0" w:color="auto"/>
            <w:right w:val="none" w:sz="0" w:space="0" w:color="auto"/>
          </w:divBdr>
        </w:div>
        <w:div w:id="1218123756">
          <w:marLeft w:val="547"/>
          <w:marRight w:val="0"/>
          <w:marTop w:val="130"/>
          <w:marBottom w:val="0"/>
          <w:divBdr>
            <w:top w:val="none" w:sz="0" w:space="0" w:color="auto"/>
            <w:left w:val="none" w:sz="0" w:space="0" w:color="auto"/>
            <w:bottom w:val="none" w:sz="0" w:space="0" w:color="auto"/>
            <w:right w:val="none" w:sz="0" w:space="0" w:color="auto"/>
          </w:divBdr>
        </w:div>
        <w:div w:id="1894006240">
          <w:marLeft w:val="547"/>
          <w:marRight w:val="0"/>
          <w:marTop w:val="130"/>
          <w:marBottom w:val="0"/>
          <w:divBdr>
            <w:top w:val="none" w:sz="0" w:space="0" w:color="auto"/>
            <w:left w:val="none" w:sz="0" w:space="0" w:color="auto"/>
            <w:bottom w:val="none" w:sz="0" w:space="0" w:color="auto"/>
            <w:right w:val="none" w:sz="0" w:space="0" w:color="auto"/>
          </w:divBdr>
        </w:div>
      </w:divsChild>
    </w:div>
    <w:div w:id="583105265">
      <w:bodyDiv w:val="1"/>
      <w:marLeft w:val="0"/>
      <w:marRight w:val="0"/>
      <w:marTop w:val="0"/>
      <w:marBottom w:val="0"/>
      <w:divBdr>
        <w:top w:val="none" w:sz="0" w:space="0" w:color="auto"/>
        <w:left w:val="none" w:sz="0" w:space="0" w:color="auto"/>
        <w:bottom w:val="none" w:sz="0" w:space="0" w:color="auto"/>
        <w:right w:val="none" w:sz="0" w:space="0" w:color="auto"/>
      </w:divBdr>
    </w:div>
    <w:div w:id="617569071">
      <w:bodyDiv w:val="1"/>
      <w:marLeft w:val="0"/>
      <w:marRight w:val="0"/>
      <w:marTop w:val="0"/>
      <w:marBottom w:val="0"/>
      <w:divBdr>
        <w:top w:val="none" w:sz="0" w:space="0" w:color="auto"/>
        <w:left w:val="none" w:sz="0" w:space="0" w:color="auto"/>
        <w:bottom w:val="none" w:sz="0" w:space="0" w:color="auto"/>
        <w:right w:val="none" w:sz="0" w:space="0" w:color="auto"/>
      </w:divBdr>
      <w:divsChild>
        <w:div w:id="41952999">
          <w:marLeft w:val="1166"/>
          <w:marRight w:val="0"/>
          <w:marTop w:val="125"/>
          <w:marBottom w:val="0"/>
          <w:divBdr>
            <w:top w:val="none" w:sz="0" w:space="0" w:color="auto"/>
            <w:left w:val="none" w:sz="0" w:space="0" w:color="auto"/>
            <w:bottom w:val="none" w:sz="0" w:space="0" w:color="auto"/>
            <w:right w:val="none" w:sz="0" w:space="0" w:color="auto"/>
          </w:divBdr>
        </w:div>
        <w:div w:id="278725134">
          <w:marLeft w:val="1166"/>
          <w:marRight w:val="0"/>
          <w:marTop w:val="125"/>
          <w:marBottom w:val="0"/>
          <w:divBdr>
            <w:top w:val="none" w:sz="0" w:space="0" w:color="auto"/>
            <w:left w:val="none" w:sz="0" w:space="0" w:color="auto"/>
            <w:bottom w:val="none" w:sz="0" w:space="0" w:color="auto"/>
            <w:right w:val="none" w:sz="0" w:space="0" w:color="auto"/>
          </w:divBdr>
        </w:div>
        <w:div w:id="470439882">
          <w:marLeft w:val="547"/>
          <w:marRight w:val="0"/>
          <w:marTop w:val="144"/>
          <w:marBottom w:val="0"/>
          <w:divBdr>
            <w:top w:val="none" w:sz="0" w:space="0" w:color="auto"/>
            <w:left w:val="none" w:sz="0" w:space="0" w:color="auto"/>
            <w:bottom w:val="none" w:sz="0" w:space="0" w:color="auto"/>
            <w:right w:val="none" w:sz="0" w:space="0" w:color="auto"/>
          </w:divBdr>
        </w:div>
        <w:div w:id="1199244948">
          <w:marLeft w:val="547"/>
          <w:marRight w:val="0"/>
          <w:marTop w:val="144"/>
          <w:marBottom w:val="0"/>
          <w:divBdr>
            <w:top w:val="none" w:sz="0" w:space="0" w:color="auto"/>
            <w:left w:val="none" w:sz="0" w:space="0" w:color="auto"/>
            <w:bottom w:val="none" w:sz="0" w:space="0" w:color="auto"/>
            <w:right w:val="none" w:sz="0" w:space="0" w:color="auto"/>
          </w:divBdr>
        </w:div>
        <w:div w:id="1349134378">
          <w:marLeft w:val="1166"/>
          <w:marRight w:val="0"/>
          <w:marTop w:val="125"/>
          <w:marBottom w:val="0"/>
          <w:divBdr>
            <w:top w:val="none" w:sz="0" w:space="0" w:color="auto"/>
            <w:left w:val="none" w:sz="0" w:space="0" w:color="auto"/>
            <w:bottom w:val="none" w:sz="0" w:space="0" w:color="auto"/>
            <w:right w:val="none" w:sz="0" w:space="0" w:color="auto"/>
          </w:divBdr>
        </w:div>
        <w:div w:id="1627933552">
          <w:marLeft w:val="1166"/>
          <w:marRight w:val="0"/>
          <w:marTop w:val="125"/>
          <w:marBottom w:val="0"/>
          <w:divBdr>
            <w:top w:val="none" w:sz="0" w:space="0" w:color="auto"/>
            <w:left w:val="none" w:sz="0" w:space="0" w:color="auto"/>
            <w:bottom w:val="none" w:sz="0" w:space="0" w:color="auto"/>
            <w:right w:val="none" w:sz="0" w:space="0" w:color="auto"/>
          </w:divBdr>
        </w:div>
        <w:div w:id="1870293066">
          <w:marLeft w:val="1166"/>
          <w:marRight w:val="0"/>
          <w:marTop w:val="125"/>
          <w:marBottom w:val="0"/>
          <w:divBdr>
            <w:top w:val="none" w:sz="0" w:space="0" w:color="auto"/>
            <w:left w:val="none" w:sz="0" w:space="0" w:color="auto"/>
            <w:bottom w:val="none" w:sz="0" w:space="0" w:color="auto"/>
            <w:right w:val="none" w:sz="0" w:space="0" w:color="auto"/>
          </w:divBdr>
        </w:div>
        <w:div w:id="1939945134">
          <w:marLeft w:val="1166"/>
          <w:marRight w:val="0"/>
          <w:marTop w:val="125"/>
          <w:marBottom w:val="0"/>
          <w:divBdr>
            <w:top w:val="none" w:sz="0" w:space="0" w:color="auto"/>
            <w:left w:val="none" w:sz="0" w:space="0" w:color="auto"/>
            <w:bottom w:val="none" w:sz="0" w:space="0" w:color="auto"/>
            <w:right w:val="none" w:sz="0" w:space="0" w:color="auto"/>
          </w:divBdr>
        </w:div>
      </w:divsChild>
    </w:div>
    <w:div w:id="799299905">
      <w:bodyDiv w:val="1"/>
      <w:marLeft w:val="0"/>
      <w:marRight w:val="0"/>
      <w:marTop w:val="0"/>
      <w:marBottom w:val="0"/>
      <w:divBdr>
        <w:top w:val="none" w:sz="0" w:space="0" w:color="auto"/>
        <w:left w:val="none" w:sz="0" w:space="0" w:color="auto"/>
        <w:bottom w:val="none" w:sz="0" w:space="0" w:color="auto"/>
        <w:right w:val="none" w:sz="0" w:space="0" w:color="auto"/>
      </w:divBdr>
      <w:divsChild>
        <w:div w:id="876313610">
          <w:marLeft w:val="547"/>
          <w:marRight w:val="0"/>
          <w:marTop w:val="106"/>
          <w:marBottom w:val="240"/>
          <w:divBdr>
            <w:top w:val="none" w:sz="0" w:space="0" w:color="auto"/>
            <w:left w:val="none" w:sz="0" w:space="0" w:color="auto"/>
            <w:bottom w:val="none" w:sz="0" w:space="0" w:color="auto"/>
            <w:right w:val="none" w:sz="0" w:space="0" w:color="auto"/>
          </w:divBdr>
        </w:div>
        <w:div w:id="1009673510">
          <w:marLeft w:val="547"/>
          <w:marRight w:val="0"/>
          <w:marTop w:val="106"/>
          <w:marBottom w:val="240"/>
          <w:divBdr>
            <w:top w:val="none" w:sz="0" w:space="0" w:color="auto"/>
            <w:left w:val="none" w:sz="0" w:space="0" w:color="auto"/>
            <w:bottom w:val="none" w:sz="0" w:space="0" w:color="auto"/>
            <w:right w:val="none" w:sz="0" w:space="0" w:color="auto"/>
          </w:divBdr>
        </w:div>
        <w:div w:id="1987540073">
          <w:marLeft w:val="547"/>
          <w:marRight w:val="0"/>
          <w:marTop w:val="106"/>
          <w:marBottom w:val="240"/>
          <w:divBdr>
            <w:top w:val="none" w:sz="0" w:space="0" w:color="auto"/>
            <w:left w:val="none" w:sz="0" w:space="0" w:color="auto"/>
            <w:bottom w:val="none" w:sz="0" w:space="0" w:color="auto"/>
            <w:right w:val="none" w:sz="0" w:space="0" w:color="auto"/>
          </w:divBdr>
        </w:div>
      </w:divsChild>
    </w:div>
    <w:div w:id="902103866">
      <w:bodyDiv w:val="1"/>
      <w:marLeft w:val="0"/>
      <w:marRight w:val="0"/>
      <w:marTop w:val="0"/>
      <w:marBottom w:val="0"/>
      <w:divBdr>
        <w:top w:val="none" w:sz="0" w:space="0" w:color="auto"/>
        <w:left w:val="none" w:sz="0" w:space="0" w:color="auto"/>
        <w:bottom w:val="none" w:sz="0" w:space="0" w:color="auto"/>
        <w:right w:val="none" w:sz="0" w:space="0" w:color="auto"/>
      </w:divBdr>
    </w:div>
    <w:div w:id="976109962">
      <w:bodyDiv w:val="1"/>
      <w:marLeft w:val="0"/>
      <w:marRight w:val="0"/>
      <w:marTop w:val="0"/>
      <w:marBottom w:val="0"/>
      <w:divBdr>
        <w:top w:val="none" w:sz="0" w:space="0" w:color="auto"/>
        <w:left w:val="none" w:sz="0" w:space="0" w:color="auto"/>
        <w:bottom w:val="none" w:sz="0" w:space="0" w:color="auto"/>
        <w:right w:val="none" w:sz="0" w:space="0" w:color="auto"/>
      </w:divBdr>
      <w:divsChild>
        <w:div w:id="234707810">
          <w:marLeft w:val="547"/>
          <w:marRight w:val="0"/>
          <w:marTop w:val="130"/>
          <w:marBottom w:val="0"/>
          <w:divBdr>
            <w:top w:val="none" w:sz="0" w:space="0" w:color="auto"/>
            <w:left w:val="none" w:sz="0" w:space="0" w:color="auto"/>
            <w:bottom w:val="none" w:sz="0" w:space="0" w:color="auto"/>
            <w:right w:val="none" w:sz="0" w:space="0" w:color="auto"/>
          </w:divBdr>
        </w:div>
        <w:div w:id="587269914">
          <w:marLeft w:val="547"/>
          <w:marRight w:val="0"/>
          <w:marTop w:val="130"/>
          <w:marBottom w:val="0"/>
          <w:divBdr>
            <w:top w:val="none" w:sz="0" w:space="0" w:color="auto"/>
            <w:left w:val="none" w:sz="0" w:space="0" w:color="auto"/>
            <w:bottom w:val="none" w:sz="0" w:space="0" w:color="auto"/>
            <w:right w:val="none" w:sz="0" w:space="0" w:color="auto"/>
          </w:divBdr>
        </w:div>
        <w:div w:id="599995330">
          <w:marLeft w:val="547"/>
          <w:marRight w:val="0"/>
          <w:marTop w:val="130"/>
          <w:marBottom w:val="0"/>
          <w:divBdr>
            <w:top w:val="none" w:sz="0" w:space="0" w:color="auto"/>
            <w:left w:val="none" w:sz="0" w:space="0" w:color="auto"/>
            <w:bottom w:val="none" w:sz="0" w:space="0" w:color="auto"/>
            <w:right w:val="none" w:sz="0" w:space="0" w:color="auto"/>
          </w:divBdr>
        </w:div>
      </w:divsChild>
    </w:div>
    <w:div w:id="1125581429">
      <w:bodyDiv w:val="1"/>
      <w:marLeft w:val="0"/>
      <w:marRight w:val="0"/>
      <w:marTop w:val="0"/>
      <w:marBottom w:val="0"/>
      <w:divBdr>
        <w:top w:val="none" w:sz="0" w:space="0" w:color="auto"/>
        <w:left w:val="none" w:sz="0" w:space="0" w:color="auto"/>
        <w:bottom w:val="none" w:sz="0" w:space="0" w:color="auto"/>
        <w:right w:val="none" w:sz="0" w:space="0" w:color="auto"/>
      </w:divBdr>
    </w:div>
    <w:div w:id="1180581529">
      <w:bodyDiv w:val="1"/>
      <w:marLeft w:val="0"/>
      <w:marRight w:val="0"/>
      <w:marTop w:val="0"/>
      <w:marBottom w:val="0"/>
      <w:divBdr>
        <w:top w:val="none" w:sz="0" w:space="0" w:color="auto"/>
        <w:left w:val="none" w:sz="0" w:space="0" w:color="auto"/>
        <w:bottom w:val="none" w:sz="0" w:space="0" w:color="auto"/>
        <w:right w:val="none" w:sz="0" w:space="0" w:color="auto"/>
      </w:divBdr>
    </w:div>
    <w:div w:id="1203783356">
      <w:bodyDiv w:val="1"/>
      <w:marLeft w:val="0"/>
      <w:marRight w:val="0"/>
      <w:marTop w:val="150"/>
      <w:marBottom w:val="150"/>
      <w:divBdr>
        <w:top w:val="none" w:sz="0" w:space="0" w:color="auto"/>
        <w:left w:val="none" w:sz="0" w:space="0" w:color="auto"/>
        <w:bottom w:val="none" w:sz="0" w:space="0" w:color="auto"/>
        <w:right w:val="none" w:sz="0" w:space="0" w:color="auto"/>
      </w:divBdr>
      <w:divsChild>
        <w:div w:id="1954745056">
          <w:marLeft w:val="0"/>
          <w:marRight w:val="0"/>
          <w:marTop w:val="0"/>
          <w:marBottom w:val="0"/>
          <w:divBdr>
            <w:top w:val="none" w:sz="0" w:space="0" w:color="auto"/>
            <w:left w:val="none" w:sz="0" w:space="0" w:color="auto"/>
            <w:bottom w:val="none" w:sz="0" w:space="0" w:color="auto"/>
            <w:right w:val="none" w:sz="0" w:space="0" w:color="auto"/>
          </w:divBdr>
          <w:divsChild>
            <w:div w:id="1276331449">
              <w:marLeft w:val="0"/>
              <w:marRight w:val="0"/>
              <w:marTop w:val="0"/>
              <w:marBottom w:val="0"/>
              <w:divBdr>
                <w:top w:val="none" w:sz="0" w:space="0" w:color="auto"/>
                <w:left w:val="none" w:sz="0" w:space="0" w:color="auto"/>
                <w:bottom w:val="none" w:sz="0" w:space="0" w:color="auto"/>
                <w:right w:val="none" w:sz="0" w:space="0" w:color="auto"/>
              </w:divBdr>
              <w:divsChild>
                <w:div w:id="58794969">
                  <w:marLeft w:val="0"/>
                  <w:marRight w:val="0"/>
                  <w:marTop w:val="0"/>
                  <w:marBottom w:val="0"/>
                  <w:divBdr>
                    <w:top w:val="none" w:sz="0" w:space="0" w:color="auto"/>
                    <w:left w:val="none" w:sz="0" w:space="0" w:color="auto"/>
                    <w:bottom w:val="none" w:sz="0" w:space="0" w:color="auto"/>
                    <w:right w:val="none" w:sz="0" w:space="0" w:color="auto"/>
                  </w:divBdr>
                  <w:divsChild>
                    <w:div w:id="768040446">
                      <w:marLeft w:val="0"/>
                      <w:marRight w:val="0"/>
                      <w:marTop w:val="0"/>
                      <w:marBottom w:val="0"/>
                      <w:divBdr>
                        <w:top w:val="none" w:sz="0" w:space="0" w:color="auto"/>
                        <w:left w:val="none" w:sz="0" w:space="0" w:color="auto"/>
                        <w:bottom w:val="none" w:sz="0" w:space="0" w:color="auto"/>
                        <w:right w:val="none" w:sz="0" w:space="0" w:color="auto"/>
                      </w:divBdr>
                      <w:divsChild>
                        <w:div w:id="893349803">
                          <w:marLeft w:val="0"/>
                          <w:marRight w:val="0"/>
                          <w:marTop w:val="0"/>
                          <w:marBottom w:val="0"/>
                          <w:divBdr>
                            <w:top w:val="none" w:sz="0" w:space="0" w:color="auto"/>
                            <w:left w:val="none" w:sz="0" w:space="0" w:color="auto"/>
                            <w:bottom w:val="none" w:sz="0" w:space="0" w:color="auto"/>
                            <w:right w:val="none" w:sz="0" w:space="0" w:color="auto"/>
                          </w:divBdr>
                          <w:divsChild>
                            <w:div w:id="681200493">
                              <w:marLeft w:val="0"/>
                              <w:marRight w:val="0"/>
                              <w:marTop w:val="0"/>
                              <w:marBottom w:val="0"/>
                              <w:divBdr>
                                <w:top w:val="none" w:sz="0" w:space="0" w:color="auto"/>
                                <w:left w:val="none" w:sz="0" w:space="0" w:color="auto"/>
                                <w:bottom w:val="none" w:sz="0" w:space="0" w:color="auto"/>
                                <w:right w:val="none" w:sz="0" w:space="0" w:color="auto"/>
                              </w:divBdr>
                              <w:divsChild>
                                <w:div w:id="221599838">
                                  <w:marLeft w:val="0"/>
                                  <w:marRight w:val="0"/>
                                  <w:marTop w:val="0"/>
                                  <w:marBottom w:val="0"/>
                                  <w:divBdr>
                                    <w:top w:val="none" w:sz="0" w:space="0" w:color="auto"/>
                                    <w:left w:val="none" w:sz="0" w:space="0" w:color="auto"/>
                                    <w:bottom w:val="none" w:sz="0" w:space="0" w:color="auto"/>
                                    <w:right w:val="none" w:sz="0" w:space="0" w:color="auto"/>
                                  </w:divBdr>
                                  <w:divsChild>
                                    <w:div w:id="947203739">
                                      <w:marLeft w:val="0"/>
                                      <w:marRight w:val="0"/>
                                      <w:marTop w:val="0"/>
                                      <w:marBottom w:val="0"/>
                                      <w:divBdr>
                                        <w:top w:val="none" w:sz="0" w:space="0" w:color="auto"/>
                                        <w:left w:val="none" w:sz="0" w:space="0" w:color="auto"/>
                                        <w:bottom w:val="none" w:sz="0" w:space="0" w:color="auto"/>
                                        <w:right w:val="none" w:sz="0" w:space="0" w:color="auto"/>
                                      </w:divBdr>
                                      <w:divsChild>
                                        <w:div w:id="946698060">
                                          <w:marLeft w:val="0"/>
                                          <w:marRight w:val="0"/>
                                          <w:marTop w:val="0"/>
                                          <w:marBottom w:val="0"/>
                                          <w:divBdr>
                                            <w:top w:val="none" w:sz="0" w:space="0" w:color="auto"/>
                                            <w:left w:val="none" w:sz="0" w:space="0" w:color="auto"/>
                                            <w:bottom w:val="none" w:sz="0" w:space="0" w:color="auto"/>
                                            <w:right w:val="none" w:sz="0" w:space="0" w:color="auto"/>
                                          </w:divBdr>
                                          <w:divsChild>
                                            <w:div w:id="155261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5437950">
      <w:bodyDiv w:val="1"/>
      <w:marLeft w:val="0"/>
      <w:marRight w:val="0"/>
      <w:marTop w:val="0"/>
      <w:marBottom w:val="0"/>
      <w:divBdr>
        <w:top w:val="none" w:sz="0" w:space="0" w:color="auto"/>
        <w:left w:val="none" w:sz="0" w:space="0" w:color="auto"/>
        <w:bottom w:val="none" w:sz="0" w:space="0" w:color="auto"/>
        <w:right w:val="none" w:sz="0" w:space="0" w:color="auto"/>
      </w:divBdr>
      <w:divsChild>
        <w:div w:id="139664311">
          <w:marLeft w:val="547"/>
          <w:marRight w:val="0"/>
          <w:marTop w:val="0"/>
          <w:marBottom w:val="120"/>
          <w:divBdr>
            <w:top w:val="none" w:sz="0" w:space="0" w:color="auto"/>
            <w:left w:val="none" w:sz="0" w:space="0" w:color="auto"/>
            <w:bottom w:val="none" w:sz="0" w:space="0" w:color="auto"/>
            <w:right w:val="none" w:sz="0" w:space="0" w:color="auto"/>
          </w:divBdr>
        </w:div>
        <w:div w:id="354768700">
          <w:marLeft w:val="547"/>
          <w:marRight w:val="0"/>
          <w:marTop w:val="0"/>
          <w:marBottom w:val="120"/>
          <w:divBdr>
            <w:top w:val="none" w:sz="0" w:space="0" w:color="auto"/>
            <w:left w:val="none" w:sz="0" w:space="0" w:color="auto"/>
            <w:bottom w:val="none" w:sz="0" w:space="0" w:color="auto"/>
            <w:right w:val="none" w:sz="0" w:space="0" w:color="auto"/>
          </w:divBdr>
        </w:div>
        <w:div w:id="1269119752">
          <w:marLeft w:val="547"/>
          <w:marRight w:val="0"/>
          <w:marTop w:val="0"/>
          <w:marBottom w:val="120"/>
          <w:divBdr>
            <w:top w:val="none" w:sz="0" w:space="0" w:color="auto"/>
            <w:left w:val="none" w:sz="0" w:space="0" w:color="auto"/>
            <w:bottom w:val="none" w:sz="0" w:space="0" w:color="auto"/>
            <w:right w:val="none" w:sz="0" w:space="0" w:color="auto"/>
          </w:divBdr>
        </w:div>
        <w:div w:id="1692217911">
          <w:marLeft w:val="547"/>
          <w:marRight w:val="0"/>
          <w:marTop w:val="0"/>
          <w:marBottom w:val="120"/>
          <w:divBdr>
            <w:top w:val="none" w:sz="0" w:space="0" w:color="auto"/>
            <w:left w:val="none" w:sz="0" w:space="0" w:color="auto"/>
            <w:bottom w:val="none" w:sz="0" w:space="0" w:color="auto"/>
            <w:right w:val="none" w:sz="0" w:space="0" w:color="auto"/>
          </w:divBdr>
        </w:div>
      </w:divsChild>
    </w:div>
    <w:div w:id="1456411285">
      <w:bodyDiv w:val="1"/>
      <w:marLeft w:val="0"/>
      <w:marRight w:val="0"/>
      <w:marTop w:val="0"/>
      <w:marBottom w:val="0"/>
      <w:divBdr>
        <w:top w:val="none" w:sz="0" w:space="0" w:color="auto"/>
        <w:left w:val="none" w:sz="0" w:space="0" w:color="auto"/>
        <w:bottom w:val="none" w:sz="0" w:space="0" w:color="auto"/>
        <w:right w:val="none" w:sz="0" w:space="0" w:color="auto"/>
      </w:divBdr>
    </w:div>
    <w:div w:id="1491823415">
      <w:bodyDiv w:val="1"/>
      <w:marLeft w:val="0"/>
      <w:marRight w:val="0"/>
      <w:marTop w:val="0"/>
      <w:marBottom w:val="0"/>
      <w:divBdr>
        <w:top w:val="none" w:sz="0" w:space="0" w:color="auto"/>
        <w:left w:val="none" w:sz="0" w:space="0" w:color="auto"/>
        <w:bottom w:val="none" w:sz="0" w:space="0" w:color="auto"/>
        <w:right w:val="none" w:sz="0" w:space="0" w:color="auto"/>
      </w:divBdr>
      <w:divsChild>
        <w:div w:id="33312045">
          <w:marLeft w:val="547"/>
          <w:marRight w:val="0"/>
          <w:marTop w:val="134"/>
          <w:marBottom w:val="0"/>
          <w:divBdr>
            <w:top w:val="none" w:sz="0" w:space="0" w:color="auto"/>
            <w:left w:val="none" w:sz="0" w:space="0" w:color="auto"/>
            <w:bottom w:val="none" w:sz="0" w:space="0" w:color="auto"/>
            <w:right w:val="none" w:sz="0" w:space="0" w:color="auto"/>
          </w:divBdr>
        </w:div>
        <w:div w:id="129786636">
          <w:marLeft w:val="547"/>
          <w:marRight w:val="0"/>
          <w:marTop w:val="134"/>
          <w:marBottom w:val="0"/>
          <w:divBdr>
            <w:top w:val="none" w:sz="0" w:space="0" w:color="auto"/>
            <w:left w:val="none" w:sz="0" w:space="0" w:color="auto"/>
            <w:bottom w:val="none" w:sz="0" w:space="0" w:color="auto"/>
            <w:right w:val="none" w:sz="0" w:space="0" w:color="auto"/>
          </w:divBdr>
        </w:div>
        <w:div w:id="1141922350">
          <w:marLeft w:val="547"/>
          <w:marRight w:val="0"/>
          <w:marTop w:val="134"/>
          <w:marBottom w:val="0"/>
          <w:divBdr>
            <w:top w:val="none" w:sz="0" w:space="0" w:color="auto"/>
            <w:left w:val="none" w:sz="0" w:space="0" w:color="auto"/>
            <w:bottom w:val="none" w:sz="0" w:space="0" w:color="auto"/>
            <w:right w:val="none" w:sz="0" w:space="0" w:color="auto"/>
          </w:divBdr>
        </w:div>
      </w:divsChild>
    </w:div>
    <w:div w:id="1508398125">
      <w:bodyDiv w:val="1"/>
      <w:marLeft w:val="0"/>
      <w:marRight w:val="0"/>
      <w:marTop w:val="0"/>
      <w:marBottom w:val="0"/>
      <w:divBdr>
        <w:top w:val="none" w:sz="0" w:space="0" w:color="auto"/>
        <w:left w:val="none" w:sz="0" w:space="0" w:color="auto"/>
        <w:bottom w:val="none" w:sz="0" w:space="0" w:color="auto"/>
        <w:right w:val="none" w:sz="0" w:space="0" w:color="auto"/>
      </w:divBdr>
      <w:divsChild>
        <w:div w:id="130904395">
          <w:marLeft w:val="1166"/>
          <w:marRight w:val="0"/>
          <w:marTop w:val="82"/>
          <w:marBottom w:val="0"/>
          <w:divBdr>
            <w:top w:val="none" w:sz="0" w:space="0" w:color="auto"/>
            <w:left w:val="none" w:sz="0" w:space="0" w:color="auto"/>
            <w:bottom w:val="none" w:sz="0" w:space="0" w:color="auto"/>
            <w:right w:val="none" w:sz="0" w:space="0" w:color="auto"/>
          </w:divBdr>
        </w:div>
        <w:div w:id="185097932">
          <w:marLeft w:val="547"/>
          <w:marRight w:val="0"/>
          <w:marTop w:val="96"/>
          <w:marBottom w:val="0"/>
          <w:divBdr>
            <w:top w:val="none" w:sz="0" w:space="0" w:color="auto"/>
            <w:left w:val="none" w:sz="0" w:space="0" w:color="auto"/>
            <w:bottom w:val="none" w:sz="0" w:space="0" w:color="auto"/>
            <w:right w:val="none" w:sz="0" w:space="0" w:color="auto"/>
          </w:divBdr>
        </w:div>
        <w:div w:id="225185255">
          <w:marLeft w:val="1166"/>
          <w:marRight w:val="0"/>
          <w:marTop w:val="82"/>
          <w:marBottom w:val="0"/>
          <w:divBdr>
            <w:top w:val="none" w:sz="0" w:space="0" w:color="auto"/>
            <w:left w:val="none" w:sz="0" w:space="0" w:color="auto"/>
            <w:bottom w:val="none" w:sz="0" w:space="0" w:color="auto"/>
            <w:right w:val="none" w:sz="0" w:space="0" w:color="auto"/>
          </w:divBdr>
        </w:div>
        <w:div w:id="364448854">
          <w:marLeft w:val="1800"/>
          <w:marRight w:val="0"/>
          <w:marTop w:val="67"/>
          <w:marBottom w:val="0"/>
          <w:divBdr>
            <w:top w:val="none" w:sz="0" w:space="0" w:color="auto"/>
            <w:left w:val="none" w:sz="0" w:space="0" w:color="auto"/>
            <w:bottom w:val="none" w:sz="0" w:space="0" w:color="auto"/>
            <w:right w:val="none" w:sz="0" w:space="0" w:color="auto"/>
          </w:divBdr>
        </w:div>
        <w:div w:id="439107330">
          <w:marLeft w:val="1166"/>
          <w:marRight w:val="0"/>
          <w:marTop w:val="82"/>
          <w:marBottom w:val="0"/>
          <w:divBdr>
            <w:top w:val="none" w:sz="0" w:space="0" w:color="auto"/>
            <w:left w:val="none" w:sz="0" w:space="0" w:color="auto"/>
            <w:bottom w:val="none" w:sz="0" w:space="0" w:color="auto"/>
            <w:right w:val="none" w:sz="0" w:space="0" w:color="auto"/>
          </w:divBdr>
        </w:div>
        <w:div w:id="449054108">
          <w:marLeft w:val="1800"/>
          <w:marRight w:val="0"/>
          <w:marTop w:val="67"/>
          <w:marBottom w:val="0"/>
          <w:divBdr>
            <w:top w:val="none" w:sz="0" w:space="0" w:color="auto"/>
            <w:left w:val="none" w:sz="0" w:space="0" w:color="auto"/>
            <w:bottom w:val="none" w:sz="0" w:space="0" w:color="auto"/>
            <w:right w:val="none" w:sz="0" w:space="0" w:color="auto"/>
          </w:divBdr>
        </w:div>
        <w:div w:id="540289196">
          <w:marLeft w:val="547"/>
          <w:marRight w:val="0"/>
          <w:marTop w:val="96"/>
          <w:marBottom w:val="0"/>
          <w:divBdr>
            <w:top w:val="none" w:sz="0" w:space="0" w:color="auto"/>
            <w:left w:val="none" w:sz="0" w:space="0" w:color="auto"/>
            <w:bottom w:val="none" w:sz="0" w:space="0" w:color="auto"/>
            <w:right w:val="none" w:sz="0" w:space="0" w:color="auto"/>
          </w:divBdr>
        </w:div>
        <w:div w:id="696003931">
          <w:marLeft w:val="2520"/>
          <w:marRight w:val="0"/>
          <w:marTop w:val="62"/>
          <w:marBottom w:val="0"/>
          <w:divBdr>
            <w:top w:val="none" w:sz="0" w:space="0" w:color="auto"/>
            <w:left w:val="none" w:sz="0" w:space="0" w:color="auto"/>
            <w:bottom w:val="none" w:sz="0" w:space="0" w:color="auto"/>
            <w:right w:val="none" w:sz="0" w:space="0" w:color="auto"/>
          </w:divBdr>
        </w:div>
        <w:div w:id="883756969">
          <w:marLeft w:val="547"/>
          <w:marRight w:val="0"/>
          <w:marTop w:val="96"/>
          <w:marBottom w:val="0"/>
          <w:divBdr>
            <w:top w:val="none" w:sz="0" w:space="0" w:color="auto"/>
            <w:left w:val="none" w:sz="0" w:space="0" w:color="auto"/>
            <w:bottom w:val="none" w:sz="0" w:space="0" w:color="auto"/>
            <w:right w:val="none" w:sz="0" w:space="0" w:color="auto"/>
          </w:divBdr>
        </w:div>
        <w:div w:id="925116148">
          <w:marLeft w:val="547"/>
          <w:marRight w:val="0"/>
          <w:marTop w:val="96"/>
          <w:marBottom w:val="0"/>
          <w:divBdr>
            <w:top w:val="none" w:sz="0" w:space="0" w:color="auto"/>
            <w:left w:val="none" w:sz="0" w:space="0" w:color="auto"/>
            <w:bottom w:val="none" w:sz="0" w:space="0" w:color="auto"/>
            <w:right w:val="none" w:sz="0" w:space="0" w:color="auto"/>
          </w:divBdr>
        </w:div>
        <w:div w:id="1098796350">
          <w:marLeft w:val="1166"/>
          <w:marRight w:val="0"/>
          <w:marTop w:val="82"/>
          <w:marBottom w:val="0"/>
          <w:divBdr>
            <w:top w:val="none" w:sz="0" w:space="0" w:color="auto"/>
            <w:left w:val="none" w:sz="0" w:space="0" w:color="auto"/>
            <w:bottom w:val="none" w:sz="0" w:space="0" w:color="auto"/>
            <w:right w:val="none" w:sz="0" w:space="0" w:color="auto"/>
          </w:divBdr>
        </w:div>
        <w:div w:id="1417752238">
          <w:marLeft w:val="547"/>
          <w:marRight w:val="0"/>
          <w:marTop w:val="96"/>
          <w:marBottom w:val="0"/>
          <w:divBdr>
            <w:top w:val="none" w:sz="0" w:space="0" w:color="auto"/>
            <w:left w:val="none" w:sz="0" w:space="0" w:color="auto"/>
            <w:bottom w:val="none" w:sz="0" w:space="0" w:color="auto"/>
            <w:right w:val="none" w:sz="0" w:space="0" w:color="auto"/>
          </w:divBdr>
        </w:div>
        <w:div w:id="1601185970">
          <w:marLeft w:val="1166"/>
          <w:marRight w:val="0"/>
          <w:marTop w:val="82"/>
          <w:marBottom w:val="0"/>
          <w:divBdr>
            <w:top w:val="none" w:sz="0" w:space="0" w:color="auto"/>
            <w:left w:val="none" w:sz="0" w:space="0" w:color="auto"/>
            <w:bottom w:val="none" w:sz="0" w:space="0" w:color="auto"/>
            <w:right w:val="none" w:sz="0" w:space="0" w:color="auto"/>
          </w:divBdr>
        </w:div>
      </w:divsChild>
    </w:div>
    <w:div w:id="1551531142">
      <w:bodyDiv w:val="1"/>
      <w:marLeft w:val="0"/>
      <w:marRight w:val="0"/>
      <w:marTop w:val="0"/>
      <w:marBottom w:val="0"/>
      <w:divBdr>
        <w:top w:val="none" w:sz="0" w:space="0" w:color="auto"/>
        <w:left w:val="none" w:sz="0" w:space="0" w:color="auto"/>
        <w:bottom w:val="none" w:sz="0" w:space="0" w:color="auto"/>
        <w:right w:val="none" w:sz="0" w:space="0" w:color="auto"/>
      </w:divBdr>
    </w:div>
    <w:div w:id="1708407325">
      <w:bodyDiv w:val="1"/>
      <w:marLeft w:val="0"/>
      <w:marRight w:val="0"/>
      <w:marTop w:val="0"/>
      <w:marBottom w:val="0"/>
      <w:divBdr>
        <w:top w:val="none" w:sz="0" w:space="0" w:color="auto"/>
        <w:left w:val="none" w:sz="0" w:space="0" w:color="auto"/>
        <w:bottom w:val="none" w:sz="0" w:space="0" w:color="auto"/>
        <w:right w:val="none" w:sz="0" w:space="0" w:color="auto"/>
      </w:divBdr>
      <w:divsChild>
        <w:div w:id="860624670">
          <w:marLeft w:val="1166"/>
          <w:marRight w:val="0"/>
          <w:marTop w:val="96"/>
          <w:marBottom w:val="0"/>
          <w:divBdr>
            <w:top w:val="none" w:sz="0" w:space="0" w:color="auto"/>
            <w:left w:val="none" w:sz="0" w:space="0" w:color="auto"/>
            <w:bottom w:val="none" w:sz="0" w:space="0" w:color="auto"/>
            <w:right w:val="none" w:sz="0" w:space="0" w:color="auto"/>
          </w:divBdr>
        </w:div>
      </w:divsChild>
    </w:div>
    <w:div w:id="1773628230">
      <w:bodyDiv w:val="1"/>
      <w:marLeft w:val="0"/>
      <w:marRight w:val="0"/>
      <w:marTop w:val="0"/>
      <w:marBottom w:val="0"/>
      <w:divBdr>
        <w:top w:val="none" w:sz="0" w:space="0" w:color="auto"/>
        <w:left w:val="none" w:sz="0" w:space="0" w:color="auto"/>
        <w:bottom w:val="none" w:sz="0" w:space="0" w:color="auto"/>
        <w:right w:val="none" w:sz="0" w:space="0" w:color="auto"/>
      </w:divBdr>
      <w:divsChild>
        <w:div w:id="445006705">
          <w:marLeft w:val="547"/>
          <w:marRight w:val="0"/>
          <w:marTop w:val="134"/>
          <w:marBottom w:val="0"/>
          <w:divBdr>
            <w:top w:val="none" w:sz="0" w:space="0" w:color="auto"/>
            <w:left w:val="none" w:sz="0" w:space="0" w:color="auto"/>
            <w:bottom w:val="none" w:sz="0" w:space="0" w:color="auto"/>
            <w:right w:val="none" w:sz="0" w:space="0" w:color="auto"/>
          </w:divBdr>
        </w:div>
        <w:div w:id="2032874429">
          <w:marLeft w:val="547"/>
          <w:marRight w:val="0"/>
          <w:marTop w:val="134"/>
          <w:marBottom w:val="0"/>
          <w:divBdr>
            <w:top w:val="none" w:sz="0" w:space="0" w:color="auto"/>
            <w:left w:val="none" w:sz="0" w:space="0" w:color="auto"/>
            <w:bottom w:val="none" w:sz="0" w:space="0" w:color="auto"/>
            <w:right w:val="none" w:sz="0" w:space="0" w:color="auto"/>
          </w:divBdr>
        </w:div>
      </w:divsChild>
    </w:div>
    <w:div w:id="1830096873">
      <w:bodyDiv w:val="1"/>
      <w:marLeft w:val="0"/>
      <w:marRight w:val="0"/>
      <w:marTop w:val="0"/>
      <w:marBottom w:val="0"/>
      <w:divBdr>
        <w:top w:val="none" w:sz="0" w:space="0" w:color="auto"/>
        <w:left w:val="none" w:sz="0" w:space="0" w:color="auto"/>
        <w:bottom w:val="none" w:sz="0" w:space="0" w:color="auto"/>
        <w:right w:val="none" w:sz="0" w:space="0" w:color="auto"/>
      </w:divBdr>
      <w:divsChild>
        <w:div w:id="76824416">
          <w:marLeft w:val="547"/>
          <w:marRight w:val="0"/>
          <w:marTop w:val="96"/>
          <w:marBottom w:val="0"/>
          <w:divBdr>
            <w:top w:val="none" w:sz="0" w:space="0" w:color="auto"/>
            <w:left w:val="none" w:sz="0" w:space="0" w:color="auto"/>
            <w:bottom w:val="none" w:sz="0" w:space="0" w:color="auto"/>
            <w:right w:val="none" w:sz="0" w:space="0" w:color="auto"/>
          </w:divBdr>
        </w:div>
        <w:div w:id="343745075">
          <w:marLeft w:val="547"/>
          <w:marRight w:val="0"/>
          <w:marTop w:val="96"/>
          <w:marBottom w:val="0"/>
          <w:divBdr>
            <w:top w:val="none" w:sz="0" w:space="0" w:color="auto"/>
            <w:left w:val="none" w:sz="0" w:space="0" w:color="auto"/>
            <w:bottom w:val="none" w:sz="0" w:space="0" w:color="auto"/>
            <w:right w:val="none" w:sz="0" w:space="0" w:color="auto"/>
          </w:divBdr>
        </w:div>
        <w:div w:id="344981718">
          <w:marLeft w:val="1166"/>
          <w:marRight w:val="0"/>
          <w:marTop w:val="82"/>
          <w:marBottom w:val="0"/>
          <w:divBdr>
            <w:top w:val="none" w:sz="0" w:space="0" w:color="auto"/>
            <w:left w:val="none" w:sz="0" w:space="0" w:color="auto"/>
            <w:bottom w:val="none" w:sz="0" w:space="0" w:color="auto"/>
            <w:right w:val="none" w:sz="0" w:space="0" w:color="auto"/>
          </w:divBdr>
        </w:div>
        <w:div w:id="368529890">
          <w:marLeft w:val="547"/>
          <w:marRight w:val="0"/>
          <w:marTop w:val="96"/>
          <w:marBottom w:val="0"/>
          <w:divBdr>
            <w:top w:val="none" w:sz="0" w:space="0" w:color="auto"/>
            <w:left w:val="none" w:sz="0" w:space="0" w:color="auto"/>
            <w:bottom w:val="none" w:sz="0" w:space="0" w:color="auto"/>
            <w:right w:val="none" w:sz="0" w:space="0" w:color="auto"/>
          </w:divBdr>
        </w:div>
        <w:div w:id="400518920">
          <w:marLeft w:val="1166"/>
          <w:marRight w:val="0"/>
          <w:marTop w:val="82"/>
          <w:marBottom w:val="0"/>
          <w:divBdr>
            <w:top w:val="none" w:sz="0" w:space="0" w:color="auto"/>
            <w:left w:val="none" w:sz="0" w:space="0" w:color="auto"/>
            <w:bottom w:val="none" w:sz="0" w:space="0" w:color="auto"/>
            <w:right w:val="none" w:sz="0" w:space="0" w:color="auto"/>
          </w:divBdr>
        </w:div>
        <w:div w:id="672991804">
          <w:marLeft w:val="1166"/>
          <w:marRight w:val="0"/>
          <w:marTop w:val="82"/>
          <w:marBottom w:val="0"/>
          <w:divBdr>
            <w:top w:val="none" w:sz="0" w:space="0" w:color="auto"/>
            <w:left w:val="none" w:sz="0" w:space="0" w:color="auto"/>
            <w:bottom w:val="none" w:sz="0" w:space="0" w:color="auto"/>
            <w:right w:val="none" w:sz="0" w:space="0" w:color="auto"/>
          </w:divBdr>
        </w:div>
        <w:div w:id="721561270">
          <w:marLeft w:val="1166"/>
          <w:marRight w:val="0"/>
          <w:marTop w:val="82"/>
          <w:marBottom w:val="0"/>
          <w:divBdr>
            <w:top w:val="none" w:sz="0" w:space="0" w:color="auto"/>
            <w:left w:val="none" w:sz="0" w:space="0" w:color="auto"/>
            <w:bottom w:val="none" w:sz="0" w:space="0" w:color="auto"/>
            <w:right w:val="none" w:sz="0" w:space="0" w:color="auto"/>
          </w:divBdr>
        </w:div>
        <w:div w:id="1306550990">
          <w:marLeft w:val="547"/>
          <w:marRight w:val="0"/>
          <w:marTop w:val="96"/>
          <w:marBottom w:val="0"/>
          <w:divBdr>
            <w:top w:val="none" w:sz="0" w:space="0" w:color="auto"/>
            <w:left w:val="none" w:sz="0" w:space="0" w:color="auto"/>
            <w:bottom w:val="none" w:sz="0" w:space="0" w:color="auto"/>
            <w:right w:val="none" w:sz="0" w:space="0" w:color="auto"/>
          </w:divBdr>
        </w:div>
        <w:div w:id="1324818959">
          <w:marLeft w:val="1166"/>
          <w:marRight w:val="0"/>
          <w:marTop w:val="82"/>
          <w:marBottom w:val="0"/>
          <w:divBdr>
            <w:top w:val="none" w:sz="0" w:space="0" w:color="auto"/>
            <w:left w:val="none" w:sz="0" w:space="0" w:color="auto"/>
            <w:bottom w:val="none" w:sz="0" w:space="0" w:color="auto"/>
            <w:right w:val="none" w:sz="0" w:space="0" w:color="auto"/>
          </w:divBdr>
        </w:div>
        <w:div w:id="1737169229">
          <w:marLeft w:val="1166"/>
          <w:marRight w:val="0"/>
          <w:marTop w:val="82"/>
          <w:marBottom w:val="0"/>
          <w:divBdr>
            <w:top w:val="none" w:sz="0" w:space="0" w:color="auto"/>
            <w:left w:val="none" w:sz="0" w:space="0" w:color="auto"/>
            <w:bottom w:val="none" w:sz="0" w:space="0" w:color="auto"/>
            <w:right w:val="none" w:sz="0" w:space="0" w:color="auto"/>
          </w:divBdr>
        </w:div>
        <w:div w:id="1740053588">
          <w:marLeft w:val="547"/>
          <w:marRight w:val="0"/>
          <w:marTop w:val="96"/>
          <w:marBottom w:val="0"/>
          <w:divBdr>
            <w:top w:val="none" w:sz="0" w:space="0" w:color="auto"/>
            <w:left w:val="none" w:sz="0" w:space="0" w:color="auto"/>
            <w:bottom w:val="none" w:sz="0" w:space="0" w:color="auto"/>
            <w:right w:val="none" w:sz="0" w:space="0" w:color="auto"/>
          </w:divBdr>
        </w:div>
        <w:div w:id="1800493688">
          <w:marLeft w:val="547"/>
          <w:marRight w:val="0"/>
          <w:marTop w:val="96"/>
          <w:marBottom w:val="0"/>
          <w:divBdr>
            <w:top w:val="none" w:sz="0" w:space="0" w:color="auto"/>
            <w:left w:val="none" w:sz="0" w:space="0" w:color="auto"/>
            <w:bottom w:val="none" w:sz="0" w:space="0" w:color="auto"/>
            <w:right w:val="none" w:sz="0" w:space="0" w:color="auto"/>
          </w:divBdr>
        </w:div>
        <w:div w:id="1985770457">
          <w:marLeft w:val="547"/>
          <w:marRight w:val="0"/>
          <w:marTop w:val="96"/>
          <w:marBottom w:val="0"/>
          <w:divBdr>
            <w:top w:val="none" w:sz="0" w:space="0" w:color="auto"/>
            <w:left w:val="none" w:sz="0" w:space="0" w:color="auto"/>
            <w:bottom w:val="none" w:sz="0" w:space="0" w:color="auto"/>
            <w:right w:val="none" w:sz="0" w:space="0" w:color="auto"/>
          </w:divBdr>
        </w:div>
        <w:div w:id="2029061508">
          <w:marLeft w:val="1166"/>
          <w:marRight w:val="0"/>
          <w:marTop w:val="82"/>
          <w:marBottom w:val="0"/>
          <w:divBdr>
            <w:top w:val="none" w:sz="0" w:space="0" w:color="auto"/>
            <w:left w:val="none" w:sz="0" w:space="0" w:color="auto"/>
            <w:bottom w:val="none" w:sz="0" w:space="0" w:color="auto"/>
            <w:right w:val="none" w:sz="0" w:space="0" w:color="auto"/>
          </w:divBdr>
        </w:div>
        <w:div w:id="2146846419">
          <w:marLeft w:val="1166"/>
          <w:marRight w:val="0"/>
          <w:marTop w:val="82"/>
          <w:marBottom w:val="0"/>
          <w:divBdr>
            <w:top w:val="none" w:sz="0" w:space="0" w:color="auto"/>
            <w:left w:val="none" w:sz="0" w:space="0" w:color="auto"/>
            <w:bottom w:val="none" w:sz="0" w:space="0" w:color="auto"/>
            <w:right w:val="none" w:sz="0" w:space="0" w:color="auto"/>
          </w:divBdr>
        </w:div>
      </w:divsChild>
    </w:div>
    <w:div w:id="1847015375">
      <w:bodyDiv w:val="1"/>
      <w:marLeft w:val="0"/>
      <w:marRight w:val="0"/>
      <w:marTop w:val="0"/>
      <w:marBottom w:val="0"/>
      <w:divBdr>
        <w:top w:val="none" w:sz="0" w:space="0" w:color="auto"/>
        <w:left w:val="none" w:sz="0" w:space="0" w:color="auto"/>
        <w:bottom w:val="none" w:sz="0" w:space="0" w:color="auto"/>
        <w:right w:val="none" w:sz="0" w:space="0" w:color="auto"/>
      </w:divBdr>
      <w:divsChild>
        <w:div w:id="1523780465">
          <w:marLeft w:val="547"/>
          <w:marRight w:val="0"/>
          <w:marTop w:val="154"/>
          <w:marBottom w:val="0"/>
          <w:divBdr>
            <w:top w:val="none" w:sz="0" w:space="0" w:color="auto"/>
            <w:left w:val="none" w:sz="0" w:space="0" w:color="auto"/>
            <w:bottom w:val="none" w:sz="0" w:space="0" w:color="auto"/>
            <w:right w:val="none" w:sz="0" w:space="0" w:color="auto"/>
          </w:divBdr>
        </w:div>
      </w:divsChild>
    </w:div>
    <w:div w:id="1918009020">
      <w:bodyDiv w:val="1"/>
      <w:marLeft w:val="0"/>
      <w:marRight w:val="0"/>
      <w:marTop w:val="0"/>
      <w:marBottom w:val="0"/>
      <w:divBdr>
        <w:top w:val="none" w:sz="0" w:space="0" w:color="auto"/>
        <w:left w:val="none" w:sz="0" w:space="0" w:color="auto"/>
        <w:bottom w:val="none" w:sz="0" w:space="0" w:color="auto"/>
        <w:right w:val="none" w:sz="0" w:space="0" w:color="auto"/>
      </w:divBdr>
    </w:div>
    <w:div w:id="1945766266">
      <w:bodyDiv w:val="1"/>
      <w:marLeft w:val="0"/>
      <w:marRight w:val="0"/>
      <w:marTop w:val="0"/>
      <w:marBottom w:val="0"/>
      <w:divBdr>
        <w:top w:val="none" w:sz="0" w:space="0" w:color="auto"/>
        <w:left w:val="none" w:sz="0" w:space="0" w:color="auto"/>
        <w:bottom w:val="none" w:sz="0" w:space="0" w:color="auto"/>
        <w:right w:val="none" w:sz="0" w:space="0" w:color="auto"/>
      </w:divBdr>
      <w:divsChild>
        <w:div w:id="460659270">
          <w:marLeft w:val="1166"/>
          <w:marRight w:val="0"/>
          <w:marTop w:val="96"/>
          <w:marBottom w:val="0"/>
          <w:divBdr>
            <w:top w:val="none" w:sz="0" w:space="0" w:color="auto"/>
            <w:left w:val="none" w:sz="0" w:space="0" w:color="auto"/>
            <w:bottom w:val="none" w:sz="0" w:space="0" w:color="auto"/>
            <w:right w:val="none" w:sz="0" w:space="0" w:color="auto"/>
          </w:divBdr>
        </w:div>
        <w:div w:id="654183780">
          <w:marLeft w:val="1166"/>
          <w:marRight w:val="0"/>
          <w:marTop w:val="96"/>
          <w:marBottom w:val="0"/>
          <w:divBdr>
            <w:top w:val="none" w:sz="0" w:space="0" w:color="auto"/>
            <w:left w:val="none" w:sz="0" w:space="0" w:color="auto"/>
            <w:bottom w:val="none" w:sz="0" w:space="0" w:color="auto"/>
            <w:right w:val="none" w:sz="0" w:space="0" w:color="auto"/>
          </w:divBdr>
        </w:div>
        <w:div w:id="1007438528">
          <w:marLeft w:val="1166"/>
          <w:marRight w:val="0"/>
          <w:marTop w:val="96"/>
          <w:marBottom w:val="0"/>
          <w:divBdr>
            <w:top w:val="none" w:sz="0" w:space="0" w:color="auto"/>
            <w:left w:val="none" w:sz="0" w:space="0" w:color="auto"/>
            <w:bottom w:val="none" w:sz="0" w:space="0" w:color="auto"/>
            <w:right w:val="none" w:sz="0" w:space="0" w:color="auto"/>
          </w:divBdr>
        </w:div>
        <w:div w:id="1366364047">
          <w:marLeft w:val="1166"/>
          <w:marRight w:val="0"/>
          <w:marTop w:val="96"/>
          <w:marBottom w:val="0"/>
          <w:divBdr>
            <w:top w:val="none" w:sz="0" w:space="0" w:color="auto"/>
            <w:left w:val="none" w:sz="0" w:space="0" w:color="auto"/>
            <w:bottom w:val="none" w:sz="0" w:space="0" w:color="auto"/>
            <w:right w:val="none" w:sz="0" w:space="0" w:color="auto"/>
          </w:divBdr>
        </w:div>
        <w:div w:id="1534221866">
          <w:marLeft w:val="1166"/>
          <w:marRight w:val="0"/>
          <w:marTop w:val="96"/>
          <w:marBottom w:val="0"/>
          <w:divBdr>
            <w:top w:val="none" w:sz="0" w:space="0" w:color="auto"/>
            <w:left w:val="none" w:sz="0" w:space="0" w:color="auto"/>
            <w:bottom w:val="none" w:sz="0" w:space="0" w:color="auto"/>
            <w:right w:val="none" w:sz="0" w:space="0" w:color="auto"/>
          </w:divBdr>
        </w:div>
        <w:div w:id="1539585966">
          <w:marLeft w:val="1166"/>
          <w:marRight w:val="0"/>
          <w:marTop w:val="96"/>
          <w:marBottom w:val="0"/>
          <w:divBdr>
            <w:top w:val="none" w:sz="0" w:space="0" w:color="auto"/>
            <w:left w:val="none" w:sz="0" w:space="0" w:color="auto"/>
            <w:bottom w:val="none" w:sz="0" w:space="0" w:color="auto"/>
            <w:right w:val="none" w:sz="0" w:space="0" w:color="auto"/>
          </w:divBdr>
        </w:div>
        <w:div w:id="1850171495">
          <w:marLeft w:val="1166"/>
          <w:marRight w:val="0"/>
          <w:marTop w:val="96"/>
          <w:marBottom w:val="0"/>
          <w:divBdr>
            <w:top w:val="none" w:sz="0" w:space="0" w:color="auto"/>
            <w:left w:val="none" w:sz="0" w:space="0" w:color="auto"/>
            <w:bottom w:val="none" w:sz="0" w:space="0" w:color="auto"/>
            <w:right w:val="none" w:sz="0" w:space="0" w:color="auto"/>
          </w:divBdr>
        </w:div>
      </w:divsChild>
    </w:div>
    <w:div w:id="2021809743">
      <w:bodyDiv w:val="1"/>
      <w:marLeft w:val="0"/>
      <w:marRight w:val="0"/>
      <w:marTop w:val="0"/>
      <w:marBottom w:val="0"/>
      <w:divBdr>
        <w:top w:val="none" w:sz="0" w:space="0" w:color="auto"/>
        <w:left w:val="none" w:sz="0" w:space="0" w:color="auto"/>
        <w:bottom w:val="none" w:sz="0" w:space="0" w:color="auto"/>
        <w:right w:val="none" w:sz="0" w:space="0" w:color="auto"/>
      </w:divBdr>
    </w:div>
    <w:div w:id="2110197360">
      <w:bodyDiv w:val="1"/>
      <w:marLeft w:val="0"/>
      <w:marRight w:val="0"/>
      <w:marTop w:val="0"/>
      <w:marBottom w:val="0"/>
      <w:divBdr>
        <w:top w:val="none" w:sz="0" w:space="0" w:color="auto"/>
        <w:left w:val="none" w:sz="0" w:space="0" w:color="auto"/>
        <w:bottom w:val="none" w:sz="0" w:space="0" w:color="auto"/>
        <w:right w:val="none" w:sz="0" w:space="0" w:color="auto"/>
      </w:divBdr>
    </w:div>
    <w:div w:id="2115780676">
      <w:bodyDiv w:val="1"/>
      <w:marLeft w:val="0"/>
      <w:marRight w:val="0"/>
      <w:marTop w:val="0"/>
      <w:marBottom w:val="0"/>
      <w:divBdr>
        <w:top w:val="none" w:sz="0" w:space="0" w:color="auto"/>
        <w:left w:val="none" w:sz="0" w:space="0" w:color="auto"/>
        <w:bottom w:val="none" w:sz="0" w:space="0" w:color="auto"/>
        <w:right w:val="none" w:sz="0" w:space="0" w:color="auto"/>
      </w:divBdr>
      <w:divsChild>
        <w:div w:id="112597448">
          <w:marLeft w:val="547"/>
          <w:marRight w:val="0"/>
          <w:marTop w:val="62"/>
          <w:marBottom w:val="0"/>
          <w:divBdr>
            <w:top w:val="none" w:sz="0" w:space="0" w:color="auto"/>
            <w:left w:val="none" w:sz="0" w:space="0" w:color="auto"/>
            <w:bottom w:val="none" w:sz="0" w:space="0" w:color="auto"/>
            <w:right w:val="none" w:sz="0" w:space="0" w:color="auto"/>
          </w:divBdr>
        </w:div>
        <w:div w:id="119692666">
          <w:marLeft w:val="547"/>
          <w:marRight w:val="0"/>
          <w:marTop w:val="62"/>
          <w:marBottom w:val="0"/>
          <w:divBdr>
            <w:top w:val="none" w:sz="0" w:space="0" w:color="auto"/>
            <w:left w:val="none" w:sz="0" w:space="0" w:color="auto"/>
            <w:bottom w:val="none" w:sz="0" w:space="0" w:color="auto"/>
            <w:right w:val="none" w:sz="0" w:space="0" w:color="auto"/>
          </w:divBdr>
        </w:div>
        <w:div w:id="333992284">
          <w:marLeft w:val="547"/>
          <w:marRight w:val="0"/>
          <w:marTop w:val="62"/>
          <w:marBottom w:val="0"/>
          <w:divBdr>
            <w:top w:val="none" w:sz="0" w:space="0" w:color="auto"/>
            <w:left w:val="none" w:sz="0" w:space="0" w:color="auto"/>
            <w:bottom w:val="none" w:sz="0" w:space="0" w:color="auto"/>
            <w:right w:val="none" w:sz="0" w:space="0" w:color="auto"/>
          </w:divBdr>
        </w:div>
        <w:div w:id="578439218">
          <w:marLeft w:val="547"/>
          <w:marRight w:val="0"/>
          <w:marTop w:val="62"/>
          <w:marBottom w:val="0"/>
          <w:divBdr>
            <w:top w:val="none" w:sz="0" w:space="0" w:color="auto"/>
            <w:left w:val="none" w:sz="0" w:space="0" w:color="auto"/>
            <w:bottom w:val="none" w:sz="0" w:space="0" w:color="auto"/>
            <w:right w:val="none" w:sz="0" w:space="0" w:color="auto"/>
          </w:divBdr>
        </w:div>
        <w:div w:id="585921748">
          <w:marLeft w:val="547"/>
          <w:marRight w:val="0"/>
          <w:marTop w:val="62"/>
          <w:marBottom w:val="0"/>
          <w:divBdr>
            <w:top w:val="none" w:sz="0" w:space="0" w:color="auto"/>
            <w:left w:val="none" w:sz="0" w:space="0" w:color="auto"/>
            <w:bottom w:val="none" w:sz="0" w:space="0" w:color="auto"/>
            <w:right w:val="none" w:sz="0" w:space="0" w:color="auto"/>
          </w:divBdr>
        </w:div>
        <w:div w:id="969289829">
          <w:marLeft w:val="547"/>
          <w:marRight w:val="0"/>
          <w:marTop w:val="62"/>
          <w:marBottom w:val="0"/>
          <w:divBdr>
            <w:top w:val="none" w:sz="0" w:space="0" w:color="auto"/>
            <w:left w:val="none" w:sz="0" w:space="0" w:color="auto"/>
            <w:bottom w:val="none" w:sz="0" w:space="0" w:color="auto"/>
            <w:right w:val="none" w:sz="0" w:space="0" w:color="auto"/>
          </w:divBdr>
        </w:div>
        <w:div w:id="982469056">
          <w:marLeft w:val="547"/>
          <w:marRight w:val="0"/>
          <w:marTop w:val="62"/>
          <w:marBottom w:val="0"/>
          <w:divBdr>
            <w:top w:val="none" w:sz="0" w:space="0" w:color="auto"/>
            <w:left w:val="none" w:sz="0" w:space="0" w:color="auto"/>
            <w:bottom w:val="none" w:sz="0" w:space="0" w:color="auto"/>
            <w:right w:val="none" w:sz="0" w:space="0" w:color="auto"/>
          </w:divBdr>
        </w:div>
        <w:div w:id="992875428">
          <w:marLeft w:val="547"/>
          <w:marRight w:val="0"/>
          <w:marTop w:val="62"/>
          <w:marBottom w:val="0"/>
          <w:divBdr>
            <w:top w:val="none" w:sz="0" w:space="0" w:color="auto"/>
            <w:left w:val="none" w:sz="0" w:space="0" w:color="auto"/>
            <w:bottom w:val="none" w:sz="0" w:space="0" w:color="auto"/>
            <w:right w:val="none" w:sz="0" w:space="0" w:color="auto"/>
          </w:divBdr>
        </w:div>
        <w:div w:id="1110003565">
          <w:marLeft w:val="547"/>
          <w:marRight w:val="0"/>
          <w:marTop w:val="62"/>
          <w:marBottom w:val="0"/>
          <w:divBdr>
            <w:top w:val="none" w:sz="0" w:space="0" w:color="auto"/>
            <w:left w:val="none" w:sz="0" w:space="0" w:color="auto"/>
            <w:bottom w:val="none" w:sz="0" w:space="0" w:color="auto"/>
            <w:right w:val="none" w:sz="0" w:space="0" w:color="auto"/>
          </w:divBdr>
        </w:div>
        <w:div w:id="1676418440">
          <w:marLeft w:val="547"/>
          <w:marRight w:val="0"/>
          <w:marTop w:val="62"/>
          <w:marBottom w:val="0"/>
          <w:divBdr>
            <w:top w:val="none" w:sz="0" w:space="0" w:color="auto"/>
            <w:left w:val="none" w:sz="0" w:space="0" w:color="auto"/>
            <w:bottom w:val="none" w:sz="0" w:space="0" w:color="auto"/>
            <w:right w:val="none" w:sz="0" w:space="0" w:color="auto"/>
          </w:divBdr>
        </w:div>
        <w:div w:id="1708489381">
          <w:marLeft w:val="547"/>
          <w:marRight w:val="0"/>
          <w:marTop w:val="62"/>
          <w:marBottom w:val="0"/>
          <w:divBdr>
            <w:top w:val="none" w:sz="0" w:space="0" w:color="auto"/>
            <w:left w:val="none" w:sz="0" w:space="0" w:color="auto"/>
            <w:bottom w:val="none" w:sz="0" w:space="0" w:color="auto"/>
            <w:right w:val="none" w:sz="0" w:space="0" w:color="auto"/>
          </w:divBdr>
        </w:div>
        <w:div w:id="1748379984">
          <w:marLeft w:val="547"/>
          <w:marRight w:val="0"/>
          <w:marTop w:val="62"/>
          <w:marBottom w:val="0"/>
          <w:divBdr>
            <w:top w:val="none" w:sz="0" w:space="0" w:color="auto"/>
            <w:left w:val="none" w:sz="0" w:space="0" w:color="auto"/>
            <w:bottom w:val="none" w:sz="0" w:space="0" w:color="auto"/>
            <w:right w:val="none" w:sz="0" w:space="0" w:color="auto"/>
          </w:divBdr>
        </w:div>
        <w:div w:id="2047023884">
          <w:marLeft w:val="547"/>
          <w:marRight w:val="0"/>
          <w:marTop w:val="62"/>
          <w:marBottom w:val="0"/>
          <w:divBdr>
            <w:top w:val="none" w:sz="0" w:space="0" w:color="auto"/>
            <w:left w:val="none" w:sz="0" w:space="0" w:color="auto"/>
            <w:bottom w:val="none" w:sz="0" w:space="0" w:color="auto"/>
            <w:right w:val="none" w:sz="0" w:space="0" w:color="auto"/>
          </w:divBdr>
        </w:div>
        <w:div w:id="2080589686">
          <w:marLeft w:val="547"/>
          <w:marRight w:val="0"/>
          <w:marTop w:val="62"/>
          <w:marBottom w:val="0"/>
          <w:divBdr>
            <w:top w:val="none" w:sz="0" w:space="0" w:color="auto"/>
            <w:left w:val="none" w:sz="0" w:space="0" w:color="auto"/>
            <w:bottom w:val="none" w:sz="0" w:space="0" w:color="auto"/>
            <w:right w:val="none" w:sz="0" w:space="0" w:color="auto"/>
          </w:divBdr>
        </w:div>
        <w:div w:id="2140105175">
          <w:marLeft w:val="547"/>
          <w:marRight w:val="0"/>
          <w:marTop w:val="62"/>
          <w:marBottom w:val="0"/>
          <w:divBdr>
            <w:top w:val="none" w:sz="0" w:space="0" w:color="auto"/>
            <w:left w:val="none" w:sz="0" w:space="0" w:color="auto"/>
            <w:bottom w:val="none" w:sz="0" w:space="0" w:color="auto"/>
            <w:right w:val="none" w:sz="0" w:space="0" w:color="auto"/>
          </w:divBdr>
        </w:div>
      </w:divsChild>
    </w:div>
    <w:div w:id="213374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hyperlink" Target="http://www.acm.org/about/class/class/2012" TargetMode="External"/><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masterds.unipg.it/" TargetMode="External"/><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hyperlink" Target="https://github.com/EDISONcommunity/EDSF/tree/master/data-science-professional-profile" TargetMode="External"/><Relationship Id="rId33" Type="http://schemas.openxmlformats.org/officeDocument/2006/relationships/hyperlink" Target="http://www.eqanie.eu/media/Euro-Inf%20Framework%20Standards%20and%20Accreditation%20Criteria%20V2015-10-12.pdf" TargetMode="External"/><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eader" Target="header2.xml"/><Relationship Id="rId29" Type="http://schemas.openxmlformats.org/officeDocument/2006/relationships/hyperlink" Target="http://gototheexchange.ca/index.php/curriculum-overview/curriculum-models-and-design-principle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EDISONcommunity/EDSF/wiki/EDSFhome" TargetMode="External"/><Relationship Id="rId24" Type="http://schemas.openxmlformats.org/officeDocument/2006/relationships/hyperlink" Target="https://github.com/EDISONcommunity/EDSF/tree/master/data-science-model-curriculum" TargetMode="External"/><Relationship Id="rId32" Type="http://schemas.openxmlformats.org/officeDocument/2006/relationships/hyperlink" Target="http://www.enqa.eu/wp-content/uploads/2015/11/ESG_2015.pdf" TargetMode="External"/><Relationship Id="rId37" Type="http://schemas.openxmlformats.org/officeDocument/2006/relationships/hyperlink" Target="https://www.hslu.ch/en/" TargetMode="Externa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EDISONcommunity/EDSF/tree/master/data-science-body-of-knowledge" TargetMode="External"/><Relationship Id="rId28" Type="http://schemas.openxmlformats.org/officeDocument/2006/relationships/hyperlink" Target="http://www.capspace.org/uploads/ACMITCompetencyModel14October2014.pdf" TargetMode="External"/><Relationship Id="rId36" Type="http://schemas.openxmlformats.org/officeDocument/2006/relationships/hyperlink" Target="http://www.persontyle.com/courses/" TargetMode="External"/><Relationship Id="rId10" Type="http://schemas.openxmlformats.org/officeDocument/2006/relationships/hyperlink" Target="http://creativecommons.org/licenses/by/4.0/" TargetMode="External"/><Relationship Id="rId19" Type="http://schemas.openxmlformats.org/officeDocument/2006/relationships/footer" Target="footer2.xml"/><Relationship Id="rId31" Type="http://schemas.openxmlformats.org/officeDocument/2006/relationships/hyperlink" Target="https://ec.europa.eu/ploteus/content/descriptors-pag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github.com/EDISONcommunity/EDSF/tree/master/data-science-competence-framework" TargetMode="External"/><Relationship Id="rId27" Type="http://schemas.openxmlformats.org/officeDocument/2006/relationships/hyperlink" Target="http://www.acm.org/education/CS2013-final-report.pdf" TargetMode="External"/><Relationship Id="rId30" Type="http://schemas.openxmlformats.org/officeDocument/2006/relationships/hyperlink" Target="http://ecompetences.eu/wp-content/uploads/2014/02/European-e-Competence-Framework-3.0_CEN_CWA_16234-1_2014.pdf" TargetMode="External"/><Relationship Id="rId35" Type="http://schemas.openxmlformats.org/officeDocument/2006/relationships/hyperlink" Target="http://www.persontyle.com/school/" TargetMode="External"/><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erenst1\Local%20Settings\Temporary%20Internet%20Files\Content.IE5\3J8BPILS\MAPPER_template%5b1%5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387EC8-561F-4772-861E-6A53737E3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MAPPER_template[1].dot</Template>
  <TotalTime>172</TotalTime>
  <Pages>62</Pages>
  <Words>24018</Words>
  <Characters>136904</Characters>
  <Application>Microsoft Office Word</Application>
  <DocSecurity>0</DocSecurity>
  <Lines>1140</Lines>
  <Paragraphs>321</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
      <vt:lpstr>Introduction</vt:lpstr>
      <vt:lpstr>EDISON Data Science Framework (EDSF)</vt:lpstr>
      <vt:lpstr>Overview of Best Practices in Curricula Design</vt:lpstr>
      <vt:lpstr>    Learning models and curriculum design approaches</vt:lpstr>
      <vt:lpstr>        Bloom’s Taxonomy</vt:lpstr>
      <vt:lpstr>        Constructive Alignment and Problem-based Learning</vt:lpstr>
      <vt:lpstr>        Competence Based Learning Model</vt:lpstr>
      <vt:lpstr>    ACM Computer Science Curriculum (CS2013) and Body of Knowledge (CS-BoK)</vt:lpstr>
      <vt:lpstr>    ACM/IEEE-CS Curricula Guidelines and Competency Model for Information Technologi</vt:lpstr>
      <vt:lpstr>    ICT professional Body of knowledge and new curricula for e-Leadership skills</vt:lpstr>
      <vt:lpstr>Data Science Model Curriculum Design Approach</vt:lpstr>
      <vt:lpstr>    Linking DS-BoK Knowledge Areas and MC-DS Learning Units for target Competence Gr</vt:lpstr>
      <vt:lpstr>    Mastery levels and Learning Outcomes</vt:lpstr>
      <vt:lpstr>    Learning Outcomes definition based on CF-DS</vt:lpstr>
      <vt:lpstr>    Definition of MC-DS Learning Units</vt:lpstr>
      <vt:lpstr>Data Science Model Curriculum (MC-DS)</vt:lpstr>
      <vt:lpstr>    Organization and Application of Model Curriculum</vt:lpstr>
      <vt:lpstr>        Organization of Model Curriculum</vt:lpstr>
      <vt:lpstr>        Application of Model Curriculum</vt:lpstr>
      <vt:lpstr>    Assignments of ECTS points to Competence Groups and Knowledge Areas</vt:lpstr>
      <vt:lpstr>    Data Science Data Analytics (KAG1 – DSDA) related courses</vt:lpstr>
      <vt:lpstr>        DSDA/SMDA - Statistical methods and data analysis</vt:lpstr>
      <vt:lpstr>        DSDA/ML – Machine Learning</vt:lpstr>
      <vt:lpstr>        DSDA/DM - Data Mining</vt:lpstr>
      <vt:lpstr>        DSDA/TDM - Text Data Mining</vt:lpstr>
      <vt:lpstr>        DSDA/PA - Predictive Analytics</vt:lpstr>
      <vt:lpstr>        DSDA/MODSIM - Modelling, simulation and optimization</vt:lpstr>
      <vt:lpstr>    Data Science Engineering (KAG2-DSENG)</vt:lpstr>
      <vt:lpstr>        DSENG/BDI - Big Data infrastructure and technologies</vt:lpstr>
      <vt:lpstr>        DSENG/DSIAPP - Infrastructure and platforms for Data Science applications</vt:lpstr>
      <vt:lpstr>        DSENG/CCT - Cloud Computing technologies for Big Data and Data Analytics</vt:lpstr>
      <vt:lpstr>        DSENG/SEC - Data and Applications security</vt:lpstr>
      <vt:lpstr>        DSENG/BDSE - Big Data systems organization and engineering</vt:lpstr>
      <vt:lpstr>        DSENG/DSAPPD - Data Science (Big Data) application design</vt:lpstr>
      <vt:lpstr>        DSENG/IS - Information Systems</vt:lpstr>
      <vt:lpstr>Example of using EDSF for Curricula Design and Evaluation</vt:lpstr>
      <vt:lpstr>    Designing a new programme</vt:lpstr>
    </vt:vector>
  </TitlesOfParts>
  <Company>University of Amsterdam</Company>
  <LinksUpToDate>false</LinksUpToDate>
  <CharactersWithSpaces>160601</CharactersWithSpaces>
  <SharedDoc>false</SharedDoc>
  <HLinks>
    <vt:vector size="18" baseType="variant">
      <vt:variant>
        <vt:i4>7864392</vt:i4>
      </vt:variant>
      <vt:variant>
        <vt:i4>2053</vt:i4>
      </vt:variant>
      <vt:variant>
        <vt:i4>1025</vt:i4>
      </vt:variant>
      <vt:variant>
        <vt:i4>1</vt:i4>
      </vt:variant>
      <vt:variant>
        <vt:lpwstr>Logo MAPPER</vt:lpwstr>
      </vt:variant>
      <vt:variant>
        <vt:lpwstr/>
      </vt:variant>
      <vt:variant>
        <vt:i4>393239</vt:i4>
      </vt:variant>
      <vt:variant>
        <vt:i4>4102</vt:i4>
      </vt:variant>
      <vt:variant>
        <vt:i4>1026</vt:i4>
      </vt:variant>
      <vt:variant>
        <vt:i4>1</vt:i4>
      </vt:variant>
      <vt:variant>
        <vt:lpwstr>e-infra-unit</vt:lpwstr>
      </vt:variant>
      <vt:variant>
        <vt:lpwstr/>
      </vt:variant>
      <vt:variant>
        <vt:i4>7733330</vt:i4>
      </vt:variant>
      <vt:variant>
        <vt:i4>4138</vt:i4>
      </vt:variant>
      <vt:variant>
        <vt:i4>1027</vt:i4>
      </vt:variant>
      <vt:variant>
        <vt:i4>1</vt:i4>
      </vt:variant>
      <vt:variant>
        <vt:lpwstr>FP7-cap-RGB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Erenstein, Alma</dc:creator>
  <cp:keywords/>
  <dc:description/>
  <cp:lastModifiedBy>demch</cp:lastModifiedBy>
  <cp:revision>6</cp:revision>
  <cp:lastPrinted>2018-09-18T20:10:00Z</cp:lastPrinted>
  <dcterms:created xsi:type="dcterms:W3CDTF">2018-09-18T16:46:00Z</dcterms:created>
  <dcterms:modified xsi:type="dcterms:W3CDTF">2018-09-18T20:10:00Z</dcterms:modified>
</cp:coreProperties>
</file>